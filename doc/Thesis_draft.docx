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CC10EA">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5C37B6">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5C37B6">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5C37B6">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5C37B6">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CC10EA">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5C37B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5C37B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CC10EA">
              <w:pPr>
                <w:pStyle w:val="TOCHeading"/>
                <w:spacing w:line="360" w:lineRule="auto"/>
                <w:jc w:val="both"/>
              </w:pPr>
              <w:r w:rsidRPr="00B749B7">
                <w:t>Table of Contents</w:t>
              </w:r>
            </w:p>
            <w:p w14:paraId="01864EDE" w14:textId="35AED3BE" w:rsidR="008110E4" w:rsidRDefault="00A42CA2" w:rsidP="00CC10EA">
              <w:pPr>
                <w:pStyle w:val="TOC1"/>
                <w:tabs>
                  <w:tab w:val="right" w:leader="dot" w:pos="9396"/>
                </w:tabs>
                <w:spacing w:line="360" w:lineRule="auto"/>
                <w:jc w:val="both"/>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96333815" w:history="1">
                <w:r w:rsidR="008110E4" w:rsidRPr="00F81BEF">
                  <w:rPr>
                    <w:rStyle w:val="Hyperlink"/>
                    <w:noProof/>
                  </w:rPr>
                  <w:t>Introduction</w:t>
                </w:r>
                <w:r w:rsidR="008110E4">
                  <w:rPr>
                    <w:noProof/>
                    <w:webHidden/>
                  </w:rPr>
                  <w:tab/>
                </w:r>
                <w:r w:rsidR="008110E4">
                  <w:rPr>
                    <w:noProof/>
                    <w:webHidden/>
                  </w:rPr>
                  <w:fldChar w:fldCharType="begin"/>
                </w:r>
                <w:r w:rsidR="008110E4">
                  <w:rPr>
                    <w:noProof/>
                    <w:webHidden/>
                  </w:rPr>
                  <w:instrText xml:space="preserve"> PAGEREF _Toc96333815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8C3A1F" w14:textId="7A62ECD9" w:rsidR="008110E4" w:rsidRDefault="005C37B6" w:rsidP="00CC10EA">
              <w:pPr>
                <w:pStyle w:val="TOC2"/>
                <w:tabs>
                  <w:tab w:val="right" w:leader="dot" w:pos="9396"/>
                </w:tabs>
                <w:spacing w:line="360" w:lineRule="auto"/>
                <w:jc w:val="both"/>
                <w:rPr>
                  <w:noProof/>
                  <w:sz w:val="22"/>
                  <w:szCs w:val="22"/>
                  <w:lang w:val="de-DE" w:eastAsia="de-DE"/>
                </w:rPr>
              </w:pPr>
              <w:hyperlink w:anchor="_Toc96333816" w:history="1">
                <w:r w:rsidR="008110E4" w:rsidRPr="00F81BEF">
                  <w:rPr>
                    <w:rStyle w:val="Hyperlink"/>
                    <w:noProof/>
                  </w:rPr>
                  <w:t>Goal</w:t>
                </w:r>
                <w:r w:rsidR="008110E4">
                  <w:rPr>
                    <w:noProof/>
                    <w:webHidden/>
                  </w:rPr>
                  <w:tab/>
                </w:r>
                <w:r w:rsidR="008110E4">
                  <w:rPr>
                    <w:noProof/>
                    <w:webHidden/>
                  </w:rPr>
                  <w:fldChar w:fldCharType="begin"/>
                </w:r>
                <w:r w:rsidR="008110E4">
                  <w:rPr>
                    <w:noProof/>
                    <w:webHidden/>
                  </w:rPr>
                  <w:instrText xml:space="preserve"> PAGEREF _Toc96333816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569E75D4" w14:textId="5313E4D0" w:rsidR="008110E4" w:rsidRDefault="005C37B6" w:rsidP="00CC10EA">
              <w:pPr>
                <w:pStyle w:val="TOC2"/>
                <w:tabs>
                  <w:tab w:val="right" w:leader="dot" w:pos="9396"/>
                </w:tabs>
                <w:spacing w:line="360" w:lineRule="auto"/>
                <w:jc w:val="both"/>
                <w:rPr>
                  <w:noProof/>
                  <w:sz w:val="22"/>
                  <w:szCs w:val="22"/>
                  <w:lang w:val="de-DE" w:eastAsia="de-DE"/>
                </w:rPr>
              </w:pPr>
              <w:hyperlink w:anchor="_Toc96333817" w:history="1">
                <w:r w:rsidR="008110E4" w:rsidRPr="00F81BEF">
                  <w:rPr>
                    <w:rStyle w:val="Hyperlink"/>
                    <w:noProof/>
                  </w:rPr>
                  <w:t>Background</w:t>
                </w:r>
                <w:r w:rsidR="008110E4">
                  <w:rPr>
                    <w:noProof/>
                    <w:webHidden/>
                  </w:rPr>
                  <w:tab/>
                </w:r>
                <w:r w:rsidR="008110E4">
                  <w:rPr>
                    <w:noProof/>
                    <w:webHidden/>
                  </w:rPr>
                  <w:fldChar w:fldCharType="begin"/>
                </w:r>
                <w:r w:rsidR="008110E4">
                  <w:rPr>
                    <w:noProof/>
                    <w:webHidden/>
                  </w:rPr>
                  <w:instrText xml:space="preserve"> PAGEREF _Toc96333817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1B1EB2" w14:textId="3D551D5E" w:rsidR="008110E4" w:rsidRDefault="005C37B6" w:rsidP="00CC10EA">
              <w:pPr>
                <w:pStyle w:val="TOC3"/>
                <w:tabs>
                  <w:tab w:val="right" w:leader="dot" w:pos="9396"/>
                </w:tabs>
                <w:spacing w:line="360" w:lineRule="auto"/>
                <w:jc w:val="both"/>
                <w:rPr>
                  <w:noProof/>
                  <w:sz w:val="22"/>
                  <w:szCs w:val="22"/>
                  <w:lang w:val="de-DE" w:eastAsia="de-DE"/>
                </w:rPr>
              </w:pPr>
              <w:hyperlink w:anchor="_Toc96333818" w:history="1">
                <w:r w:rsidR="008110E4" w:rsidRPr="00F81BEF">
                  <w:rPr>
                    <w:rStyle w:val="Hyperlink"/>
                    <w:noProof/>
                  </w:rPr>
                  <w:t>Microbiome Data is Compositional</w:t>
                </w:r>
                <w:r w:rsidR="008110E4">
                  <w:rPr>
                    <w:noProof/>
                    <w:webHidden/>
                  </w:rPr>
                  <w:tab/>
                </w:r>
                <w:r w:rsidR="008110E4">
                  <w:rPr>
                    <w:noProof/>
                    <w:webHidden/>
                  </w:rPr>
                  <w:fldChar w:fldCharType="begin"/>
                </w:r>
                <w:r w:rsidR="008110E4">
                  <w:rPr>
                    <w:noProof/>
                    <w:webHidden/>
                  </w:rPr>
                  <w:instrText xml:space="preserve"> PAGEREF _Toc96333818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63755832" w14:textId="19648781" w:rsidR="008110E4" w:rsidRDefault="005C37B6" w:rsidP="00CC10EA">
              <w:pPr>
                <w:pStyle w:val="TOC3"/>
                <w:tabs>
                  <w:tab w:val="right" w:leader="dot" w:pos="9396"/>
                </w:tabs>
                <w:spacing w:line="360" w:lineRule="auto"/>
                <w:jc w:val="both"/>
                <w:rPr>
                  <w:noProof/>
                  <w:sz w:val="22"/>
                  <w:szCs w:val="22"/>
                  <w:lang w:val="de-DE" w:eastAsia="de-DE"/>
                </w:rPr>
              </w:pPr>
              <w:hyperlink w:anchor="_Toc96333819" w:history="1">
                <w:r w:rsidR="008110E4" w:rsidRPr="00F81BEF">
                  <w:rPr>
                    <w:rStyle w:val="Hyperlink"/>
                    <w:noProof/>
                  </w:rPr>
                  <w:t>Current Solutions for Compositional Data in Statistical Analysis</w:t>
                </w:r>
                <w:r w:rsidR="008110E4">
                  <w:rPr>
                    <w:noProof/>
                    <w:webHidden/>
                  </w:rPr>
                  <w:tab/>
                </w:r>
                <w:r w:rsidR="008110E4">
                  <w:rPr>
                    <w:noProof/>
                    <w:webHidden/>
                  </w:rPr>
                  <w:fldChar w:fldCharType="begin"/>
                </w:r>
                <w:r w:rsidR="008110E4">
                  <w:rPr>
                    <w:noProof/>
                    <w:webHidden/>
                  </w:rPr>
                  <w:instrText xml:space="preserve"> PAGEREF _Toc96333819 \h </w:instrText>
                </w:r>
                <w:r w:rsidR="008110E4">
                  <w:rPr>
                    <w:noProof/>
                    <w:webHidden/>
                  </w:rPr>
                </w:r>
                <w:r w:rsidR="008110E4">
                  <w:rPr>
                    <w:noProof/>
                    <w:webHidden/>
                  </w:rPr>
                  <w:fldChar w:fldCharType="separate"/>
                </w:r>
                <w:r w:rsidR="008110E4">
                  <w:rPr>
                    <w:noProof/>
                    <w:webHidden/>
                  </w:rPr>
                  <w:t>4</w:t>
                </w:r>
                <w:r w:rsidR="008110E4">
                  <w:rPr>
                    <w:noProof/>
                    <w:webHidden/>
                  </w:rPr>
                  <w:fldChar w:fldCharType="end"/>
                </w:r>
              </w:hyperlink>
            </w:p>
            <w:p w14:paraId="27C56596" w14:textId="76593720" w:rsidR="008110E4" w:rsidRDefault="005C37B6" w:rsidP="00CC10EA">
              <w:pPr>
                <w:pStyle w:val="TOC3"/>
                <w:tabs>
                  <w:tab w:val="right" w:leader="dot" w:pos="9396"/>
                </w:tabs>
                <w:spacing w:line="360" w:lineRule="auto"/>
                <w:jc w:val="both"/>
                <w:rPr>
                  <w:noProof/>
                  <w:sz w:val="22"/>
                  <w:szCs w:val="22"/>
                  <w:lang w:val="de-DE" w:eastAsia="de-DE"/>
                </w:rPr>
              </w:pPr>
              <w:hyperlink w:anchor="_Toc96333820" w:history="1">
                <w:r w:rsidR="008110E4" w:rsidRPr="00F81BEF">
                  <w:rPr>
                    <w:rStyle w:val="Hyperlink"/>
                    <w:noProof/>
                  </w:rPr>
                  <w:t>Log-Ratio Transformations make compositional data analysis a lot easier</w:t>
                </w:r>
                <w:r w:rsidR="008110E4">
                  <w:rPr>
                    <w:noProof/>
                    <w:webHidden/>
                  </w:rPr>
                  <w:tab/>
                </w:r>
                <w:r w:rsidR="008110E4">
                  <w:rPr>
                    <w:noProof/>
                    <w:webHidden/>
                  </w:rPr>
                  <w:fldChar w:fldCharType="begin"/>
                </w:r>
                <w:r w:rsidR="008110E4">
                  <w:rPr>
                    <w:noProof/>
                    <w:webHidden/>
                  </w:rPr>
                  <w:instrText xml:space="preserve"> PAGEREF _Toc96333820 \h </w:instrText>
                </w:r>
                <w:r w:rsidR="008110E4">
                  <w:rPr>
                    <w:noProof/>
                    <w:webHidden/>
                  </w:rPr>
                </w:r>
                <w:r w:rsidR="008110E4">
                  <w:rPr>
                    <w:noProof/>
                    <w:webHidden/>
                  </w:rPr>
                  <w:fldChar w:fldCharType="separate"/>
                </w:r>
                <w:r w:rsidR="008110E4">
                  <w:rPr>
                    <w:noProof/>
                    <w:webHidden/>
                  </w:rPr>
                  <w:t>6</w:t>
                </w:r>
                <w:r w:rsidR="008110E4">
                  <w:rPr>
                    <w:noProof/>
                    <w:webHidden/>
                  </w:rPr>
                  <w:fldChar w:fldCharType="end"/>
                </w:r>
              </w:hyperlink>
            </w:p>
            <w:p w14:paraId="5AD6E2CA" w14:textId="40BA6ED6" w:rsidR="008110E4" w:rsidRDefault="005C37B6" w:rsidP="00CC10EA">
              <w:pPr>
                <w:pStyle w:val="TOC3"/>
                <w:tabs>
                  <w:tab w:val="right" w:leader="dot" w:pos="9396"/>
                </w:tabs>
                <w:spacing w:line="360" w:lineRule="auto"/>
                <w:jc w:val="both"/>
                <w:rPr>
                  <w:noProof/>
                  <w:sz w:val="22"/>
                  <w:szCs w:val="22"/>
                  <w:lang w:val="de-DE" w:eastAsia="de-DE"/>
                </w:rPr>
              </w:pPr>
              <w:hyperlink w:anchor="_Toc96333821" w:history="1">
                <w:r w:rsidR="008110E4" w:rsidRPr="00F81BEF">
                  <w:rPr>
                    <w:rStyle w:val="Hyperlink"/>
                    <w:noProof/>
                  </w:rPr>
                  <w:t>Compositional Data in Machine learning</w:t>
                </w:r>
                <w:r w:rsidR="008110E4">
                  <w:rPr>
                    <w:noProof/>
                    <w:webHidden/>
                  </w:rPr>
                  <w:tab/>
                </w:r>
                <w:r w:rsidR="008110E4">
                  <w:rPr>
                    <w:noProof/>
                    <w:webHidden/>
                  </w:rPr>
                  <w:fldChar w:fldCharType="begin"/>
                </w:r>
                <w:r w:rsidR="008110E4">
                  <w:rPr>
                    <w:noProof/>
                    <w:webHidden/>
                  </w:rPr>
                  <w:instrText xml:space="preserve"> PAGEREF _Toc96333821 \h </w:instrText>
                </w:r>
                <w:r w:rsidR="008110E4">
                  <w:rPr>
                    <w:noProof/>
                    <w:webHidden/>
                  </w:rPr>
                </w:r>
                <w:r w:rsidR="008110E4">
                  <w:rPr>
                    <w:noProof/>
                    <w:webHidden/>
                  </w:rPr>
                  <w:fldChar w:fldCharType="separate"/>
                </w:r>
                <w:r w:rsidR="008110E4">
                  <w:rPr>
                    <w:noProof/>
                    <w:webHidden/>
                  </w:rPr>
                  <w:t>8</w:t>
                </w:r>
                <w:r w:rsidR="008110E4">
                  <w:rPr>
                    <w:noProof/>
                    <w:webHidden/>
                  </w:rPr>
                  <w:fldChar w:fldCharType="end"/>
                </w:r>
              </w:hyperlink>
            </w:p>
            <w:p w14:paraId="00C73B2D" w14:textId="22B55B67" w:rsidR="008110E4" w:rsidRDefault="005C37B6" w:rsidP="00CC10EA">
              <w:pPr>
                <w:pStyle w:val="TOC1"/>
                <w:tabs>
                  <w:tab w:val="right" w:leader="dot" w:pos="9396"/>
                </w:tabs>
                <w:spacing w:line="360" w:lineRule="auto"/>
                <w:jc w:val="both"/>
                <w:rPr>
                  <w:noProof/>
                  <w:sz w:val="22"/>
                  <w:szCs w:val="22"/>
                  <w:lang w:val="de-DE" w:eastAsia="de-DE"/>
                </w:rPr>
              </w:pPr>
              <w:hyperlink w:anchor="_Toc96333822" w:history="1">
                <w:r w:rsidR="008110E4" w:rsidRPr="00F81BEF">
                  <w:rPr>
                    <w:rStyle w:val="Hyperlink"/>
                    <w:noProof/>
                  </w:rPr>
                  <w:t>Methodology</w:t>
                </w:r>
                <w:r w:rsidR="008110E4">
                  <w:rPr>
                    <w:noProof/>
                    <w:webHidden/>
                  </w:rPr>
                  <w:tab/>
                </w:r>
                <w:r w:rsidR="008110E4">
                  <w:rPr>
                    <w:noProof/>
                    <w:webHidden/>
                  </w:rPr>
                  <w:fldChar w:fldCharType="begin"/>
                </w:r>
                <w:r w:rsidR="008110E4">
                  <w:rPr>
                    <w:noProof/>
                    <w:webHidden/>
                  </w:rPr>
                  <w:instrText xml:space="preserve"> PAGEREF _Toc96333822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7635CE03" w14:textId="4D7A3620" w:rsidR="008110E4" w:rsidRDefault="005C37B6" w:rsidP="00CC10EA">
              <w:pPr>
                <w:pStyle w:val="TOC2"/>
                <w:tabs>
                  <w:tab w:val="right" w:leader="dot" w:pos="9396"/>
                </w:tabs>
                <w:spacing w:line="360" w:lineRule="auto"/>
                <w:jc w:val="both"/>
                <w:rPr>
                  <w:noProof/>
                  <w:sz w:val="22"/>
                  <w:szCs w:val="22"/>
                  <w:lang w:val="de-DE" w:eastAsia="de-DE"/>
                </w:rPr>
              </w:pPr>
              <w:hyperlink w:anchor="_Toc96333823" w:history="1">
                <w:r w:rsidR="008110E4" w:rsidRPr="00F81BEF">
                  <w:rPr>
                    <w:rStyle w:val="Hyperlink"/>
                    <w:noProof/>
                  </w:rPr>
                  <w:t>Pipeline</w:t>
                </w:r>
                <w:r w:rsidR="008110E4">
                  <w:rPr>
                    <w:noProof/>
                    <w:webHidden/>
                  </w:rPr>
                  <w:tab/>
                </w:r>
                <w:r w:rsidR="008110E4">
                  <w:rPr>
                    <w:noProof/>
                    <w:webHidden/>
                  </w:rPr>
                  <w:fldChar w:fldCharType="begin"/>
                </w:r>
                <w:r w:rsidR="008110E4">
                  <w:rPr>
                    <w:noProof/>
                    <w:webHidden/>
                  </w:rPr>
                  <w:instrText xml:space="preserve"> PAGEREF _Toc96333823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092D50CA" w14:textId="057BF355" w:rsidR="008110E4" w:rsidRDefault="005C37B6" w:rsidP="00CC10EA">
              <w:pPr>
                <w:pStyle w:val="TOC2"/>
                <w:tabs>
                  <w:tab w:val="right" w:leader="dot" w:pos="9396"/>
                </w:tabs>
                <w:spacing w:line="360" w:lineRule="auto"/>
                <w:jc w:val="both"/>
                <w:rPr>
                  <w:noProof/>
                  <w:sz w:val="22"/>
                  <w:szCs w:val="22"/>
                  <w:lang w:val="de-DE" w:eastAsia="de-DE"/>
                </w:rPr>
              </w:pPr>
              <w:hyperlink w:anchor="_Toc96333824" w:history="1">
                <w:r w:rsidR="008110E4" w:rsidRPr="00F81BEF">
                  <w:rPr>
                    <w:rStyle w:val="Hyperlink"/>
                    <w:noProof/>
                  </w:rPr>
                  <w:t>Data Set</w:t>
                </w:r>
                <w:r w:rsidR="008110E4">
                  <w:rPr>
                    <w:noProof/>
                    <w:webHidden/>
                  </w:rPr>
                  <w:tab/>
                </w:r>
                <w:r w:rsidR="008110E4">
                  <w:rPr>
                    <w:noProof/>
                    <w:webHidden/>
                  </w:rPr>
                  <w:fldChar w:fldCharType="begin"/>
                </w:r>
                <w:r w:rsidR="008110E4">
                  <w:rPr>
                    <w:noProof/>
                    <w:webHidden/>
                  </w:rPr>
                  <w:instrText xml:space="preserve"> PAGEREF _Toc96333824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2A81129A" w14:textId="2DB77CBC" w:rsidR="008110E4" w:rsidRDefault="005C37B6" w:rsidP="00CC10EA">
              <w:pPr>
                <w:pStyle w:val="TOC2"/>
                <w:tabs>
                  <w:tab w:val="right" w:leader="dot" w:pos="9396"/>
                </w:tabs>
                <w:spacing w:line="360" w:lineRule="auto"/>
                <w:jc w:val="both"/>
                <w:rPr>
                  <w:noProof/>
                  <w:sz w:val="22"/>
                  <w:szCs w:val="22"/>
                  <w:lang w:val="de-DE" w:eastAsia="de-DE"/>
                </w:rPr>
              </w:pPr>
              <w:hyperlink w:anchor="_Toc96333825" w:history="1">
                <w:r w:rsidR="008110E4" w:rsidRPr="00F81BEF">
                  <w:rPr>
                    <w:rStyle w:val="Hyperlink"/>
                    <w:noProof/>
                  </w:rPr>
                  <w:t>Pre-Processing</w:t>
                </w:r>
                <w:r w:rsidR="008110E4">
                  <w:rPr>
                    <w:noProof/>
                    <w:webHidden/>
                  </w:rPr>
                  <w:tab/>
                </w:r>
                <w:r w:rsidR="008110E4">
                  <w:rPr>
                    <w:noProof/>
                    <w:webHidden/>
                  </w:rPr>
                  <w:fldChar w:fldCharType="begin"/>
                </w:r>
                <w:r w:rsidR="008110E4">
                  <w:rPr>
                    <w:noProof/>
                    <w:webHidden/>
                  </w:rPr>
                  <w:instrText xml:space="preserve"> PAGEREF _Toc96333825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34B360C8" w14:textId="3251780C" w:rsidR="008110E4" w:rsidRDefault="005C37B6" w:rsidP="00CC10EA">
              <w:pPr>
                <w:pStyle w:val="TOC2"/>
                <w:tabs>
                  <w:tab w:val="right" w:leader="dot" w:pos="9396"/>
                </w:tabs>
                <w:spacing w:line="360" w:lineRule="auto"/>
                <w:jc w:val="both"/>
                <w:rPr>
                  <w:noProof/>
                  <w:sz w:val="22"/>
                  <w:szCs w:val="22"/>
                  <w:lang w:val="de-DE" w:eastAsia="de-DE"/>
                </w:rPr>
              </w:pPr>
              <w:hyperlink w:anchor="_Toc96333826" w:history="1">
                <w:r w:rsidR="008110E4" w:rsidRPr="00F81BEF">
                  <w:rPr>
                    <w:rStyle w:val="Hyperlink"/>
                    <w:noProof/>
                  </w:rPr>
                  <w:t>Standard Microbiome Approaches</w:t>
                </w:r>
                <w:r w:rsidR="008110E4">
                  <w:rPr>
                    <w:noProof/>
                    <w:webHidden/>
                  </w:rPr>
                  <w:tab/>
                </w:r>
                <w:r w:rsidR="008110E4">
                  <w:rPr>
                    <w:noProof/>
                    <w:webHidden/>
                  </w:rPr>
                  <w:fldChar w:fldCharType="begin"/>
                </w:r>
                <w:r w:rsidR="008110E4">
                  <w:rPr>
                    <w:noProof/>
                    <w:webHidden/>
                  </w:rPr>
                  <w:instrText xml:space="preserve"> PAGEREF _Toc96333826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6094B365" w14:textId="52C12A04" w:rsidR="008110E4" w:rsidRDefault="005C37B6" w:rsidP="00CC10EA">
              <w:pPr>
                <w:pStyle w:val="TOC2"/>
                <w:tabs>
                  <w:tab w:val="right" w:leader="dot" w:pos="9396"/>
                </w:tabs>
                <w:spacing w:line="360" w:lineRule="auto"/>
                <w:jc w:val="both"/>
                <w:rPr>
                  <w:noProof/>
                  <w:sz w:val="22"/>
                  <w:szCs w:val="22"/>
                  <w:lang w:val="de-DE" w:eastAsia="de-DE"/>
                </w:rPr>
              </w:pPr>
              <w:hyperlink w:anchor="_Toc96333827" w:history="1">
                <w:r w:rsidR="008110E4" w:rsidRPr="00F81BEF">
                  <w:rPr>
                    <w:rStyle w:val="Hyperlink"/>
                    <w:noProof/>
                  </w:rPr>
                  <w:t>Transformations</w:t>
                </w:r>
                <w:r w:rsidR="008110E4">
                  <w:rPr>
                    <w:noProof/>
                    <w:webHidden/>
                  </w:rPr>
                  <w:tab/>
                </w:r>
                <w:r w:rsidR="008110E4">
                  <w:rPr>
                    <w:noProof/>
                    <w:webHidden/>
                  </w:rPr>
                  <w:fldChar w:fldCharType="begin"/>
                </w:r>
                <w:r w:rsidR="008110E4">
                  <w:rPr>
                    <w:noProof/>
                    <w:webHidden/>
                  </w:rPr>
                  <w:instrText xml:space="preserve"> PAGEREF _Toc96333827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43B30242" w14:textId="5742AACB" w:rsidR="008110E4" w:rsidRDefault="005C37B6" w:rsidP="00CC10EA">
              <w:pPr>
                <w:pStyle w:val="TOC2"/>
                <w:tabs>
                  <w:tab w:val="right" w:leader="dot" w:pos="9396"/>
                </w:tabs>
                <w:spacing w:line="360" w:lineRule="auto"/>
                <w:jc w:val="both"/>
                <w:rPr>
                  <w:noProof/>
                  <w:sz w:val="22"/>
                  <w:szCs w:val="22"/>
                  <w:lang w:val="de-DE" w:eastAsia="de-DE"/>
                </w:rPr>
              </w:pPr>
              <w:hyperlink w:anchor="_Toc96333828" w:history="1">
                <w:r w:rsidR="008110E4" w:rsidRPr="00F81BEF">
                  <w:rPr>
                    <w:rStyle w:val="Hyperlink"/>
                    <w:noProof/>
                  </w:rPr>
                  <w:t>Machine Learning Models</w:t>
                </w:r>
                <w:r w:rsidR="008110E4">
                  <w:rPr>
                    <w:noProof/>
                    <w:webHidden/>
                  </w:rPr>
                  <w:tab/>
                </w:r>
                <w:r w:rsidR="008110E4">
                  <w:rPr>
                    <w:noProof/>
                    <w:webHidden/>
                  </w:rPr>
                  <w:fldChar w:fldCharType="begin"/>
                </w:r>
                <w:r w:rsidR="008110E4">
                  <w:rPr>
                    <w:noProof/>
                    <w:webHidden/>
                  </w:rPr>
                  <w:instrText xml:space="preserve"> PAGEREF _Toc96333828 \h </w:instrText>
                </w:r>
                <w:r w:rsidR="008110E4">
                  <w:rPr>
                    <w:noProof/>
                    <w:webHidden/>
                  </w:rPr>
                </w:r>
                <w:r w:rsidR="008110E4">
                  <w:rPr>
                    <w:noProof/>
                    <w:webHidden/>
                  </w:rPr>
                  <w:fldChar w:fldCharType="separate"/>
                </w:r>
                <w:r w:rsidR="008110E4">
                  <w:rPr>
                    <w:noProof/>
                    <w:webHidden/>
                  </w:rPr>
                  <w:t>14</w:t>
                </w:r>
                <w:r w:rsidR="008110E4">
                  <w:rPr>
                    <w:noProof/>
                    <w:webHidden/>
                  </w:rPr>
                  <w:fldChar w:fldCharType="end"/>
                </w:r>
              </w:hyperlink>
            </w:p>
            <w:p w14:paraId="456A6C47" w14:textId="4EE5496C" w:rsidR="008110E4" w:rsidRDefault="005C37B6" w:rsidP="00CC10EA">
              <w:pPr>
                <w:pStyle w:val="TOC1"/>
                <w:tabs>
                  <w:tab w:val="right" w:leader="dot" w:pos="9396"/>
                </w:tabs>
                <w:spacing w:line="360" w:lineRule="auto"/>
                <w:jc w:val="both"/>
                <w:rPr>
                  <w:noProof/>
                  <w:sz w:val="22"/>
                  <w:szCs w:val="22"/>
                  <w:lang w:val="de-DE" w:eastAsia="de-DE"/>
                </w:rPr>
              </w:pPr>
              <w:hyperlink w:anchor="_Toc96333829" w:history="1">
                <w:r w:rsidR="008110E4" w:rsidRPr="00F81BEF">
                  <w:rPr>
                    <w:rStyle w:val="Hyperlink"/>
                    <w:noProof/>
                  </w:rPr>
                  <w:t>Publication bibliography</w:t>
                </w:r>
                <w:r w:rsidR="008110E4">
                  <w:rPr>
                    <w:noProof/>
                    <w:webHidden/>
                  </w:rPr>
                  <w:tab/>
                </w:r>
                <w:r w:rsidR="008110E4">
                  <w:rPr>
                    <w:noProof/>
                    <w:webHidden/>
                  </w:rPr>
                  <w:fldChar w:fldCharType="begin"/>
                </w:r>
                <w:r w:rsidR="008110E4">
                  <w:rPr>
                    <w:noProof/>
                    <w:webHidden/>
                  </w:rPr>
                  <w:instrText xml:space="preserve"> PAGEREF _Toc96333829 \h </w:instrText>
                </w:r>
                <w:r w:rsidR="008110E4">
                  <w:rPr>
                    <w:noProof/>
                    <w:webHidden/>
                  </w:rPr>
                </w:r>
                <w:r w:rsidR="008110E4">
                  <w:rPr>
                    <w:noProof/>
                    <w:webHidden/>
                  </w:rPr>
                  <w:fldChar w:fldCharType="separate"/>
                </w:r>
                <w:r w:rsidR="008110E4">
                  <w:rPr>
                    <w:noProof/>
                    <w:webHidden/>
                  </w:rPr>
                  <w:t>16</w:t>
                </w:r>
                <w:r w:rsidR="008110E4">
                  <w:rPr>
                    <w:noProof/>
                    <w:webHidden/>
                  </w:rPr>
                  <w:fldChar w:fldCharType="end"/>
                </w:r>
              </w:hyperlink>
            </w:p>
            <w:p w14:paraId="09FF8288" w14:textId="1EC8B284" w:rsidR="00A42CA2" w:rsidRPr="00B749B7" w:rsidRDefault="00A42CA2" w:rsidP="00CC10EA">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CC10EA">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CC10EA">
      <w:pPr>
        <w:pStyle w:val="Heading1"/>
        <w:spacing w:line="360" w:lineRule="auto"/>
        <w:jc w:val="both"/>
      </w:pPr>
      <w:bookmarkStart w:id="0" w:name="_Toc96333815"/>
      <w:r w:rsidRPr="00B749B7">
        <w:lastRenderedPageBreak/>
        <w:t>Introduction</w:t>
      </w:r>
      <w:bookmarkEnd w:id="0"/>
    </w:p>
    <w:p w14:paraId="50A12DA7" w14:textId="11658C12" w:rsidR="00497731" w:rsidRPr="00B749B7" w:rsidRDefault="00497731" w:rsidP="00CC10EA">
      <w:pPr>
        <w:pStyle w:val="Heading2"/>
        <w:spacing w:line="360" w:lineRule="auto"/>
        <w:jc w:val="both"/>
        <w:rPr>
          <w:sz w:val="22"/>
          <w:szCs w:val="22"/>
        </w:rPr>
      </w:pPr>
      <w:bookmarkStart w:id="1" w:name="_Toc96333816"/>
      <w:r w:rsidRPr="00B749B7">
        <w:rPr>
          <w:sz w:val="22"/>
          <w:szCs w:val="22"/>
        </w:rPr>
        <w:t>Goal</w:t>
      </w:r>
      <w:bookmarkEnd w:id="1"/>
    </w:p>
    <w:p w14:paraId="53D4EE9B" w14:textId="1A6DB945" w:rsidR="000F0F66" w:rsidRPr="00912D9D" w:rsidRDefault="000F0F66" w:rsidP="00CC10EA">
      <w:pPr>
        <w:spacing w:line="360" w:lineRule="auto"/>
        <w:jc w:val="both"/>
        <w:rPr>
          <w:sz w:val="22"/>
          <w:szCs w:val="22"/>
        </w:rPr>
      </w:pPr>
      <w:r w:rsidRPr="00912D9D">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Pr>
          <w:sz w:val="22"/>
          <w:szCs w:val="22"/>
        </w:rPr>
        <w:t xml:space="preserve">to </w:t>
      </w:r>
      <w:r w:rsidRPr="00912D9D">
        <w:rPr>
          <w:i/>
          <w:iCs/>
          <w:sz w:val="22"/>
          <w:szCs w:val="22"/>
        </w:rPr>
        <w:t>CoDaCoRe</w:t>
      </w:r>
      <w:r w:rsidR="00912D9D">
        <w:rPr>
          <w:sz w:val="22"/>
          <w:szCs w:val="22"/>
        </w:rPr>
        <w:t>, an algorithm specifically made with microbiome analysis in mind.</w:t>
      </w:r>
      <w:r w:rsidR="005016B5" w:rsidRPr="00912D9D">
        <w:rPr>
          <w:sz w:val="22"/>
          <w:szCs w:val="22"/>
        </w:rPr>
        <w:t xml:space="preserve"> This way it will become clearer if a scientist should make the effort in learning about machine learning methods, when automated algorithms perform well </w:t>
      </w:r>
      <w:r w:rsidR="00912D9D" w:rsidRPr="00912D9D">
        <w:rPr>
          <w:sz w:val="22"/>
          <w:szCs w:val="22"/>
        </w:rPr>
        <w:t>enough,</w:t>
      </w:r>
      <w:r w:rsidR="005016B5" w:rsidRPr="00912D9D">
        <w:rPr>
          <w:sz w:val="22"/>
          <w:szCs w:val="22"/>
        </w:rPr>
        <w:t xml:space="preserve"> and no </w:t>
      </w:r>
      <w:r w:rsidR="004C1F7F" w:rsidRPr="00912D9D">
        <w:rPr>
          <w:sz w:val="22"/>
          <w:szCs w:val="22"/>
        </w:rPr>
        <w:t xml:space="preserve">heavy </w:t>
      </w:r>
      <w:r w:rsidR="005016B5" w:rsidRPr="00912D9D">
        <w:rPr>
          <w:sz w:val="22"/>
          <w:szCs w:val="22"/>
        </w:rPr>
        <w:t>prior machine learning knowledge is necessary.</w:t>
      </w:r>
    </w:p>
    <w:p w14:paraId="734252CD" w14:textId="7739D733" w:rsidR="008F7A94" w:rsidRDefault="008F7A94" w:rsidP="00CC10EA">
      <w:pPr>
        <w:pStyle w:val="Heading2"/>
        <w:spacing w:line="360" w:lineRule="auto"/>
        <w:jc w:val="both"/>
        <w:rPr>
          <w:sz w:val="22"/>
          <w:szCs w:val="22"/>
        </w:rPr>
      </w:pPr>
      <w:bookmarkStart w:id="2" w:name="_Toc96333817"/>
      <w:bookmarkStart w:id="3" w:name="_Hlk103899473"/>
      <w:r w:rsidRPr="00B749B7">
        <w:rPr>
          <w:sz w:val="22"/>
          <w:szCs w:val="22"/>
        </w:rPr>
        <w:t>Background</w:t>
      </w:r>
      <w:bookmarkEnd w:id="2"/>
    </w:p>
    <w:p w14:paraId="0101B492" w14:textId="6F147DC2" w:rsidR="00CF4421" w:rsidRDefault="00507B81" w:rsidP="00CC10EA">
      <w:pPr>
        <w:spacing w:line="360" w:lineRule="auto"/>
        <w:jc w:val="both"/>
        <w:rPr>
          <w:sz w:val="22"/>
        </w:rPr>
      </w:pPr>
      <w:r>
        <w:rPr>
          <w:sz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Pr>
          <w:sz w:val="22"/>
        </w:rPr>
        <w:t xml:space="preserve">Several papers </w:t>
      </w:r>
      <w:sdt>
        <w:sdtPr>
          <w:rPr>
            <w:sz w:val="22"/>
          </w:rPr>
          <w:alias w:val="To edit, see citavi.com/edit"/>
          <w:tag w:val="CitaviPlaceholder#e78d1046-15da-46aa-ba3c-c7bcdd2d64f2"/>
          <w:id w:val="-1101102957"/>
          <w:placeholder>
            <w:docPart w:val="DefaultPlaceholder_-1854013440"/>
          </w:placeholder>
        </w:sdtPr>
        <w:sdtEndPr/>
        <w:sdtContent>
          <w:r w:rsidR="00597303">
            <w:rPr>
              <w:sz w:val="22"/>
            </w:rPr>
            <w:fldChar w:fldCharType="begin"/>
          </w:r>
          <w:r w:rsidR="00BD743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TlUMTg6NTM6Mzg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Pr>
              <w:sz w:val="22"/>
            </w:rPr>
            <w:fldChar w:fldCharType="separate"/>
          </w:r>
          <w:r w:rsidR="00811F09">
            <w:rPr>
              <w:sz w:val="22"/>
            </w:rPr>
            <w:t>(Greenacre et al. 2021b; Gloor et al. 2017; Quinn et al. 2018)</w:t>
          </w:r>
          <w:r w:rsidR="00597303">
            <w:rPr>
              <w:sz w:val="22"/>
            </w:rPr>
            <w:fldChar w:fldCharType="end"/>
          </w:r>
        </w:sdtContent>
      </w:sdt>
      <w:r w:rsidR="00597303">
        <w:rPr>
          <w:sz w:val="22"/>
        </w:rPr>
        <w:t xml:space="preserve"> made it abundantly clear that sequencing data is of compositional nature, which means it has different mathematical characteristics than other data types. </w:t>
      </w:r>
      <w:r>
        <w:rPr>
          <w:sz w:val="22"/>
        </w:rPr>
        <w:t xml:space="preserve">Furthermore, as machine learning concepts become more widespread and useful, their performance in combination with compositional data </w:t>
      </w:r>
      <w:r w:rsidR="00515316">
        <w:rPr>
          <w:sz w:val="22"/>
        </w:rPr>
        <w:t>and its necessary transformations have</w:t>
      </w:r>
      <w:r>
        <w:rPr>
          <w:sz w:val="22"/>
        </w:rPr>
        <w:t xml:space="preserve"> not been fully analyzed</w:t>
      </w:r>
      <w:r w:rsidR="00597303">
        <w:rPr>
          <w:sz w:val="22"/>
        </w:rPr>
        <w:t>.</w:t>
      </w:r>
    </w:p>
    <w:p w14:paraId="5FCE2BB5" w14:textId="4B412C0F" w:rsidR="00801C8C" w:rsidRPr="00801C8C" w:rsidRDefault="00252A6F" w:rsidP="00D7408E">
      <w:pPr>
        <w:spacing w:line="360" w:lineRule="auto"/>
        <w:jc w:val="both"/>
        <w:rPr>
          <w:sz w:val="22"/>
          <w:szCs w:val="22"/>
        </w:rPr>
      </w:pPr>
      <w:r>
        <w:rPr>
          <w:sz w:val="22"/>
        </w:rPr>
        <w:t>The goal of this</w:t>
      </w:r>
      <w:r w:rsidR="00507B81">
        <w:rPr>
          <w:sz w:val="22"/>
        </w:rPr>
        <w:t xml:space="preserve"> master thesis is an attempt in making the information around compositional data more approachable</w:t>
      </w:r>
      <w:r>
        <w:rPr>
          <w:sz w:val="22"/>
        </w:rPr>
        <w:t>,</w:t>
      </w:r>
      <w:r w:rsidR="00507B81">
        <w:rPr>
          <w:sz w:val="22"/>
        </w:rPr>
        <w:t xml:space="preserve"> summariz</w:t>
      </w:r>
      <w:r>
        <w:rPr>
          <w:sz w:val="22"/>
        </w:rPr>
        <w:t>ing</w:t>
      </w:r>
      <w:r w:rsidR="00507B81">
        <w:rPr>
          <w:sz w:val="22"/>
        </w:rPr>
        <w:t xml:space="preserve"> </w:t>
      </w:r>
      <w:r w:rsidR="00136FC7">
        <w:rPr>
          <w:sz w:val="22"/>
        </w:rPr>
        <w:t>the</w:t>
      </w:r>
      <w:r w:rsidR="00507B81">
        <w:rPr>
          <w:sz w:val="22"/>
        </w:rPr>
        <w:t xml:space="preserve"> </w:t>
      </w:r>
      <w:r w:rsidR="00136FC7">
        <w:rPr>
          <w:sz w:val="22"/>
        </w:rPr>
        <w:t xml:space="preserve">achieved </w:t>
      </w:r>
      <w:r w:rsidR="00507B81">
        <w:rPr>
          <w:sz w:val="22"/>
        </w:rPr>
        <w:t>solutions</w:t>
      </w:r>
      <w:r w:rsidR="00D7408E">
        <w:rPr>
          <w:sz w:val="22"/>
        </w:rPr>
        <w:t>,</w:t>
      </w:r>
      <w:r w:rsidR="00507B81">
        <w:rPr>
          <w:sz w:val="22"/>
        </w:rPr>
        <w:t xml:space="preserve"> and </w:t>
      </w:r>
      <w:r>
        <w:rPr>
          <w:sz w:val="22"/>
        </w:rPr>
        <w:t>in a practical part, trying</w:t>
      </w:r>
      <w:r w:rsidR="00136FC7">
        <w:rPr>
          <w:sz w:val="22"/>
        </w:rPr>
        <w:t xml:space="preserve"> to assess </w:t>
      </w:r>
      <w:r w:rsidR="00136FC7">
        <w:rPr>
          <w:sz w:val="22"/>
        </w:rPr>
        <w:lastRenderedPageBreak/>
        <w:t>if these achievements are also applicable when combining compositional data and machine learning concepts</w:t>
      </w:r>
      <w:r w:rsidR="00507B81">
        <w:rPr>
          <w:sz w:val="22"/>
        </w:rPr>
        <w:t>.</w:t>
      </w:r>
    </w:p>
    <w:p w14:paraId="077E6FA0" w14:textId="7EFE99A0" w:rsidR="002D0FC3" w:rsidRPr="002D0FC3" w:rsidRDefault="00801C8C" w:rsidP="002D0FC3">
      <w:pPr>
        <w:spacing w:line="360" w:lineRule="auto"/>
        <w:jc w:val="both"/>
        <w:rPr>
          <w:sz w:val="22"/>
          <w:szCs w:val="22"/>
        </w:rPr>
      </w:pPr>
      <w:r w:rsidRPr="00801C8C">
        <w:rPr>
          <w:sz w:val="22"/>
          <w:szCs w:val="22"/>
        </w:rPr>
        <w:t>As this master thesis uses microbiome sequencing data</w:t>
      </w:r>
      <w:r w:rsidR="002D0FC3">
        <w:rPr>
          <w:sz w:val="22"/>
          <w:szCs w:val="22"/>
        </w:rPr>
        <w:t xml:space="preserve"> and </w:t>
      </w:r>
      <w:r w:rsidRPr="00801C8C">
        <w:rPr>
          <w:sz w:val="22"/>
          <w:szCs w:val="22"/>
        </w:rPr>
        <w:t>was created in a microbiome research group</w:t>
      </w:r>
      <w:r w:rsidR="00A5494D">
        <w:rPr>
          <w:sz w:val="22"/>
          <w:szCs w:val="22"/>
        </w:rPr>
        <w:t>, this</w:t>
      </w:r>
      <w:r w:rsidRPr="00801C8C">
        <w:rPr>
          <w:sz w:val="22"/>
          <w:szCs w:val="22"/>
        </w:rPr>
        <w:t xml:space="preserve"> text will mostly focus on this field</w:t>
      </w:r>
      <w:r w:rsidR="00A5494D">
        <w:rPr>
          <w:sz w:val="22"/>
          <w:szCs w:val="22"/>
        </w:rPr>
        <w:t xml:space="preserve"> and its papers. However,</w:t>
      </w:r>
      <w:r w:rsidRPr="00801C8C">
        <w:rPr>
          <w:sz w:val="22"/>
          <w:szCs w:val="22"/>
        </w:rPr>
        <w:t xml:space="preserve"> all results are applicable to </w:t>
      </w:r>
      <w:r w:rsidR="00A5494D">
        <w:rPr>
          <w:sz w:val="22"/>
          <w:szCs w:val="22"/>
        </w:rPr>
        <w:t xml:space="preserve">other </w:t>
      </w:r>
      <w:r w:rsidRPr="00801C8C">
        <w:rPr>
          <w:sz w:val="22"/>
          <w:szCs w:val="22"/>
        </w:rPr>
        <w:t xml:space="preserve">high-throughput sequencing data, as well as any data that </w:t>
      </w:r>
      <w:r w:rsidR="002D0FC3">
        <w:rPr>
          <w:sz w:val="22"/>
          <w:szCs w:val="22"/>
        </w:rPr>
        <w:t>is in some way confined by an arbitrary sum</w:t>
      </w:r>
      <w:r w:rsidRPr="00801C8C">
        <w:rPr>
          <w:sz w:val="22"/>
          <w:szCs w:val="22"/>
        </w:rPr>
        <w:t>.</w:t>
      </w:r>
      <w:r w:rsidR="00FB43DD">
        <w:rPr>
          <w:sz w:val="22"/>
          <w:szCs w:val="22"/>
        </w:rPr>
        <w:t xml:space="preserve"> </w:t>
      </w:r>
      <w:r w:rsidR="002D0FC3">
        <w:rPr>
          <w:sz w:val="22"/>
          <w:szCs w:val="22"/>
        </w:rPr>
        <w:t xml:space="preserve">Such data is found for example in geochemistry, ecology, sociology, political sciences, etc., and therefore </w:t>
      </w:r>
      <w:r w:rsidR="00A5494D">
        <w:rPr>
          <w:sz w:val="22"/>
          <w:szCs w:val="22"/>
        </w:rPr>
        <w:t xml:space="preserve">ultimately </w:t>
      </w:r>
      <w:r w:rsidR="00FB43DD">
        <w:rPr>
          <w:sz w:val="22"/>
          <w:szCs w:val="22"/>
        </w:rPr>
        <w:t>spans the problematic into various different fields</w:t>
      </w:r>
      <w:r w:rsidR="002D0FC3">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Content>
          <w:r w:rsidR="002D0FC3">
            <w:rPr>
              <w:sz w:val="22"/>
              <w:szCs w:val="22"/>
            </w:rPr>
            <w:fldChar w:fldCharType="begin"/>
          </w:r>
          <w:r w:rsidR="002D0FC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Pr>
              <w:sz w:val="22"/>
              <w:szCs w:val="22"/>
            </w:rPr>
            <w:fldChar w:fldCharType="separate"/>
          </w:r>
          <w:r w:rsidR="00811F09">
            <w:rPr>
              <w:sz w:val="22"/>
              <w:szCs w:val="22"/>
            </w:rPr>
            <w:t>(Greenacre et al. 2021a)</w:t>
          </w:r>
          <w:r w:rsidR="002D0FC3">
            <w:rPr>
              <w:sz w:val="22"/>
              <w:szCs w:val="22"/>
            </w:rPr>
            <w:fldChar w:fldCharType="end"/>
          </w:r>
        </w:sdtContent>
      </w:sdt>
      <w:r w:rsidR="00697E91">
        <w:rPr>
          <w:sz w:val="22"/>
          <w:szCs w:val="22"/>
        </w:rPr>
        <w:t>.</w:t>
      </w:r>
    </w:p>
    <w:p w14:paraId="6AD37223" w14:textId="5E014556" w:rsidR="00801C8C" w:rsidRDefault="002D0FC3" w:rsidP="00CC10EA">
      <w:pPr>
        <w:pStyle w:val="Heading3"/>
        <w:spacing w:line="360" w:lineRule="auto"/>
        <w:jc w:val="both"/>
      </w:pPr>
      <w:r>
        <w:t>CHARACTERISTICS OF COMPOSITIONAL DATA</w:t>
      </w:r>
    </w:p>
    <w:p w14:paraId="32E88AA2" w14:textId="5F3EF942" w:rsidR="00801C8C" w:rsidRPr="00D46651" w:rsidRDefault="00801C8C" w:rsidP="00CC10EA">
      <w:pPr>
        <w:spacing w:line="360" w:lineRule="auto"/>
        <w:jc w:val="both"/>
        <w:rPr>
          <w:color w:val="FF0000"/>
          <w:sz w:val="22"/>
        </w:rPr>
      </w:pPr>
      <w:r>
        <w:rPr>
          <w:sz w:val="22"/>
        </w:rPr>
        <w:t xml:space="preserve">In order to define and illustrate the concept </w:t>
      </w:r>
      <w:r w:rsidR="002D0FC3">
        <w:rPr>
          <w:sz w:val="22"/>
        </w:rPr>
        <w:t>(</w:t>
      </w:r>
      <w:r>
        <w:rPr>
          <w:sz w:val="22"/>
        </w:rPr>
        <w:t>and problems</w:t>
      </w:r>
      <w:r w:rsidR="002D0FC3">
        <w:rPr>
          <w:sz w:val="22"/>
        </w:rPr>
        <w:t>)</w:t>
      </w:r>
      <w:r>
        <w:rPr>
          <w:sz w:val="22"/>
        </w:rPr>
        <w:t xml:space="preserve"> of </w:t>
      </w:r>
      <w:r w:rsidR="00EE4238">
        <w:rPr>
          <w:sz w:val="22"/>
        </w:rPr>
        <w:t>c</w:t>
      </w:r>
      <w:r>
        <w:rPr>
          <w:sz w:val="22"/>
        </w:rPr>
        <w:t xml:space="preserve">ompositional </w:t>
      </w:r>
      <w:r w:rsidR="00EE4238">
        <w:rPr>
          <w:sz w:val="22"/>
        </w:rPr>
        <w:t>d</w:t>
      </w:r>
      <w:r>
        <w:rPr>
          <w:sz w:val="22"/>
        </w:rPr>
        <w:t>ata</w:t>
      </w:r>
      <w:r w:rsidR="002D0FC3">
        <w:rPr>
          <w:sz w:val="22"/>
        </w:rPr>
        <w:t xml:space="preserve">, </w:t>
      </w:r>
      <w:r>
        <w:rPr>
          <w:sz w:val="22"/>
        </w:rPr>
        <w:t xml:space="preserve">let’s assume a classical biological example. The following </w:t>
      </w:r>
      <w:r w:rsidR="002D0FC3">
        <w:rPr>
          <w:sz w:val="22"/>
        </w:rPr>
        <w:t>F</w:t>
      </w:r>
      <w:r>
        <w:rPr>
          <w:sz w:val="22"/>
        </w:rPr>
        <w:t>igure</w:t>
      </w:r>
      <w:r w:rsidR="008328A4">
        <w:rPr>
          <w:sz w:val="22"/>
        </w:rPr>
        <w:t xml:space="preserve"> </w:t>
      </w:r>
      <w:r w:rsidR="002D0FC3">
        <w:rPr>
          <w:sz w:val="22"/>
        </w:rPr>
        <w:t>(1A)</w:t>
      </w:r>
      <w:r>
        <w:rPr>
          <w:sz w:val="22"/>
        </w:rPr>
        <w:t xml:space="preserve"> shows two </w:t>
      </w:r>
      <w:r w:rsidR="002B3702">
        <w:rPr>
          <w:sz w:val="22"/>
        </w:rPr>
        <w:t>different</w:t>
      </w:r>
      <w:r>
        <w:rPr>
          <w:sz w:val="22"/>
        </w:rPr>
        <w:t xml:space="preserve"> ecological fields</w:t>
      </w:r>
      <w:r w:rsidR="00EE4238">
        <w:rPr>
          <w:sz w:val="22"/>
        </w:rPr>
        <w:t>: A and B</w:t>
      </w:r>
      <w:r>
        <w:rPr>
          <w:sz w:val="22"/>
        </w:rPr>
        <w:t>.</w:t>
      </w:r>
      <w:r w:rsidR="00EE4238">
        <w:rPr>
          <w:sz w:val="22"/>
        </w:rPr>
        <w:t xml:space="preserve"> In field</w:t>
      </w:r>
      <w:r>
        <w:rPr>
          <w:sz w:val="22"/>
        </w:rPr>
        <w:t xml:space="preserve"> A</w:t>
      </w:r>
      <w:r w:rsidR="00EE4238">
        <w:rPr>
          <w:sz w:val="22"/>
        </w:rPr>
        <w:t xml:space="preserve">, </w:t>
      </w:r>
      <w:r w:rsidR="002A56D5">
        <w:rPr>
          <w:sz w:val="22"/>
        </w:rPr>
        <w:t>four</w:t>
      </w:r>
      <w:r>
        <w:rPr>
          <w:sz w:val="22"/>
        </w:rPr>
        <w:t xml:space="preserve"> rabbits, </w:t>
      </w:r>
      <w:r w:rsidR="002A56D5">
        <w:rPr>
          <w:sz w:val="22"/>
        </w:rPr>
        <w:t>seven</w:t>
      </w:r>
      <w:r>
        <w:rPr>
          <w:sz w:val="22"/>
        </w:rPr>
        <w:t xml:space="preserve"> birds, </w:t>
      </w:r>
      <w:r w:rsidR="002A56D5">
        <w:rPr>
          <w:sz w:val="22"/>
        </w:rPr>
        <w:t>eight</w:t>
      </w:r>
      <w:r>
        <w:rPr>
          <w:sz w:val="22"/>
        </w:rPr>
        <w:t xml:space="preserve"> bees and</w:t>
      </w:r>
      <w:r w:rsidR="002A56D5">
        <w:rPr>
          <w:sz w:val="22"/>
        </w:rPr>
        <w:t xml:space="preserve"> one</w:t>
      </w:r>
      <w:r>
        <w:rPr>
          <w:sz w:val="22"/>
        </w:rPr>
        <w:t xml:space="preserve"> wolf</w:t>
      </w:r>
      <w:r w:rsidR="00EE4238">
        <w:rPr>
          <w:sz w:val="22"/>
        </w:rPr>
        <w:t xml:space="preserve"> have been counted, whereas</w:t>
      </w:r>
      <w:r>
        <w:rPr>
          <w:sz w:val="22"/>
        </w:rPr>
        <w:t xml:space="preserve"> </w:t>
      </w:r>
      <w:r w:rsidR="00EE4238">
        <w:rPr>
          <w:sz w:val="22"/>
        </w:rPr>
        <w:t>field</w:t>
      </w:r>
      <w:r>
        <w:rPr>
          <w:sz w:val="22"/>
        </w:rPr>
        <w:t xml:space="preserve"> B contains </w:t>
      </w:r>
      <w:r w:rsidR="002A56D5">
        <w:rPr>
          <w:sz w:val="22"/>
        </w:rPr>
        <w:t>two</w:t>
      </w:r>
      <w:r>
        <w:rPr>
          <w:sz w:val="22"/>
        </w:rPr>
        <w:t xml:space="preserve"> rabbits, </w:t>
      </w:r>
      <w:r w:rsidR="002A56D5">
        <w:rPr>
          <w:sz w:val="22"/>
        </w:rPr>
        <w:t>four</w:t>
      </w:r>
      <w:r>
        <w:rPr>
          <w:sz w:val="22"/>
        </w:rPr>
        <w:t xml:space="preserve"> birds, </w:t>
      </w:r>
      <w:r w:rsidR="002A56D5">
        <w:rPr>
          <w:sz w:val="22"/>
        </w:rPr>
        <w:t>four</w:t>
      </w:r>
      <w:r>
        <w:rPr>
          <w:sz w:val="22"/>
        </w:rPr>
        <w:t xml:space="preserve"> bees and </w:t>
      </w:r>
      <w:r w:rsidR="002A56D5">
        <w:rPr>
          <w:sz w:val="22"/>
        </w:rPr>
        <w:t>one</w:t>
      </w:r>
      <w:r>
        <w:rPr>
          <w:sz w:val="22"/>
        </w:rPr>
        <w:t xml:space="preserve"> wolf. </w:t>
      </w:r>
      <w:r w:rsidR="002507FF">
        <w:rPr>
          <w:sz w:val="22"/>
        </w:rPr>
        <w:t xml:space="preserve">It becomes clear that, as similar as the diversity may be, the fact that </w:t>
      </w:r>
      <w:r w:rsidR="008328A4">
        <w:rPr>
          <w:sz w:val="22"/>
        </w:rPr>
        <w:t>field</w:t>
      </w:r>
      <w:r w:rsidR="002507FF" w:rsidRPr="00D46651">
        <w:rPr>
          <w:sz w:val="22"/>
        </w:rPr>
        <w:t xml:space="preserve"> B seems to have only half of the population </w:t>
      </w:r>
      <w:r w:rsidR="008328A4">
        <w:rPr>
          <w:sz w:val="22"/>
        </w:rPr>
        <w:t xml:space="preserve">of field </w:t>
      </w:r>
      <w:r w:rsidR="002507FF" w:rsidRPr="00D46651">
        <w:rPr>
          <w:sz w:val="22"/>
        </w:rPr>
        <w:t>A</w:t>
      </w:r>
      <w:r w:rsidR="008328A4">
        <w:rPr>
          <w:sz w:val="22"/>
        </w:rPr>
        <w:t>,</w:t>
      </w:r>
      <w:r w:rsidR="002507FF" w:rsidRPr="00D46651">
        <w:rPr>
          <w:sz w:val="22"/>
        </w:rPr>
        <w:t xml:space="preserve"> is </w:t>
      </w:r>
      <w:r w:rsidR="00A90245">
        <w:rPr>
          <w:sz w:val="22"/>
        </w:rPr>
        <w:t xml:space="preserve">already </w:t>
      </w:r>
      <w:r w:rsidR="002507FF" w:rsidRPr="00D46651">
        <w:rPr>
          <w:sz w:val="22"/>
        </w:rPr>
        <w:t xml:space="preserve">valuable information in itself. </w:t>
      </w:r>
      <w:r w:rsidR="008328A4">
        <w:rPr>
          <w:sz w:val="22"/>
        </w:rPr>
        <w:t xml:space="preserve">The </w:t>
      </w:r>
      <w:r w:rsidR="00257DA9">
        <w:rPr>
          <w:sz w:val="22"/>
        </w:rPr>
        <w:t>total</w:t>
      </w:r>
      <w:r w:rsidR="008328A4">
        <w:rPr>
          <w:sz w:val="22"/>
        </w:rPr>
        <w:t xml:space="preserve"> counts </w:t>
      </w:r>
      <w:r w:rsidR="00257DA9">
        <w:rPr>
          <w:sz w:val="22"/>
        </w:rPr>
        <w:t xml:space="preserve">per field can be preserved in our data collection and therefore, the absolute count of each organism in this field matters. </w:t>
      </w:r>
      <w:r w:rsidR="008328A4">
        <w:rPr>
          <w:sz w:val="22"/>
        </w:rPr>
        <w:t xml:space="preserve"> </w:t>
      </w:r>
    </w:p>
    <w:p w14:paraId="1DF7839F" w14:textId="77777777" w:rsidR="00257DA9" w:rsidRDefault="00D46651" w:rsidP="00CC10EA">
      <w:pPr>
        <w:keepNext/>
        <w:spacing w:line="360" w:lineRule="auto"/>
        <w:jc w:val="both"/>
      </w:pPr>
      <w:r>
        <w:rPr>
          <w:noProof/>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03E71FFA" w:rsidR="00801C8C" w:rsidRDefault="00257DA9" w:rsidP="00CC10EA">
      <w:pPr>
        <w:pStyle w:val="Caption"/>
        <w:spacing w:line="360" w:lineRule="auto"/>
        <w:jc w:val="both"/>
      </w:pPr>
      <w:r>
        <w:t xml:space="preserve">Figure </w:t>
      </w:r>
      <w:r w:rsidR="005C37B6">
        <w:fldChar w:fldCharType="begin"/>
      </w:r>
      <w:r w:rsidR="005C37B6">
        <w:instrText xml:space="preserve"> SEQ Figure \* ARABIC </w:instrText>
      </w:r>
      <w:r w:rsidR="005C37B6">
        <w:fldChar w:fldCharType="separate"/>
      </w:r>
      <w:r w:rsidR="009C775B">
        <w:rPr>
          <w:noProof/>
        </w:rPr>
        <w:t>1</w:t>
      </w:r>
      <w:r w:rsidR="005C37B6">
        <w:rPr>
          <w:noProof/>
        </w:rPr>
        <w:fldChar w:fldCharType="end"/>
      </w:r>
      <w:r>
        <w:t>:</w:t>
      </w:r>
      <w:r w:rsidR="006D2D5E">
        <w:t xml:space="preserve"> Information Loss of Normalized Data</w:t>
      </w:r>
    </w:p>
    <w:p w14:paraId="789E2095" w14:textId="3395AB83" w:rsidR="00801C8C" w:rsidRDefault="002A56D5" w:rsidP="002A56D5">
      <w:pPr>
        <w:pStyle w:val="Caption"/>
      </w:pPr>
      <w:r w:rsidRPr="002A56D5">
        <w:rPr>
          <w:b w:val="0"/>
          <w:bCs w:val="0"/>
        </w:rPr>
        <w:t>(A</w:t>
      </w:r>
      <w: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Default="002507FF" w:rsidP="00CC10EA">
      <w:pPr>
        <w:autoSpaceDE w:val="0"/>
        <w:autoSpaceDN w:val="0"/>
        <w:adjustRightInd w:val="0"/>
        <w:spacing w:before="0" w:after="0" w:line="360" w:lineRule="auto"/>
        <w:jc w:val="both"/>
        <w:rPr>
          <w:sz w:val="22"/>
        </w:rPr>
      </w:pPr>
      <w:r>
        <w:rPr>
          <w:sz w:val="22"/>
        </w:rPr>
        <w:t xml:space="preserve">When using absolute counts, the difference </w:t>
      </w:r>
      <w:r w:rsidR="005E3A8C">
        <w:rPr>
          <w:sz w:val="22"/>
        </w:rPr>
        <w:t xml:space="preserve">between both fields </w:t>
      </w:r>
      <w:r>
        <w:rPr>
          <w:sz w:val="22"/>
        </w:rPr>
        <w:t>is easily visible (</w:t>
      </w:r>
      <w:r w:rsidR="005E3A8C">
        <w:rPr>
          <w:sz w:val="22"/>
        </w:rPr>
        <w:t>1</w:t>
      </w:r>
      <w:r>
        <w:rPr>
          <w:sz w:val="22"/>
        </w:rPr>
        <w:t xml:space="preserve">B). </w:t>
      </w:r>
      <w:r w:rsidR="005E3A8C">
        <w:rPr>
          <w:sz w:val="22"/>
        </w:rPr>
        <w:t>However, when we really want to compare both fields, we need to transform the samples to a common scale. This is called normalization and we can see the effect in (1C). As</w:t>
      </w:r>
      <w:r>
        <w:rPr>
          <w:sz w:val="22"/>
        </w:rPr>
        <w:t xml:space="preserve"> soon as the data is normalized, </w:t>
      </w:r>
      <w:r w:rsidR="005E3A8C">
        <w:rPr>
          <w:sz w:val="22"/>
        </w:rPr>
        <w:t>the</w:t>
      </w:r>
      <w:r>
        <w:rPr>
          <w:sz w:val="22"/>
        </w:rPr>
        <w:t xml:space="preserve"> particular information </w:t>
      </w:r>
      <w:r w:rsidR="005E3A8C">
        <w:rPr>
          <w:sz w:val="22"/>
        </w:rPr>
        <w:t xml:space="preserve">of absolute counts </w:t>
      </w:r>
      <w:r>
        <w:rPr>
          <w:sz w:val="22"/>
        </w:rPr>
        <w:t xml:space="preserve">gets lost. When </w:t>
      </w:r>
      <w:r w:rsidR="00892EC2">
        <w:rPr>
          <w:sz w:val="22"/>
        </w:rPr>
        <w:t>collecting</w:t>
      </w:r>
      <w:r>
        <w:rPr>
          <w:sz w:val="22"/>
        </w:rPr>
        <w:t xml:space="preserve"> ecological data ourselves, we can preserve the fact that </w:t>
      </w:r>
      <w:r w:rsidR="005E3A8C">
        <w:rPr>
          <w:sz w:val="22"/>
        </w:rPr>
        <w:t>field</w:t>
      </w:r>
      <w:r>
        <w:rPr>
          <w:sz w:val="22"/>
        </w:rPr>
        <w:t xml:space="preserve"> B only contained </w:t>
      </w:r>
      <w:r w:rsidR="00892EC2">
        <w:rPr>
          <w:sz w:val="22"/>
        </w:rPr>
        <w:t>11</w:t>
      </w:r>
      <w:r>
        <w:rPr>
          <w:sz w:val="22"/>
        </w:rPr>
        <w:t xml:space="preserve"> individuals</w:t>
      </w:r>
      <w:r w:rsidR="00892EC2">
        <w:rPr>
          <w:sz w:val="22"/>
        </w:rPr>
        <w:t xml:space="preserve"> and</w:t>
      </w:r>
      <w:r>
        <w:rPr>
          <w:sz w:val="22"/>
        </w:rPr>
        <w:t xml:space="preserve"> </w:t>
      </w:r>
      <w:r w:rsidR="005E3A8C">
        <w:rPr>
          <w:sz w:val="22"/>
        </w:rPr>
        <w:t>field</w:t>
      </w:r>
      <w:r>
        <w:rPr>
          <w:sz w:val="22"/>
        </w:rPr>
        <w:t xml:space="preserve"> A contained </w:t>
      </w:r>
      <w:r w:rsidR="00892EC2">
        <w:rPr>
          <w:sz w:val="22"/>
        </w:rPr>
        <w:t xml:space="preserve">20, by saving that number somewhere on our Excel sheet. However, the </w:t>
      </w:r>
      <w:r w:rsidR="005E3A8C">
        <w:rPr>
          <w:sz w:val="22"/>
        </w:rPr>
        <w:t xml:space="preserve">problem with sequencing data </w:t>
      </w:r>
      <w:proofErr w:type="gramStart"/>
      <w:r w:rsidR="005B0AFC">
        <w:rPr>
          <w:sz w:val="22"/>
        </w:rPr>
        <w:t>is:</w:t>
      </w:r>
      <w:proofErr w:type="gramEnd"/>
      <w:r w:rsidR="005B0AFC">
        <w:rPr>
          <w:sz w:val="22"/>
        </w:rPr>
        <w:t xml:space="preserve"> </w:t>
      </w:r>
      <w:r w:rsidR="005E3A8C">
        <w:rPr>
          <w:sz w:val="22"/>
        </w:rPr>
        <w:t xml:space="preserve">we get the data </w:t>
      </w:r>
      <w:r w:rsidR="007B3975">
        <w:rPr>
          <w:sz w:val="22"/>
        </w:rPr>
        <w:t>in</w:t>
      </w:r>
      <w:r w:rsidR="005E3A8C">
        <w:rPr>
          <w:sz w:val="22"/>
        </w:rPr>
        <w:t xml:space="preserve"> the form of 1C. </w:t>
      </w:r>
    </w:p>
    <w:p w14:paraId="1501707F" w14:textId="734567B7" w:rsidR="005E3A8C" w:rsidRDefault="005E3A8C" w:rsidP="00CC10EA">
      <w:pPr>
        <w:autoSpaceDE w:val="0"/>
        <w:autoSpaceDN w:val="0"/>
        <w:adjustRightInd w:val="0"/>
        <w:spacing w:before="0" w:after="0" w:line="360" w:lineRule="auto"/>
        <w:jc w:val="both"/>
        <w:rPr>
          <w:sz w:val="22"/>
        </w:rPr>
      </w:pPr>
    </w:p>
    <w:p w14:paraId="48A8BE6F" w14:textId="1D223544" w:rsidR="005E3A8C" w:rsidRDefault="005E3A8C" w:rsidP="00CC10EA">
      <w:pPr>
        <w:autoSpaceDE w:val="0"/>
        <w:autoSpaceDN w:val="0"/>
        <w:adjustRightInd w:val="0"/>
        <w:spacing w:before="0" w:after="0" w:line="360" w:lineRule="auto"/>
        <w:jc w:val="both"/>
        <w:rPr>
          <w:sz w:val="22"/>
        </w:rPr>
      </w:pPr>
      <w:r>
        <w:rPr>
          <w:sz w:val="22"/>
        </w:rPr>
        <w:t xml:space="preserve">To demonstrate how the method of using a sequencing machine </w:t>
      </w:r>
      <w:r w:rsidR="00784004">
        <w:rPr>
          <w:sz w:val="22"/>
        </w:rPr>
        <w:t>cannot preserve absolute counts, imagine the following situation</w:t>
      </w:r>
      <w:r w:rsidR="00A025FC">
        <w:rPr>
          <w:sz w:val="22"/>
        </w:rPr>
        <w:t>:</w:t>
      </w:r>
      <w:r w:rsidR="00784004">
        <w:rPr>
          <w:sz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w:t>
      </w:r>
      <w:r w:rsidR="00784004">
        <w:rPr>
          <w:sz w:val="22"/>
        </w:rPr>
        <w:lastRenderedPageBreak/>
        <w:t>one flaw: it can only count to 20. As soon as the 21</w:t>
      </w:r>
      <w:r w:rsidR="00784004" w:rsidRPr="00784004">
        <w:rPr>
          <w:sz w:val="22"/>
          <w:vertAlign w:val="superscript"/>
        </w:rPr>
        <w:t>st</w:t>
      </w:r>
      <w:r w:rsidR="00784004">
        <w:rPr>
          <w:sz w:val="22"/>
        </w:rPr>
        <w:t xml:space="preserve"> animal on this day comes to the field, it is just simply not counted. </w:t>
      </w:r>
    </w:p>
    <w:p w14:paraId="44624014" w14:textId="77777777" w:rsidR="00CE14F5" w:rsidRDefault="00CE14F5" w:rsidP="00CC10EA">
      <w:pPr>
        <w:autoSpaceDE w:val="0"/>
        <w:autoSpaceDN w:val="0"/>
        <w:adjustRightInd w:val="0"/>
        <w:spacing w:before="0" w:after="0" w:line="360" w:lineRule="auto"/>
        <w:jc w:val="both"/>
        <w:rPr>
          <w:sz w:val="22"/>
        </w:rPr>
      </w:pPr>
    </w:p>
    <w:p w14:paraId="79CB1B3E" w14:textId="21D9710F" w:rsidR="009C775B" w:rsidRDefault="00784004" w:rsidP="00CC10EA">
      <w:pPr>
        <w:autoSpaceDE w:val="0"/>
        <w:autoSpaceDN w:val="0"/>
        <w:adjustRightInd w:val="0"/>
        <w:spacing w:before="0" w:after="0" w:line="360" w:lineRule="auto"/>
        <w:jc w:val="both"/>
        <w:rPr>
          <w:sz w:val="22"/>
        </w:rPr>
      </w:pPr>
      <w:r>
        <w:rPr>
          <w:sz w:val="22"/>
        </w:rPr>
        <w:t>T</w:t>
      </w:r>
      <w:r w:rsidR="00CE14F5">
        <w:rPr>
          <w:sz w:val="22"/>
        </w:rPr>
        <w:t xml:space="preserve">his ultimately </w:t>
      </w:r>
      <w:r>
        <w:rPr>
          <w:sz w:val="22"/>
        </w:rPr>
        <w:t xml:space="preserve">means, that the overall number </w:t>
      </w:r>
      <w:r w:rsidR="00CE14F5">
        <w:rPr>
          <w:sz w:val="22"/>
        </w:rPr>
        <w:t xml:space="preserve">of 20 </w:t>
      </w:r>
      <w:r>
        <w:rPr>
          <w:sz w:val="22"/>
        </w:rPr>
        <w:t xml:space="preserve">carries no meaning. Every sample has this </w:t>
      </w:r>
      <w:r w:rsidR="00A025FC">
        <w:rPr>
          <w:sz w:val="22"/>
        </w:rPr>
        <w:t xml:space="preserve">exact </w:t>
      </w:r>
      <w:r>
        <w:rPr>
          <w:sz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Pr>
          <w:sz w:val="22"/>
        </w:rPr>
        <w:t xml:space="preserve">fully sequence the entirety of the </w:t>
      </w:r>
      <w:r w:rsidR="009F5D67">
        <w:rPr>
          <w:sz w:val="22"/>
        </w:rPr>
        <w:t>organisms</w:t>
      </w:r>
      <w:r w:rsidR="00CE6EC5">
        <w:rPr>
          <w:sz w:val="22"/>
        </w:rPr>
        <w:t xml:space="preserve"> RNA contents. </w:t>
      </w:r>
      <w:r w:rsidR="00CE14F5">
        <w:rPr>
          <w:sz w:val="22"/>
        </w:rPr>
        <w:t>And not only the sequencing machines, but the whole RNA-Seq procedure limits the total number of sequences measured.</w:t>
      </w:r>
      <w:r w:rsidR="00811F09" w:rsidRPr="00811F09">
        <w:rPr>
          <w:color w:val="FFC000"/>
          <w:sz w:val="22"/>
          <w:szCs w:val="22"/>
        </w:rPr>
        <w:t xml:space="preserve"> </w:t>
      </w:r>
      <w:r w:rsidR="00811F09" w:rsidRPr="00811F09">
        <w:rPr>
          <w:sz w:val="22"/>
          <w:szCs w:val="22"/>
        </w:rPr>
        <w:t>The</w:t>
      </w:r>
      <w:r w:rsidR="00811F09" w:rsidRPr="00811F09">
        <w:rPr>
          <w:sz w:val="22"/>
          <w:szCs w:val="22"/>
        </w:rPr>
        <w:t xml:space="preserve"> total number of sequences measured by sequencing machines ultimately depends on the </w:t>
      </w:r>
      <w:r w:rsidR="00811F09" w:rsidRPr="00811F09">
        <w:rPr>
          <w:i/>
          <w:sz w:val="22"/>
          <w:szCs w:val="22"/>
        </w:rPr>
        <w:t>chemistry of the assay</w:t>
      </w:r>
      <w:r w:rsidR="00811F09" w:rsidRPr="00811F09">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Content>
          <w:r w:rsidR="00811F09" w:rsidRPr="00811F09">
            <w:rPr>
              <w:sz w:val="22"/>
              <w:szCs w:val="22"/>
            </w:rPr>
            <w:fldChar w:fldCharType="begin"/>
          </w:r>
          <w:r w:rsidR="00811F09" w:rsidRPr="00811F09">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811F09">
            <w:rPr>
              <w:sz w:val="22"/>
              <w:szCs w:val="22"/>
            </w:rPr>
            <w:fldChar w:fldCharType="separate"/>
          </w:r>
          <w:r w:rsidR="00811F09" w:rsidRPr="00811F09">
            <w:rPr>
              <w:sz w:val="22"/>
              <w:szCs w:val="22"/>
            </w:rPr>
            <w:t>(Quinn et al. 2018)</w:t>
          </w:r>
          <w:r w:rsidR="00811F09" w:rsidRPr="00811F09">
            <w:rPr>
              <w:sz w:val="22"/>
              <w:szCs w:val="22"/>
            </w:rPr>
            <w:fldChar w:fldCharType="end"/>
          </w:r>
        </w:sdtContent>
      </w:sdt>
      <w:r w:rsidR="00811F09" w:rsidRPr="00811F09">
        <w:rPr>
          <w:sz w:val="22"/>
          <w:szCs w:val="22"/>
        </w:rPr>
        <w:t>.</w:t>
      </w:r>
    </w:p>
    <w:p w14:paraId="2ED38327" w14:textId="720148A8" w:rsidR="00CE6EC5" w:rsidRPr="00811F09" w:rsidRDefault="002507FF" w:rsidP="00CC10EA">
      <w:pPr>
        <w:spacing w:line="360" w:lineRule="auto"/>
        <w:jc w:val="both"/>
        <w:rPr>
          <w:strike/>
          <w:sz w:val="22"/>
          <w:szCs w:val="22"/>
        </w:rPr>
      </w:pPr>
      <w:r w:rsidRPr="00811F09">
        <w:rPr>
          <w:strike/>
          <w:sz w:val="22"/>
          <w:szCs w:val="22"/>
        </w:rPr>
        <w:t xml:space="preserve">Sequencing data is achieved by taking a population of (total or fractionated) RNA, converting them to a library of cDNA fragments, optionally amplifying the fragments, and then sequencing those fragments in a ‘high-throughput manner’ </w:t>
      </w:r>
      <w:sdt>
        <w:sdtPr>
          <w:rPr>
            <w:strike/>
            <w:sz w:val="22"/>
            <w:szCs w:val="22"/>
          </w:rPr>
          <w:alias w:val="To edit, see citavi.com/edit"/>
          <w:tag w:val="CitaviPlaceholder#1f17828f-d5aa-4437-8e3e-ac778ad870b4"/>
          <w:id w:val="-91469382"/>
          <w:placeholder>
            <w:docPart w:val="947524B9E4B24CD2BEF9A60EDD764A6E"/>
          </w:placeholder>
        </w:sdtPr>
        <w:sdtEndPr/>
        <w:sdtContent>
          <w:r w:rsidRPr="00811F09">
            <w:rPr>
              <w:strike/>
              <w:sz w:val="22"/>
              <w:szCs w:val="22"/>
            </w:rPr>
            <w:fldChar w:fldCharType="begin"/>
          </w:r>
          <w:r w:rsidR="00C13005" w:rsidRPr="00811F09">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Pr="00811F09">
            <w:rPr>
              <w:strike/>
              <w:sz w:val="22"/>
              <w:szCs w:val="22"/>
            </w:rPr>
            <w:fldChar w:fldCharType="separate"/>
          </w:r>
          <w:r w:rsidR="00811F09" w:rsidRPr="00811F09">
            <w:rPr>
              <w:strike/>
              <w:sz w:val="22"/>
              <w:szCs w:val="22"/>
            </w:rPr>
            <w:t>(Quinn et al. 2018)</w:t>
          </w:r>
          <w:r w:rsidRPr="00811F09">
            <w:rPr>
              <w:strike/>
              <w:sz w:val="22"/>
              <w:szCs w:val="22"/>
            </w:rPr>
            <w:fldChar w:fldCharType="end"/>
          </w:r>
        </w:sdtContent>
      </w:sdt>
      <w:r w:rsidRPr="00811F09">
        <w:rPr>
          <w:strike/>
          <w:sz w:val="22"/>
          <w:szCs w:val="22"/>
        </w:rPr>
        <w:t xml:space="preserve">. This methodology is known as next generation sequencing. The result of NGS is a virtual library of many short sequence fragments that are converted to a numeric dataset through alignment (most often to a previously established reference genome or transcriptome) and quantification </w:t>
      </w:r>
      <w:sdt>
        <w:sdtPr>
          <w:rPr>
            <w:strike/>
            <w:sz w:val="22"/>
            <w:szCs w:val="22"/>
          </w:rPr>
          <w:alias w:val="To edit, see citavi.com/edit"/>
          <w:tag w:val="CitaviPlaceholder#6b07f8eb-63df-489e-a212-b01f0b74e403"/>
          <w:id w:val="-959802350"/>
          <w:placeholder>
            <w:docPart w:val="947524B9E4B24CD2BEF9A60EDD764A6E"/>
          </w:placeholder>
        </w:sdtPr>
        <w:sdtEndPr/>
        <w:sdtContent>
          <w:r w:rsidRPr="00811F09">
            <w:rPr>
              <w:strike/>
              <w:sz w:val="22"/>
              <w:szCs w:val="22"/>
            </w:rPr>
            <w:fldChar w:fldCharType="begin"/>
          </w:r>
          <w:r w:rsidR="00C13005" w:rsidRPr="00811F09">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S0xOVQxODo1MzozOC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Pr="00811F09">
            <w:rPr>
              <w:strike/>
              <w:sz w:val="22"/>
              <w:szCs w:val="22"/>
            </w:rPr>
            <w:fldChar w:fldCharType="separate"/>
          </w:r>
          <w:r w:rsidR="00811F09" w:rsidRPr="00811F09">
            <w:rPr>
              <w:strike/>
              <w:sz w:val="22"/>
              <w:szCs w:val="22"/>
            </w:rPr>
            <w:t>(Griffith et al. 2015)</w:t>
          </w:r>
          <w:r w:rsidRPr="00811F09">
            <w:rPr>
              <w:strike/>
              <w:sz w:val="22"/>
              <w:szCs w:val="22"/>
            </w:rPr>
            <w:fldChar w:fldCharType="end"/>
          </w:r>
        </w:sdtContent>
      </w:sdt>
      <w:r w:rsidRPr="00811F09">
        <w:rPr>
          <w:strike/>
          <w:sz w:val="22"/>
          <w:szCs w:val="22"/>
        </w:rPr>
        <w:t xml:space="preserve">. In essence, the total number of sequences measured by sequencing machines ultimately depends on the </w:t>
      </w:r>
      <w:r w:rsidRPr="00811F09">
        <w:rPr>
          <w:i/>
          <w:strike/>
          <w:sz w:val="22"/>
          <w:szCs w:val="22"/>
        </w:rPr>
        <w:t>chemistry of the assay</w:t>
      </w:r>
      <w:r w:rsidRPr="00811F09">
        <w:rPr>
          <w:strike/>
          <w:sz w:val="22"/>
          <w:szCs w:val="22"/>
        </w:rPr>
        <w:t xml:space="preserve">, not the input </w:t>
      </w:r>
      <w:commentRangeStart w:id="4"/>
      <w:commentRangeStart w:id="5"/>
      <w:commentRangeStart w:id="6"/>
      <w:r w:rsidRPr="00811F09">
        <w:rPr>
          <w:strike/>
          <w:sz w:val="22"/>
          <w:szCs w:val="22"/>
        </w:rPr>
        <w:t xml:space="preserve">material </w:t>
      </w:r>
      <w:sdt>
        <w:sdtPr>
          <w:rPr>
            <w:strike/>
            <w:sz w:val="22"/>
            <w:szCs w:val="22"/>
          </w:rPr>
          <w:alias w:val="To edit, see citavi.com/edit"/>
          <w:tag w:val="CitaviPlaceholder#02a63eb5-e0dd-4103-ab16-45d69d854bcf"/>
          <w:id w:val="-807394235"/>
          <w:placeholder>
            <w:docPart w:val="A25519CA267847D8A4D087FC23D8E8AB"/>
          </w:placeholder>
        </w:sdtPr>
        <w:sdtEndPr/>
        <w:sdtContent>
          <w:commentRangeEnd w:id="6"/>
          <w:r w:rsidRPr="00811F09">
            <w:rPr>
              <w:rStyle w:val="CommentReference"/>
              <w:strike/>
              <w:sz w:val="22"/>
              <w:szCs w:val="22"/>
            </w:rPr>
            <w:commentReference w:id="6"/>
          </w:r>
          <w:commentRangeEnd w:id="4"/>
          <w:r w:rsidRPr="00811F09">
            <w:rPr>
              <w:rStyle w:val="CommentReference"/>
              <w:strike/>
              <w:sz w:val="22"/>
              <w:szCs w:val="22"/>
            </w:rPr>
            <w:commentReference w:id="4"/>
          </w:r>
          <w:commentRangeEnd w:id="5"/>
          <w:r w:rsidRPr="00811F09">
            <w:rPr>
              <w:rStyle w:val="CommentReference"/>
              <w:strike/>
              <w:sz w:val="22"/>
              <w:szCs w:val="22"/>
            </w:rPr>
            <w:commentReference w:id="5"/>
          </w:r>
          <w:r w:rsidRPr="00811F09">
            <w:rPr>
              <w:strike/>
              <w:sz w:val="22"/>
              <w:szCs w:val="22"/>
            </w:rPr>
            <w:fldChar w:fldCharType="begin"/>
          </w:r>
          <w:r w:rsidR="00811F09" w:rsidRPr="00811F09">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AyYTYzZWI1LWUwZGQtNDEwMy1hYjE2LTQ1ZDY5ZDg1NGJjZiIsIlRleHQiOiIoUXVpbm4gZXQgYWwuIDIwMTgpIiwiV0FJVmVyc2lvbiI6IjYuMTEuMC4wIn0=}</w:instrText>
          </w:r>
          <w:r w:rsidRPr="00811F09">
            <w:rPr>
              <w:strike/>
              <w:sz w:val="22"/>
              <w:szCs w:val="22"/>
            </w:rPr>
            <w:fldChar w:fldCharType="separate"/>
          </w:r>
          <w:r w:rsidR="00811F09" w:rsidRPr="00811F09">
            <w:rPr>
              <w:strike/>
              <w:sz w:val="22"/>
              <w:szCs w:val="22"/>
            </w:rPr>
            <w:t>(Quinn et al. 2018)</w:t>
          </w:r>
          <w:r w:rsidRPr="00811F09">
            <w:rPr>
              <w:strike/>
              <w:sz w:val="22"/>
              <w:szCs w:val="22"/>
            </w:rPr>
            <w:fldChar w:fldCharType="end"/>
          </w:r>
        </w:sdtContent>
      </w:sdt>
      <w:r w:rsidRPr="00811F09">
        <w:rPr>
          <w:strike/>
          <w:sz w:val="22"/>
          <w:szCs w:val="22"/>
        </w:rPr>
        <w:t xml:space="preserve">. </w:t>
      </w:r>
    </w:p>
    <w:p w14:paraId="441226BF" w14:textId="4BF164BC" w:rsidR="00124111" w:rsidRDefault="00CE6EC5" w:rsidP="00CC10EA">
      <w:pPr>
        <w:spacing w:line="360" w:lineRule="auto"/>
        <w:jc w:val="both"/>
        <w:rPr>
          <w:sz w:val="22"/>
          <w:szCs w:val="22"/>
        </w:rPr>
      </w:pPr>
      <w:r>
        <w:rPr>
          <w:sz w:val="22"/>
          <w:szCs w:val="22"/>
        </w:rPr>
        <w:t xml:space="preserve">The consequence of this sampling problem is, that we have to accept the fact that </w:t>
      </w:r>
      <w:r w:rsidR="009F7B08">
        <w:rPr>
          <w:sz w:val="22"/>
          <w:szCs w:val="22"/>
        </w:rPr>
        <w:t>the sum of</w:t>
      </w:r>
      <w:r>
        <w:rPr>
          <w:sz w:val="22"/>
          <w:szCs w:val="22"/>
        </w:rPr>
        <w:t xml:space="preserve"> counts in sequencing data are irrelevant.</w:t>
      </w:r>
      <w:r w:rsidR="009F7B08">
        <w:rPr>
          <w:sz w:val="22"/>
          <w:szCs w:val="22"/>
        </w:rPr>
        <w:t xml:space="preserve"> </w:t>
      </w:r>
      <w:r w:rsidR="00124111">
        <w:rPr>
          <w:sz w:val="22"/>
          <w:szCs w:val="22"/>
        </w:rPr>
        <w:t>This leads us to the concept of “Compositional Data”, first introduced by John Aitchison</w:t>
      </w:r>
      <w:r w:rsidR="009F7B08">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Pr>
              <w:sz w:val="22"/>
              <w:szCs w:val="22"/>
            </w:rPr>
            <w:fldChar w:fldCharType="begin"/>
          </w:r>
          <w:r w:rsidR="009F7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Pr>
              <w:sz w:val="22"/>
              <w:szCs w:val="22"/>
            </w:rPr>
            <w:fldChar w:fldCharType="separate"/>
          </w:r>
          <w:r w:rsidR="00811F09">
            <w:rPr>
              <w:sz w:val="22"/>
              <w:szCs w:val="22"/>
            </w:rPr>
            <w:t>(Aitchison 1982)</w:t>
          </w:r>
          <w:r w:rsidR="009F7B08">
            <w:rPr>
              <w:sz w:val="22"/>
              <w:szCs w:val="22"/>
            </w:rPr>
            <w:fldChar w:fldCharType="end"/>
          </w:r>
        </w:sdtContent>
      </w:sdt>
      <w:r w:rsidR="00124111">
        <w:rPr>
          <w:sz w:val="22"/>
          <w:szCs w:val="22"/>
        </w:rPr>
        <w:t xml:space="preserve">, </w:t>
      </w:r>
      <w:r w:rsidR="009F7B08">
        <w:rPr>
          <w:sz w:val="22"/>
          <w:szCs w:val="22"/>
        </w:rPr>
        <w:t>roughly</w:t>
      </w:r>
      <w:r w:rsidR="00124111">
        <w:rPr>
          <w:sz w:val="22"/>
          <w:szCs w:val="22"/>
        </w:rPr>
        <w:t xml:space="preserve"> 40 years ago</w:t>
      </w:r>
      <w:r w:rsidR="00465B63">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Pr>
              <w:sz w:val="22"/>
              <w:szCs w:val="22"/>
            </w:rPr>
            <w:fldChar w:fldCharType="begin"/>
          </w:r>
          <w:r w:rsidR="00BD743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Pr>
              <w:sz w:val="22"/>
              <w:szCs w:val="22"/>
            </w:rPr>
            <w:fldChar w:fldCharType="separate"/>
          </w:r>
          <w:r w:rsidR="00811F09">
            <w:rPr>
              <w:sz w:val="22"/>
              <w:szCs w:val="22"/>
            </w:rPr>
            <w:t>(Quinn et al. 2018; Greenacre et al. 2021b)</w:t>
          </w:r>
          <w:r w:rsidR="009F7B08">
            <w:rPr>
              <w:sz w:val="22"/>
              <w:szCs w:val="22"/>
            </w:rPr>
            <w:fldChar w:fldCharType="end"/>
          </w:r>
        </w:sdtContent>
      </w:sdt>
      <w:r w:rsidR="00465B63">
        <w:rPr>
          <w:sz w:val="22"/>
          <w:szCs w:val="22"/>
        </w:rPr>
        <w:t>. We</w:t>
      </w:r>
      <w:r w:rsidR="009F7B08">
        <w:rPr>
          <w:sz w:val="22"/>
          <w:szCs w:val="22"/>
        </w:rPr>
        <w:t xml:space="preserve"> can</w:t>
      </w:r>
      <w:r w:rsidR="00465B63">
        <w:rPr>
          <w:sz w:val="22"/>
          <w:szCs w:val="22"/>
        </w:rPr>
        <w:t xml:space="preserve"> instead use relative abundances</w:t>
      </w:r>
      <w:r w:rsidR="009F7B08">
        <w:rPr>
          <w:sz w:val="22"/>
          <w:szCs w:val="22"/>
        </w:rPr>
        <w:t>, or the proportions between features in a sample</w:t>
      </w:r>
      <w:r w:rsidR="009C775B">
        <w:rPr>
          <w:sz w:val="22"/>
          <w:szCs w:val="22"/>
        </w:rPr>
        <w:t xml:space="preserve">.  </w:t>
      </w:r>
    </w:p>
    <w:p w14:paraId="65218360" w14:textId="1D4A249B" w:rsidR="00D97C46" w:rsidRDefault="00C50AAF" w:rsidP="00CC10EA">
      <w:pPr>
        <w:pStyle w:val="Heading3"/>
        <w:spacing w:line="360" w:lineRule="auto"/>
        <w:jc w:val="both"/>
        <w:rPr>
          <w:rFonts w:eastAsia="MyriadPro-Regular"/>
        </w:rPr>
      </w:pPr>
      <w:r>
        <w:rPr>
          <w:rFonts w:eastAsia="MyriadPro-Regular"/>
        </w:rPr>
        <w:t>THE SIMPLEX SPACE</w:t>
      </w:r>
    </w:p>
    <w:p w14:paraId="774B1841" w14:textId="70B10C18" w:rsidR="00B91BDC" w:rsidRDefault="00094AD0" w:rsidP="00CC10EA">
      <w:pPr>
        <w:spacing w:line="360" w:lineRule="auto"/>
        <w:jc w:val="both"/>
        <w:rPr>
          <w:sz w:val="22"/>
        </w:rPr>
      </w:pPr>
      <w:r>
        <w:rPr>
          <w:sz w:val="22"/>
        </w:rPr>
        <w:t>As mentioned, absolute counts in compositional data are irrelevant and only relative abundances are of interest. This puts the data in the so-called “</w:t>
      </w:r>
      <w:r w:rsidR="009C775B">
        <w:rPr>
          <w:sz w:val="22"/>
        </w:rPr>
        <w:t>s</w:t>
      </w:r>
      <w:r>
        <w:rPr>
          <w:sz w:val="22"/>
        </w:rPr>
        <w:t>implex space”</w:t>
      </w:r>
      <w:r w:rsidR="005F04E5">
        <w:rPr>
          <w:sz w:val="22"/>
        </w:rPr>
        <w:t>, instead of the</w:t>
      </w:r>
      <w:r w:rsidR="009C775B">
        <w:rPr>
          <w:sz w:val="22"/>
        </w:rPr>
        <w:t xml:space="preserve"> for us more </w:t>
      </w:r>
      <w:r w:rsidR="009C775B">
        <w:rPr>
          <w:sz w:val="22"/>
        </w:rPr>
        <w:lastRenderedPageBreak/>
        <w:t>common</w:t>
      </w:r>
      <w:r w:rsidR="005F04E5">
        <w:rPr>
          <w:sz w:val="22"/>
        </w:rPr>
        <w:t xml:space="preserve"> Euclidean </w:t>
      </w:r>
      <w:r w:rsidR="009C775B">
        <w:rPr>
          <w:sz w:val="22"/>
        </w:rPr>
        <w:t>s</w:t>
      </w:r>
      <w:r w:rsidR="005F04E5">
        <w:rPr>
          <w:sz w:val="22"/>
        </w:rPr>
        <w:t xml:space="preserve">pace. </w:t>
      </w:r>
      <w:r w:rsidR="00F44CE4">
        <w:rPr>
          <w:sz w:val="22"/>
        </w:rPr>
        <w:t xml:space="preserve">The following </w:t>
      </w:r>
      <w:r w:rsidR="00707F7C">
        <w:rPr>
          <w:sz w:val="22"/>
        </w:rPr>
        <w:t>F</w:t>
      </w:r>
      <w:r w:rsidR="00FC142F">
        <w:rPr>
          <w:sz w:val="22"/>
        </w:rPr>
        <w:t xml:space="preserve">igure </w:t>
      </w:r>
      <w:r w:rsidR="009C775B">
        <w:rPr>
          <w:sz w:val="22"/>
        </w:rPr>
        <w:t>2</w:t>
      </w:r>
      <w:r w:rsidR="00FC142F">
        <w:rPr>
          <w:sz w:val="22"/>
        </w:rPr>
        <w:t xml:space="preserve"> shows how </w:t>
      </w:r>
      <w:r w:rsidR="009C775B">
        <w:rPr>
          <w:sz w:val="22"/>
        </w:rPr>
        <w:t xml:space="preserve">the </w:t>
      </w:r>
      <w:r w:rsidR="00FC142F">
        <w:rPr>
          <w:sz w:val="22"/>
        </w:rPr>
        <w:t>data</w:t>
      </w:r>
      <w:r w:rsidR="009C775B">
        <w:rPr>
          <w:sz w:val="22"/>
        </w:rPr>
        <w:t xml:space="preserve"> from field A would look like</w:t>
      </w:r>
      <w:r w:rsidR="00FC142F">
        <w:rPr>
          <w:sz w:val="22"/>
        </w:rPr>
        <w:t xml:space="preserve"> </w:t>
      </w:r>
      <w:r w:rsidR="000533DA">
        <w:rPr>
          <w:noProof/>
        </w:rPr>
        <w:drawing>
          <wp:anchor distT="0" distB="0" distL="114300" distR="114300" simplePos="0" relativeHeight="251699200" behindDoc="0" locked="0" layoutInCell="1" allowOverlap="1" wp14:anchorId="43E97C78" wp14:editId="1ABA75D6">
            <wp:simplePos x="0" y="0"/>
            <wp:positionH relativeFrom="margin">
              <wp:align>center</wp:align>
            </wp:positionH>
            <wp:positionV relativeFrom="paragraph">
              <wp:posOffset>871855</wp:posOffset>
            </wp:positionV>
            <wp:extent cx="2990850" cy="277114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9878"/>
                    <a:stretch/>
                  </pic:blipFill>
                  <pic:spPr bwMode="auto">
                    <a:xfrm>
                      <a:off x="0" y="0"/>
                      <a:ext cx="2990850" cy="2771140"/>
                    </a:xfrm>
                    <a:prstGeom prst="rect">
                      <a:avLst/>
                    </a:prstGeom>
                    <a:noFill/>
                    <a:ln>
                      <a:noFill/>
                    </a:ln>
                    <a:extLst>
                      <a:ext uri="{53640926-AAD7-44D8-BBD7-CCE9431645EC}">
                        <a14:shadowObscured xmlns:a14="http://schemas.microsoft.com/office/drawing/2010/main"/>
                      </a:ext>
                    </a:extLst>
                  </pic:spPr>
                </pic:pic>
              </a:graphicData>
            </a:graphic>
          </wp:anchor>
        </w:drawing>
      </w:r>
      <w:r w:rsidR="00FC142F">
        <w:rPr>
          <w:sz w:val="22"/>
        </w:rPr>
        <w:t>in the simplex space</w:t>
      </w:r>
      <w:r w:rsidR="004A50BB">
        <w:rPr>
          <w:sz w:val="22"/>
        </w:rPr>
        <w:t>:</w:t>
      </w:r>
    </w:p>
    <w:p w14:paraId="50217B51" w14:textId="5329F765" w:rsidR="00D97C46" w:rsidRPr="00D97C46" w:rsidRDefault="00707F7C" w:rsidP="00CC10EA">
      <w:pPr>
        <w:spacing w:line="360" w:lineRule="auto"/>
        <w:jc w:val="both"/>
      </w:pPr>
      <w:r>
        <w:rPr>
          <w:noProof/>
        </w:rPr>
        <mc:AlternateContent>
          <mc:Choice Requires="wps">
            <w:drawing>
              <wp:anchor distT="0" distB="0" distL="114300" distR="114300" simplePos="0" relativeHeight="251701248" behindDoc="0" locked="0" layoutInCell="1" allowOverlap="1" wp14:anchorId="39D7281D" wp14:editId="20BC95E6">
                <wp:simplePos x="0" y="0"/>
                <wp:positionH relativeFrom="margin">
                  <wp:align>right</wp:align>
                </wp:positionH>
                <wp:positionV relativeFrom="paragraph">
                  <wp:posOffset>3093720</wp:posOffset>
                </wp:positionV>
                <wp:extent cx="5981700" cy="32512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7DCF6787" w:rsidR="009C775B" w:rsidRDefault="009C775B" w:rsidP="009C775B">
                            <w:pPr>
                              <w:pStyle w:val="Caption"/>
                            </w:pPr>
                            <w:r>
                              <w:t xml:space="preserve">Figure </w:t>
                            </w:r>
                            <w:r w:rsidR="005C37B6">
                              <w:fldChar w:fldCharType="begin"/>
                            </w:r>
                            <w:r w:rsidR="005C37B6">
                              <w:instrText xml:space="preserve"> SEQ Figure \* ARABIC </w:instrText>
                            </w:r>
                            <w:r w:rsidR="005C37B6">
                              <w:fldChar w:fldCharType="separate"/>
                            </w:r>
                            <w:r>
                              <w:rPr>
                                <w:noProof/>
                              </w:rPr>
                              <w:t>2</w:t>
                            </w:r>
                            <w:r w:rsidR="005C37B6">
                              <w:rPr>
                                <w:noProof/>
                              </w:rPr>
                              <w:fldChar w:fldCharType="end"/>
                            </w:r>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243.6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" stroked="f">
                <v:textbox style="mso-fit-shape-to-text:t" inset="0,0,0,0">
                  <w:txbxContent>
                    <w:p w14:paraId="757E9437" w14:textId="7DCF6787" w:rsidR="009C775B" w:rsidRDefault="009C775B" w:rsidP="009C775B">
                      <w:pPr>
                        <w:pStyle w:val="Caption"/>
                      </w:pPr>
                      <w:r>
                        <w:t xml:space="preserve">Figure </w:t>
                      </w:r>
                      <w:r w:rsidR="005C37B6">
                        <w:fldChar w:fldCharType="begin"/>
                      </w:r>
                      <w:r w:rsidR="005C37B6">
                        <w:instrText xml:space="preserve"> SEQ Figure \* ARABIC </w:instrText>
                      </w:r>
                      <w:r w:rsidR="005C37B6">
                        <w:fldChar w:fldCharType="separate"/>
                      </w:r>
                      <w:r>
                        <w:rPr>
                          <w:noProof/>
                        </w:rPr>
                        <w:t>2</w:t>
                      </w:r>
                      <w:r w:rsidR="005C37B6">
                        <w:rPr>
                          <w:noProof/>
                        </w:rPr>
                        <w:fldChar w:fldCharType="end"/>
                      </w:r>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p>
    <w:p w14:paraId="25285371" w14:textId="2F9F4371" w:rsidR="009C40FE" w:rsidRDefault="00FC142F" w:rsidP="00CC10EA">
      <w:pPr>
        <w:spacing w:line="360" w:lineRule="auto"/>
        <w:jc w:val="both"/>
        <w:rPr>
          <w:rFonts w:eastAsia="MyriadPro-Regular" w:cstheme="minorHAnsi"/>
          <w:sz w:val="22"/>
          <w:szCs w:val="22"/>
        </w:rPr>
      </w:pPr>
      <w:r>
        <w:rPr>
          <w:rFonts w:eastAsia="MyriadPro-Regular" w:cstheme="minorHAnsi"/>
          <w:sz w:val="22"/>
          <w:szCs w:val="22"/>
        </w:rPr>
        <w:t xml:space="preserve">We stick with our ecological example and place all our </w:t>
      </w:r>
      <w:r w:rsidR="001A3429">
        <w:rPr>
          <w:rFonts w:eastAsia="MyriadPro-Regular" w:cstheme="minorHAnsi"/>
          <w:sz w:val="22"/>
          <w:szCs w:val="22"/>
        </w:rPr>
        <w:t xml:space="preserve">animals </w:t>
      </w:r>
      <w:r>
        <w:rPr>
          <w:rFonts w:eastAsia="MyriadPro-Regular" w:cstheme="minorHAnsi"/>
          <w:sz w:val="22"/>
          <w:szCs w:val="22"/>
        </w:rPr>
        <w:t>as one corner in a</w:t>
      </w:r>
      <w:r w:rsidR="001A3429">
        <w:rPr>
          <w:rFonts w:eastAsia="MyriadPro-Regular" w:cstheme="minorHAnsi"/>
          <w:sz w:val="22"/>
          <w:szCs w:val="22"/>
        </w:rPr>
        <w:t xml:space="preserve"> geometrical</w:t>
      </w:r>
      <w:r>
        <w:rPr>
          <w:rFonts w:eastAsia="MyriadPro-Regular" w:cstheme="minorHAnsi"/>
          <w:sz w:val="22"/>
          <w:szCs w:val="22"/>
        </w:rPr>
        <w:t xml:space="preserve"> space. With four features, we are able to create a 3-Simplex and a geometric figure called tetrahedron</w:t>
      </w:r>
      <w:r w:rsidR="001A3429">
        <w:rPr>
          <w:rFonts w:eastAsia="MyriadPro-Regular" w:cstheme="minorHAnsi"/>
          <w:sz w:val="22"/>
          <w:szCs w:val="22"/>
        </w:rPr>
        <w:t xml:space="preserve"> (</w:t>
      </w:r>
      <w:r w:rsidR="00B16E5E">
        <w:rPr>
          <w:rFonts w:eastAsia="MyriadPro-Regular" w:cstheme="minorHAnsi"/>
          <w:sz w:val="22"/>
          <w:szCs w:val="22"/>
        </w:rPr>
        <w:t>otherwise</w:t>
      </w:r>
      <w:r w:rsidR="001A3429">
        <w:rPr>
          <w:rFonts w:eastAsia="MyriadPro-Regular" w:cstheme="minorHAnsi"/>
          <w:sz w:val="22"/>
          <w:szCs w:val="22"/>
        </w:rPr>
        <w:t xml:space="preserve"> called a pyramid). </w:t>
      </w:r>
      <w:r w:rsidR="001A3429" w:rsidRPr="00BC3C33">
        <w:rPr>
          <w:rFonts w:eastAsia="MyriadPro-Regular" w:cstheme="minorHAnsi"/>
          <w:strike/>
          <w:sz w:val="22"/>
          <w:szCs w:val="22"/>
        </w:rPr>
        <w:t xml:space="preserve">What I want to demonstrate here is </w:t>
      </w:r>
      <w:r w:rsidR="009C40FE" w:rsidRPr="00BC3C33">
        <w:rPr>
          <w:rFonts w:eastAsia="MyriadPro-Regular" w:cstheme="minorHAnsi"/>
          <w:strike/>
          <w:sz w:val="22"/>
          <w:szCs w:val="22"/>
        </w:rPr>
        <w:t>one of the main problems with compositional data: the samples can influence each other directly, which makes them mutually dependent!</w:t>
      </w:r>
    </w:p>
    <w:p w14:paraId="71A7973B" w14:textId="417BE380" w:rsidR="00FE0639" w:rsidRPr="005121CF" w:rsidRDefault="000627E1" w:rsidP="00CC10EA">
      <w:pPr>
        <w:spacing w:line="360" w:lineRule="auto"/>
        <w:jc w:val="both"/>
        <w:rPr>
          <w:color w:val="FFC000"/>
          <w:sz w:val="22"/>
        </w:rPr>
      </w:pPr>
      <w:r>
        <w:rPr>
          <w:rFonts w:eastAsia="MyriadPro-Regular" w:cstheme="minorHAnsi"/>
          <w:sz w:val="22"/>
          <w:szCs w:val="22"/>
        </w:rPr>
        <w:t xml:space="preserve">We use our </w:t>
      </w:r>
      <w:r w:rsidR="00BC3C33">
        <w:rPr>
          <w:rFonts w:eastAsia="MyriadPro-Regular" w:cstheme="minorHAnsi"/>
          <w:sz w:val="22"/>
          <w:szCs w:val="22"/>
        </w:rPr>
        <w:t>flawed</w:t>
      </w:r>
      <w:r>
        <w:rPr>
          <w:rFonts w:eastAsia="MyriadPro-Regular" w:cstheme="minorHAnsi"/>
          <w:sz w:val="22"/>
          <w:szCs w:val="22"/>
        </w:rPr>
        <w:t xml:space="preserve"> machine, and one day, we</w:t>
      </w:r>
      <w:r w:rsidR="00FC142F">
        <w:rPr>
          <w:rFonts w:eastAsia="MyriadPro-Regular" w:cstheme="minorHAnsi"/>
          <w:sz w:val="22"/>
          <w:szCs w:val="22"/>
        </w:rPr>
        <w:t xml:space="preserve"> sample </w:t>
      </w:r>
      <w:r>
        <w:rPr>
          <w:rFonts w:eastAsia="MyriadPro-Regular" w:cstheme="minorHAnsi"/>
          <w:sz w:val="22"/>
          <w:szCs w:val="22"/>
        </w:rPr>
        <w:t>20</w:t>
      </w:r>
      <w:r w:rsidR="00FC142F">
        <w:rPr>
          <w:rFonts w:eastAsia="MyriadPro-Regular" w:cstheme="minorHAnsi"/>
          <w:sz w:val="22"/>
          <w:szCs w:val="22"/>
        </w:rPr>
        <w:t xml:space="preserve"> rabbits in field</w:t>
      </w:r>
      <w:r>
        <w:rPr>
          <w:rFonts w:eastAsia="MyriadPro-Regular" w:cstheme="minorHAnsi"/>
          <w:sz w:val="22"/>
          <w:szCs w:val="22"/>
        </w:rPr>
        <w:t xml:space="preserve"> </w:t>
      </w:r>
      <w:r w:rsidR="00FC142F">
        <w:rPr>
          <w:rFonts w:eastAsia="MyriadPro-Regular" w:cstheme="minorHAnsi"/>
          <w:sz w:val="22"/>
          <w:szCs w:val="22"/>
        </w:rPr>
        <w:t>A</w:t>
      </w:r>
      <w:r>
        <w:rPr>
          <w:rFonts w:eastAsia="MyriadPro-Regular" w:cstheme="minorHAnsi"/>
          <w:sz w:val="22"/>
          <w:szCs w:val="22"/>
        </w:rPr>
        <w:t>.</w:t>
      </w:r>
      <w:r w:rsidR="00FC142F">
        <w:rPr>
          <w:rFonts w:eastAsia="MyriadPro-Regular" w:cstheme="minorHAnsi"/>
          <w:sz w:val="22"/>
          <w:szCs w:val="22"/>
        </w:rPr>
        <w:t xml:space="preserve"> </w:t>
      </w:r>
      <w:r>
        <w:rPr>
          <w:rFonts w:eastAsia="MyriadPro-Regular" w:cstheme="minorHAnsi"/>
          <w:sz w:val="22"/>
          <w:szCs w:val="22"/>
        </w:rPr>
        <w:t>This would lead to a point in the simplex space that sit</w:t>
      </w:r>
      <w:r w:rsidR="00FC142F">
        <w:rPr>
          <w:rFonts w:eastAsia="MyriadPro-Regular" w:cstheme="minorHAnsi"/>
          <w:sz w:val="22"/>
          <w:szCs w:val="22"/>
        </w:rPr>
        <w:t>s directly</w:t>
      </w:r>
      <w:r>
        <w:rPr>
          <w:rFonts w:eastAsia="MyriadPro-Regular" w:cstheme="minorHAnsi"/>
          <w:sz w:val="22"/>
          <w:szCs w:val="22"/>
        </w:rPr>
        <w:t xml:space="preserve"> in the left corner</w:t>
      </w:r>
      <w:r w:rsidR="00FC142F">
        <w:rPr>
          <w:rFonts w:eastAsia="MyriadPro-Regular" w:cstheme="minorHAnsi"/>
          <w:sz w:val="22"/>
          <w:szCs w:val="22"/>
        </w:rPr>
        <w:t xml:space="preserve">, with the coordinates </w:t>
      </w:r>
      <w:r>
        <w:rPr>
          <w:rFonts w:eastAsia="MyriadPro-Regular" w:cstheme="minorHAnsi"/>
          <w:sz w:val="22"/>
          <w:szCs w:val="22"/>
        </w:rPr>
        <w:t>(</w:t>
      </w:r>
      <w:r w:rsidR="00FC142F">
        <w:rPr>
          <w:rFonts w:eastAsia="MyriadPro-Regular" w:cstheme="minorHAnsi"/>
          <w:sz w:val="22"/>
          <w:szCs w:val="22"/>
        </w:rPr>
        <w:t>0,20,0,0</w:t>
      </w:r>
      <w:r>
        <w:rPr>
          <w:rFonts w:eastAsia="MyriadPro-Regular" w:cstheme="minorHAnsi"/>
          <w:sz w:val="22"/>
          <w:szCs w:val="22"/>
        </w:rPr>
        <w:t>)</w:t>
      </w:r>
      <w:r w:rsidR="00FC142F">
        <w:rPr>
          <w:rFonts w:eastAsia="MyriadPro-Regular" w:cstheme="minorHAnsi"/>
          <w:sz w:val="22"/>
          <w:szCs w:val="22"/>
        </w:rPr>
        <w:t xml:space="preserve">, because we only have rabbits, no other animal. </w:t>
      </w:r>
      <w:r>
        <w:rPr>
          <w:rFonts w:eastAsia="MyriadPro-Regular" w:cstheme="minorHAnsi"/>
          <w:sz w:val="22"/>
          <w:szCs w:val="22"/>
        </w:rPr>
        <w:t>Another day, we</w:t>
      </w:r>
      <w:r w:rsidR="00FC142F">
        <w:rPr>
          <w:rFonts w:eastAsia="MyriadPro-Regular" w:cstheme="minorHAnsi"/>
          <w:sz w:val="22"/>
          <w:szCs w:val="22"/>
        </w:rPr>
        <w:t xml:space="preserve"> sample only 20 bees, and no other animals, then we would find our data point where the bee is, very at the top.</w:t>
      </w:r>
      <w:r w:rsidR="00FC12FB">
        <w:rPr>
          <w:rFonts w:eastAsia="MyriadPro-Regular" w:cstheme="minorHAnsi"/>
          <w:sz w:val="22"/>
          <w:szCs w:val="22"/>
        </w:rPr>
        <w:t xml:space="preserve"> Marked in red is a sample where </w:t>
      </w:r>
      <w:r>
        <w:rPr>
          <w:rFonts w:eastAsia="MyriadPro-Regular" w:cstheme="minorHAnsi"/>
          <w:sz w:val="22"/>
          <w:szCs w:val="22"/>
        </w:rPr>
        <w:t>the machine</w:t>
      </w:r>
      <w:r w:rsidR="00FC12FB">
        <w:rPr>
          <w:rFonts w:eastAsia="MyriadPro-Regular" w:cstheme="minorHAnsi"/>
          <w:sz w:val="22"/>
          <w:szCs w:val="22"/>
        </w:rPr>
        <w:t xml:space="preserve"> </w:t>
      </w:r>
      <w:r>
        <w:rPr>
          <w:rFonts w:eastAsia="MyriadPro-Regular" w:cstheme="minorHAnsi"/>
          <w:sz w:val="22"/>
          <w:szCs w:val="22"/>
        </w:rPr>
        <w:t>counted</w:t>
      </w:r>
      <w:r w:rsidR="00FC12FB">
        <w:rPr>
          <w:rFonts w:eastAsia="MyriadPro-Regular" w:cstheme="minorHAnsi"/>
          <w:sz w:val="22"/>
          <w:szCs w:val="22"/>
        </w:rPr>
        <w:t xml:space="preserve"> 12 bees, 12 wolves and no bees and no rabbits. </w:t>
      </w:r>
      <w:r>
        <w:rPr>
          <w:rFonts w:eastAsia="MyriadPro-Regular" w:cstheme="minorHAnsi"/>
          <w:sz w:val="22"/>
          <w:szCs w:val="22"/>
        </w:rPr>
        <w:t xml:space="preserve">Every sample </w:t>
      </w:r>
      <w:r w:rsidR="008D32C9">
        <w:rPr>
          <w:rFonts w:eastAsia="MyriadPro-Regular" w:cstheme="minorHAnsi"/>
          <w:sz w:val="22"/>
          <w:szCs w:val="22"/>
        </w:rPr>
        <w:t xml:space="preserve">round produces </w:t>
      </w:r>
      <w:r>
        <w:rPr>
          <w:rFonts w:eastAsia="MyriadPro-Regular" w:cstheme="minorHAnsi"/>
          <w:sz w:val="22"/>
          <w:szCs w:val="22"/>
        </w:rPr>
        <w:t xml:space="preserve">one “composition” and the examples show, that </w:t>
      </w:r>
      <w:r>
        <w:rPr>
          <w:sz w:val="22"/>
        </w:rPr>
        <w:t xml:space="preserve">the distance between any two variables is sensitive to the presence or absence of other components </w:t>
      </w:r>
      <w:sdt>
        <w:sdtPr>
          <w:rPr>
            <w:sz w:val="22"/>
          </w:rPr>
          <w:alias w:val="To edit, see citavi.com/edit"/>
          <w:tag w:val="CitaviPlaceholder#fa56e81d-d603-4dad-9f4b-3745436daa0f"/>
          <w:id w:val="1768892157"/>
          <w:placeholder>
            <w:docPart w:val="DefaultPlaceholder_-1854013440"/>
          </w:placeholder>
        </w:sdtPr>
        <w:sdtEndPr/>
        <w:sdtContent>
          <w:r w:rsidR="00FE0639">
            <w:rPr>
              <w:sz w:val="22"/>
            </w:rPr>
            <w:fldChar w:fldCharType="begin"/>
          </w:r>
          <w:r w:rsidR="00C13005">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Pr>
              <w:sz w:val="22"/>
            </w:rPr>
            <w:fldChar w:fldCharType="separate"/>
          </w:r>
          <w:r w:rsidR="00811F09">
            <w:rPr>
              <w:sz w:val="22"/>
            </w:rPr>
            <w:t>(Quinn et al. 2018)</w:t>
          </w:r>
          <w:r w:rsidR="00FE0639">
            <w:rPr>
              <w:sz w:val="22"/>
            </w:rPr>
            <w:fldChar w:fldCharType="end"/>
          </w:r>
        </w:sdtContent>
      </w:sdt>
      <w:r>
        <w:rPr>
          <w:sz w:val="22"/>
        </w:rPr>
        <w:t xml:space="preserve">. If </w:t>
      </w:r>
      <w:r w:rsidR="006A2AC9">
        <w:rPr>
          <w:sz w:val="22"/>
        </w:rPr>
        <w:t xml:space="preserve">a composition is </w:t>
      </w:r>
      <w:r>
        <w:rPr>
          <w:sz w:val="22"/>
        </w:rPr>
        <w:t>move</w:t>
      </w:r>
      <w:r w:rsidR="006A2AC9">
        <w:rPr>
          <w:sz w:val="22"/>
        </w:rPr>
        <w:t>d</w:t>
      </w:r>
      <w:r>
        <w:rPr>
          <w:sz w:val="22"/>
        </w:rPr>
        <w:t xml:space="preserve"> from one corner of the animal-simplex, </w:t>
      </w:r>
      <w:r w:rsidR="00C933C0">
        <w:rPr>
          <w:sz w:val="22"/>
        </w:rPr>
        <w:t>it</w:t>
      </w:r>
      <w:r>
        <w:rPr>
          <w:sz w:val="22"/>
        </w:rPr>
        <w:t xml:space="preserve"> directly influence</w:t>
      </w:r>
      <w:r w:rsidR="00C933C0">
        <w:rPr>
          <w:sz w:val="22"/>
        </w:rPr>
        <w:t>s</w:t>
      </w:r>
      <w:r>
        <w:rPr>
          <w:sz w:val="22"/>
        </w:rPr>
        <w:t xml:space="preserve"> the other </w:t>
      </w:r>
      <w:r w:rsidR="00B82549">
        <w:rPr>
          <w:sz w:val="22"/>
        </w:rPr>
        <w:t>values in the composition</w:t>
      </w:r>
      <w:r>
        <w:rPr>
          <w:sz w:val="22"/>
        </w:rPr>
        <w:t xml:space="preserve">. </w:t>
      </w:r>
      <w:r w:rsidR="00A91575">
        <w:rPr>
          <w:sz w:val="22"/>
        </w:rPr>
        <w:t>Consequently, t</w:t>
      </w:r>
      <w:r>
        <w:rPr>
          <w:sz w:val="22"/>
        </w:rPr>
        <w:t xml:space="preserve">hat </w:t>
      </w:r>
      <w:r w:rsidR="00A91575">
        <w:rPr>
          <w:sz w:val="22"/>
        </w:rPr>
        <w:t>makes</w:t>
      </w:r>
      <w:r>
        <w:rPr>
          <w:sz w:val="22"/>
        </w:rPr>
        <w:t xml:space="preserve"> all variables </w:t>
      </w:r>
      <w:r w:rsidRPr="00F5329F">
        <w:rPr>
          <w:i/>
          <w:iCs/>
          <w:sz w:val="22"/>
        </w:rPr>
        <w:t>mutually</w:t>
      </w:r>
      <w:r>
        <w:rPr>
          <w:i/>
          <w:iCs/>
          <w:sz w:val="22"/>
        </w:rPr>
        <w:t xml:space="preserve"> </w:t>
      </w:r>
      <w:r w:rsidRPr="00F5329F">
        <w:rPr>
          <w:i/>
          <w:iCs/>
          <w:sz w:val="22"/>
        </w:rPr>
        <w:t xml:space="preserve">dependent </w:t>
      </w:r>
      <w:r>
        <w:rPr>
          <w:sz w:val="22"/>
        </w:rPr>
        <w:t xml:space="preserve">on one </w:t>
      </w:r>
      <w:r>
        <w:rPr>
          <w:sz w:val="22"/>
        </w:rPr>
        <w:lastRenderedPageBreak/>
        <w:t>another and leads</w:t>
      </w:r>
      <w:r w:rsidR="00FE0639">
        <w:rPr>
          <w:sz w:val="22"/>
        </w:rPr>
        <w:t>, amongst other things,</w:t>
      </w:r>
      <w:r>
        <w:rPr>
          <w:sz w:val="22"/>
        </w:rPr>
        <w:t xml:space="preserve"> to problems in our assumptions about statistical testing. In statistical literature </w:t>
      </w:r>
      <w:r w:rsidR="00FE0639">
        <w:rPr>
          <w:sz w:val="22"/>
        </w:rPr>
        <w:t>this</w:t>
      </w:r>
      <w:r>
        <w:rPr>
          <w:sz w:val="22"/>
        </w:rPr>
        <w:t xml:space="preserve"> data is also called “spurious</w:t>
      </w:r>
      <w:r w:rsidR="00FE0639">
        <w:rPr>
          <w:sz w:val="22"/>
        </w:rPr>
        <w:t>” because</w:t>
      </w:r>
      <w:r>
        <w:rPr>
          <w:sz w:val="22"/>
        </w:rPr>
        <w:t xml:space="preserve"> it appears</w:t>
      </w:r>
      <w:r w:rsidR="00FE0639">
        <w:rPr>
          <w:sz w:val="22"/>
        </w:rPr>
        <w:t xml:space="preserve"> as if</w:t>
      </w:r>
      <w:r>
        <w:rPr>
          <w:sz w:val="22"/>
        </w:rPr>
        <w:t xml:space="preserve"> the data points have a causal relationship. When a composition </w:t>
      </w:r>
      <w:r w:rsidR="00200EC7">
        <w:rPr>
          <w:sz w:val="22"/>
        </w:rPr>
        <w:t xml:space="preserve">is moved </w:t>
      </w:r>
      <w:r>
        <w:rPr>
          <w:sz w:val="22"/>
        </w:rPr>
        <w:t xml:space="preserve">from </w:t>
      </w:r>
      <w:r w:rsidR="00FE0639">
        <w:rPr>
          <w:sz w:val="22"/>
        </w:rPr>
        <w:t>bees</w:t>
      </w:r>
      <w:r>
        <w:rPr>
          <w:sz w:val="22"/>
        </w:rPr>
        <w:t xml:space="preserve"> in the direction of wolves it seems like there is a causal relationship</w:t>
      </w:r>
      <w:r w:rsidR="00FE0639">
        <w:rPr>
          <w:sz w:val="22"/>
        </w:rPr>
        <w:t xml:space="preserve"> because </w:t>
      </w:r>
      <w:r w:rsidR="00200EC7">
        <w:rPr>
          <w:sz w:val="22"/>
        </w:rPr>
        <w:t>the increase in the number</w:t>
      </w:r>
      <w:r w:rsidR="00FE0639">
        <w:rPr>
          <w:sz w:val="22"/>
        </w:rPr>
        <w:t xml:space="preserve"> of wolves, </w:t>
      </w:r>
      <w:r w:rsidR="00200EC7">
        <w:rPr>
          <w:sz w:val="22"/>
        </w:rPr>
        <w:t>directly decreases the number of bees</w:t>
      </w:r>
      <w:r w:rsidR="00FE0639">
        <w:rPr>
          <w:sz w:val="22"/>
        </w:rPr>
        <w:t xml:space="preserve">. </w:t>
      </w:r>
    </w:p>
    <w:p w14:paraId="682E04A8" w14:textId="2C04F309" w:rsidR="00694307" w:rsidRPr="00C17E2F" w:rsidRDefault="000627E1" w:rsidP="00CC10EA">
      <w:pPr>
        <w:spacing w:line="360" w:lineRule="auto"/>
        <w:jc w:val="both"/>
        <w:rPr>
          <w:strike/>
          <w:sz w:val="22"/>
        </w:rPr>
      </w:pPr>
      <w:r w:rsidRPr="00C17E2F">
        <w:rPr>
          <w:strike/>
          <w:sz w:val="22"/>
        </w:rPr>
        <w:t xml:space="preserve">It is commonly assumed - and all experiments are created to accommodate these assumptions – that data is collected IID: independent and identically distributed. The </w:t>
      </w:r>
      <w:r w:rsidR="00C01298" w:rsidRPr="00C17E2F">
        <w:rPr>
          <w:strike/>
          <w:sz w:val="22"/>
        </w:rPr>
        <w:t>IID</w:t>
      </w:r>
      <w:r w:rsidRPr="00C17E2F">
        <w:rPr>
          <w:strike/>
          <w:sz w:val="22"/>
        </w:rPr>
        <w:t xml:space="preserve"> assumption is important for e.g., the central limit theorem, Markov sequence, hypothesis testing in general</w:t>
      </w:r>
      <w:r w:rsidR="00C01298" w:rsidRPr="00C17E2F">
        <w:rPr>
          <w:strike/>
          <w:sz w:val="22"/>
        </w:rPr>
        <w:t xml:space="preserve"> and of course machine learning</w:t>
      </w:r>
      <w:r w:rsidRPr="00C17E2F">
        <w:rPr>
          <w:strike/>
          <w:sz w:val="22"/>
        </w:rPr>
        <w:t>.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w:t>
      </w:r>
      <w:r w:rsidR="00C01298" w:rsidRPr="00C17E2F">
        <w:rPr>
          <w:strike/>
          <w:sz w:val="22"/>
        </w:rPr>
        <w:t xml:space="preserve"> </w:t>
      </w:r>
      <w:sdt>
        <w:sdtPr>
          <w:rPr>
            <w:strike/>
            <w:sz w:val="22"/>
          </w:rPr>
          <w:alias w:val="To edit, see citavi.com/edit"/>
          <w:tag w:val="CitaviPlaceholder#97a64e5b-c661-4e07-b55c-22f2b24d5a44"/>
          <w:id w:val="964080214"/>
          <w:placeholder>
            <w:docPart w:val="DefaultPlaceholder_-1854013440"/>
          </w:placeholder>
        </w:sdtPr>
        <w:sdtEndPr/>
        <w:sdtContent>
          <w:r w:rsidR="00C01298" w:rsidRPr="00C17E2F">
            <w:rPr>
              <w:strike/>
              <w:sz w:val="22"/>
            </w:rPr>
            <w:fldChar w:fldCharType="begin"/>
          </w:r>
          <w:r w:rsidR="00C13005">
            <w:rPr>
              <w:strike/>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00C01298" w:rsidRPr="00C17E2F">
            <w:rPr>
              <w:strike/>
              <w:sz w:val="22"/>
            </w:rPr>
            <w:fldChar w:fldCharType="separate"/>
          </w:r>
          <w:r w:rsidR="00811F09">
            <w:rPr>
              <w:strike/>
              <w:sz w:val="22"/>
            </w:rPr>
            <w:t>(Quinn et al. 2018)</w:t>
          </w:r>
          <w:r w:rsidR="00C01298" w:rsidRPr="00C17E2F">
            <w:rPr>
              <w:strike/>
              <w:sz w:val="22"/>
            </w:rPr>
            <w:fldChar w:fldCharType="end"/>
          </w:r>
        </w:sdtContent>
      </w:sdt>
      <w:r w:rsidRPr="00C17E2F">
        <w:rPr>
          <w:strike/>
          <w:sz w:val="22"/>
        </w:rPr>
        <w:t xml:space="preserve">. </w:t>
      </w:r>
    </w:p>
    <w:p w14:paraId="4F240CA6" w14:textId="77777777" w:rsidR="0036774D" w:rsidRDefault="00C17E2F" w:rsidP="00334D28">
      <w:pPr>
        <w:autoSpaceDE w:val="0"/>
        <w:autoSpaceDN w:val="0"/>
        <w:adjustRightInd w:val="0"/>
        <w:spacing w:before="0" w:after="0" w:line="360" w:lineRule="auto"/>
        <w:jc w:val="both"/>
        <w:rPr>
          <w:sz w:val="22"/>
        </w:rPr>
      </w:pPr>
      <w:r>
        <w:rPr>
          <w:sz w:val="22"/>
        </w:rPr>
        <w:t>To describe this a bit more mathematically</w:t>
      </w:r>
      <w:r w:rsidR="00F74341">
        <w:rPr>
          <w:sz w:val="22"/>
        </w:rPr>
        <w:t xml:space="preserve">, </w:t>
      </w:r>
      <w:r w:rsidR="00444372">
        <w:rPr>
          <w:sz w:val="22"/>
        </w:rPr>
        <w:t>the problem described above is</w:t>
      </w:r>
      <w:r w:rsidR="00353D81">
        <w:rPr>
          <w:sz w:val="22"/>
        </w:rPr>
        <w:t xml:space="preserve"> formally</w:t>
      </w:r>
      <w:r w:rsidR="00353D81">
        <w:rPr>
          <w:sz w:val="22"/>
        </w:rPr>
        <w:t xml:space="preserve"> known as</w:t>
      </w:r>
      <w:r w:rsidR="00353D81">
        <w:rPr>
          <w:sz w:val="22"/>
        </w:rPr>
        <w:t xml:space="preserve"> </w:t>
      </w:r>
      <w:r w:rsidR="00694307">
        <w:rPr>
          <w:sz w:val="22"/>
        </w:rPr>
        <w:t>“the negative bias problem”</w:t>
      </w:r>
      <w:r w:rsidR="00694307" w:rsidRPr="00694307">
        <w:rPr>
          <w:sz w:val="22"/>
        </w:rPr>
        <w:t xml:space="preserve"> (other names are also </w:t>
      </w:r>
      <w:r w:rsidR="00694307" w:rsidRPr="00694307">
        <w:rPr>
          <w:sz w:val="22"/>
        </w:rPr>
        <w:t>the constant-sum problem, the</w:t>
      </w:r>
      <w:r w:rsidR="00694307" w:rsidRPr="00694307">
        <w:rPr>
          <w:sz w:val="22"/>
        </w:rPr>
        <w:t xml:space="preserve"> </w:t>
      </w:r>
      <w:r w:rsidR="00694307" w:rsidRPr="00694307">
        <w:rPr>
          <w:sz w:val="22"/>
        </w:rPr>
        <w:t>closure problem,</w:t>
      </w:r>
      <w:r w:rsidR="00694307" w:rsidRPr="00694307">
        <w:rPr>
          <w:sz w:val="22"/>
        </w:rPr>
        <w:t xml:space="preserve"> or </w:t>
      </w:r>
      <w:r w:rsidR="00694307" w:rsidRPr="00694307">
        <w:rPr>
          <w:sz w:val="22"/>
        </w:rPr>
        <w:t>the null correlation difficulty</w:t>
      </w:r>
      <w:r w:rsidR="002E652D">
        <w:rPr>
          <w:sz w:val="22"/>
        </w:rPr>
        <w:t xml:space="preserve">) </w:t>
      </w:r>
      <w:sdt>
        <w:sdtPr>
          <w:rPr>
            <w:sz w:val="22"/>
          </w:rPr>
          <w:alias w:val="To edit, see citavi.com/edit"/>
          <w:tag w:val="CitaviPlaceholder#0b276988-ef20-448c-b113-904bd3991488"/>
          <w:id w:val="952211195"/>
          <w:placeholder>
            <w:docPart w:val="DefaultPlaceholder_-1854013440"/>
          </w:placeholder>
        </w:sdtPr>
        <w:sdtContent>
          <w:r w:rsidR="002E652D">
            <w:rPr>
              <w:sz w:val="22"/>
            </w:rPr>
            <w:fldChar w:fldCharType="begin"/>
          </w:r>
          <w:r w:rsidR="002E652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Pr>
              <w:sz w:val="22"/>
            </w:rPr>
            <w:fldChar w:fldCharType="separate"/>
          </w:r>
          <w:r w:rsidR="00811F09">
            <w:rPr>
              <w:sz w:val="22"/>
            </w:rPr>
            <w:t>(Aitchison 2003)</w:t>
          </w:r>
          <w:r w:rsidR="002E652D">
            <w:rPr>
              <w:sz w:val="22"/>
            </w:rPr>
            <w:fldChar w:fldCharType="end"/>
          </w:r>
        </w:sdtContent>
      </w:sdt>
      <w:r>
        <w:rPr>
          <w:sz w:val="22"/>
        </w:rPr>
        <w:t xml:space="preserve">, which is the main reason why we have a dependency problem. </w:t>
      </w:r>
      <w:r w:rsidR="002E652D">
        <w:rPr>
          <w:sz w:val="22"/>
        </w:rPr>
        <w:t xml:space="preserve">When the sum of a component is constant, then it can be mathematically proven that the covariance between </w:t>
      </w:r>
      <w:r w:rsidR="00E3108C">
        <w:rPr>
          <w:sz w:val="22"/>
        </w:rPr>
        <w:t xml:space="preserve">any </w:t>
      </w:r>
      <w:r w:rsidR="002E652D">
        <w:rPr>
          <w:sz w:val="22"/>
        </w:rPr>
        <w:t xml:space="preserve">two compositions equals 0. </w:t>
      </w:r>
      <w:r w:rsidR="00E3108C">
        <w:rPr>
          <w:sz w:val="22"/>
        </w:rPr>
        <w:t xml:space="preserve">This has the consequence that some variances </w:t>
      </w:r>
      <w:r w:rsidR="00334D28">
        <w:rPr>
          <w:sz w:val="22"/>
        </w:rPr>
        <w:t xml:space="preserve">would be negative, which is problematic, as variances are always positive. Therefore, negative covariances are presupposed by the limitation of the sum, instead of produced by stochastic factors </w:t>
      </w:r>
      <w:sdt>
        <w:sdtPr>
          <w:rPr>
            <w:sz w:val="22"/>
          </w:rPr>
          <w:alias w:val="To edit, see citavi.com/edit"/>
          <w:tag w:val="CitaviPlaceholder#d97ec5e8-a272-49be-9958-52ba364b9f3a"/>
          <w:id w:val="1073004715"/>
          <w:placeholder>
            <w:docPart w:val="DefaultPlaceholder_-1854013440"/>
          </w:placeholder>
        </w:sdtPr>
        <w:sdtEndPr/>
        <w:sdtContent>
          <w:r w:rsidR="003260E6">
            <w:rPr>
              <w:sz w:val="22"/>
            </w:rPr>
            <w:fldChar w:fldCharType="begin"/>
          </w:r>
          <w:r w:rsidR="00334D28">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Pr>
              <w:sz w:val="22"/>
            </w:rPr>
            <w:fldChar w:fldCharType="separate"/>
          </w:r>
          <w:r w:rsidR="00811F09">
            <w:rPr>
              <w:sz w:val="22"/>
            </w:rPr>
            <w:t>(</w:t>
          </w:r>
          <w:proofErr w:type="spellStart"/>
          <w:r w:rsidR="00811F09">
            <w:rPr>
              <w:sz w:val="22"/>
            </w:rPr>
            <w:t>Pawlowsky-Glahn</w:t>
          </w:r>
          <w:proofErr w:type="spellEnd"/>
          <w:r w:rsidR="00811F09">
            <w:rPr>
              <w:sz w:val="22"/>
            </w:rPr>
            <w:t xml:space="preserve"> and </w:t>
          </w:r>
          <w:proofErr w:type="spellStart"/>
          <w:r w:rsidR="00811F09">
            <w:rPr>
              <w:sz w:val="22"/>
            </w:rPr>
            <w:t>Egozcue</w:t>
          </w:r>
          <w:proofErr w:type="spellEnd"/>
          <w:r w:rsidR="00811F09">
            <w:rPr>
              <w:sz w:val="22"/>
            </w:rPr>
            <w:t xml:space="preserve"> 2016; Aitchison 2003)</w:t>
          </w:r>
          <w:r w:rsidR="003260E6">
            <w:rPr>
              <w:sz w:val="22"/>
            </w:rPr>
            <w:fldChar w:fldCharType="end"/>
          </w:r>
        </w:sdtContent>
      </w:sdt>
      <w:r w:rsidR="003260E6">
        <w:rPr>
          <w:sz w:val="22"/>
        </w:rPr>
        <w:t>.</w:t>
      </w:r>
      <w:r w:rsidR="00334D28">
        <w:rPr>
          <w:sz w:val="22"/>
        </w:rPr>
        <w:t xml:space="preserve"> </w:t>
      </w:r>
    </w:p>
    <w:p w14:paraId="491012A2" w14:textId="77777777" w:rsidR="0036774D" w:rsidRDefault="0036774D" w:rsidP="00334D28">
      <w:pPr>
        <w:autoSpaceDE w:val="0"/>
        <w:autoSpaceDN w:val="0"/>
        <w:adjustRightInd w:val="0"/>
        <w:spacing w:before="0" w:after="0" w:line="360" w:lineRule="auto"/>
        <w:jc w:val="both"/>
        <w:rPr>
          <w:sz w:val="22"/>
        </w:rPr>
      </w:pPr>
    </w:p>
    <w:p w14:paraId="25DE92E2" w14:textId="34798E2E" w:rsidR="00F950AA" w:rsidRDefault="0036774D" w:rsidP="00334D28">
      <w:pPr>
        <w:autoSpaceDE w:val="0"/>
        <w:autoSpaceDN w:val="0"/>
        <w:adjustRightInd w:val="0"/>
        <w:spacing w:before="0" w:after="0" w:line="360" w:lineRule="auto"/>
        <w:jc w:val="both"/>
        <w:rPr>
          <w:sz w:val="22"/>
        </w:rPr>
      </w:pPr>
      <w:r>
        <w:rPr>
          <w:sz w:val="22"/>
        </w:rPr>
        <w:t>Using any form of</w:t>
      </w:r>
      <w:r w:rsidR="00334D28">
        <w:rPr>
          <w:sz w:val="22"/>
        </w:rPr>
        <w:t xml:space="preserve"> statistical test or machine learning tool </w:t>
      </w:r>
      <w:r>
        <w:rPr>
          <w:sz w:val="22"/>
        </w:rPr>
        <w:t>seems redundant, as a type two error is almost preconditioned</w:t>
      </w:r>
      <w:r w:rsidR="001B36DD">
        <w:rPr>
          <w:sz w:val="22"/>
        </w:rPr>
        <w:t>,</w:t>
      </w:r>
      <w:r>
        <w:rPr>
          <w:sz w:val="22"/>
        </w:rPr>
        <w:t xml:space="preserve"> and we easily </w:t>
      </w:r>
      <w:r w:rsidR="00334D28">
        <w:rPr>
          <w:sz w:val="22"/>
        </w:rPr>
        <w:t>would make false assumptions about the correlation of the data.</w:t>
      </w:r>
      <w:r w:rsidR="001B36DD">
        <w:rPr>
          <w:sz w:val="22"/>
        </w:rPr>
        <w:t xml:space="preserve"> Thus,</w:t>
      </w:r>
      <w:r w:rsidR="00956887">
        <w:rPr>
          <w:sz w:val="22"/>
        </w:rPr>
        <w:t xml:space="preserve"> </w:t>
      </w:r>
      <w:r w:rsidR="007C1B6A">
        <w:rPr>
          <w:sz w:val="22"/>
        </w:rPr>
        <w:t xml:space="preserve">a correct handling of </w:t>
      </w:r>
      <w:r w:rsidR="001B36DD">
        <w:rPr>
          <w:sz w:val="22"/>
        </w:rPr>
        <w:t>compositional data</w:t>
      </w:r>
      <w:r w:rsidR="007C1B6A">
        <w:rPr>
          <w:sz w:val="22"/>
        </w:rPr>
        <w:t xml:space="preserve"> and the simplex space</w:t>
      </w:r>
      <w:r w:rsidR="001B36DD">
        <w:rPr>
          <w:sz w:val="22"/>
        </w:rPr>
        <w:t xml:space="preserve"> is not optional </w:t>
      </w:r>
      <w:sdt>
        <w:sdtPr>
          <w:rPr>
            <w:sz w:val="22"/>
          </w:rPr>
          <w:alias w:val="To edit, see citavi.com/edit"/>
          <w:tag w:val="CitaviPlaceholder#56eb599f-c911-4da3-8836-c5631912460c"/>
          <w:id w:val="405968367"/>
          <w:placeholder>
            <w:docPart w:val="DefaultPlaceholder_-1854013440"/>
          </w:placeholder>
        </w:sdtPr>
        <w:sdtContent>
          <w:r w:rsidR="001B36DD">
            <w:rPr>
              <w:sz w:val="22"/>
            </w:rPr>
            <w:fldChar w:fldCharType="begin"/>
          </w:r>
          <w:r w:rsidR="001B36D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Pr>
              <w:sz w:val="22"/>
            </w:rPr>
            <w:fldChar w:fldCharType="separate"/>
          </w:r>
          <w:r w:rsidR="001B36DD">
            <w:rPr>
              <w:sz w:val="22"/>
            </w:rPr>
            <w:t>(Gloor et al. 2017)</w:t>
          </w:r>
          <w:r w:rsidR="001B36DD">
            <w:rPr>
              <w:sz w:val="22"/>
            </w:rPr>
            <w:fldChar w:fldCharType="end"/>
          </w:r>
        </w:sdtContent>
      </w:sdt>
      <w:r w:rsidR="001B36DD">
        <w:rPr>
          <w:sz w:val="22"/>
        </w:rPr>
        <w:t>.</w:t>
      </w:r>
    </w:p>
    <w:p w14:paraId="71384A0C" w14:textId="4A7DA0EB" w:rsidR="002A0166" w:rsidRDefault="00AF6387" w:rsidP="00CC10EA">
      <w:pPr>
        <w:pStyle w:val="Heading3"/>
        <w:spacing w:line="360" w:lineRule="auto"/>
        <w:jc w:val="both"/>
      </w:pPr>
      <w:r>
        <w:t>MAPPING THE SIMPLEX SPACE INTO EUCLIDEAN SPACE</w:t>
      </w:r>
    </w:p>
    <w:p w14:paraId="136DA946" w14:textId="77777777" w:rsidR="00C13005" w:rsidRDefault="002C7D05" w:rsidP="00CC10EA">
      <w:pPr>
        <w:autoSpaceDE w:val="0"/>
        <w:autoSpaceDN w:val="0"/>
        <w:adjustRightInd w:val="0"/>
        <w:spacing w:before="0" w:after="0" w:line="360" w:lineRule="auto"/>
        <w:jc w:val="both"/>
        <w:rPr>
          <w:sz w:val="22"/>
          <w:szCs w:val="22"/>
        </w:rPr>
      </w:pPr>
      <w:r w:rsidRPr="00B17DFD">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Default="002C7D05" w:rsidP="00CC10EA">
      <w:pPr>
        <w:autoSpaceDE w:val="0"/>
        <w:autoSpaceDN w:val="0"/>
        <w:adjustRightInd w:val="0"/>
        <w:spacing w:before="0" w:after="0" w:line="360" w:lineRule="auto"/>
        <w:jc w:val="both"/>
        <w:rPr>
          <w:sz w:val="22"/>
          <w:szCs w:val="22"/>
        </w:rPr>
      </w:pPr>
      <w:r w:rsidRPr="00B17DFD">
        <w:rPr>
          <w:sz w:val="22"/>
          <w:szCs w:val="22"/>
        </w:rPr>
        <w:t xml:space="preserve"> </w:t>
      </w:r>
    </w:p>
    <w:p w14:paraId="10E5626B" w14:textId="401102EA" w:rsidR="00C13005" w:rsidRDefault="00C13005" w:rsidP="00C13005">
      <w:pPr>
        <w:autoSpaceDE w:val="0"/>
        <w:autoSpaceDN w:val="0"/>
        <w:adjustRightInd w:val="0"/>
        <w:spacing w:before="0" w:after="0" w:line="360" w:lineRule="auto"/>
        <w:jc w:val="both"/>
        <w:rPr>
          <w:sz w:val="22"/>
          <w:szCs w:val="22"/>
        </w:rPr>
      </w:pPr>
      <w:r>
        <w:rPr>
          <w:sz w:val="22"/>
          <w:szCs w:val="22"/>
        </w:rPr>
        <w:lastRenderedPageBreak/>
        <w:t xml:space="preserve">In our ecology sampling, we could easily overcome the simplex by e.g., normalizing to a field size from the start, to preserve indirectly an information about the total number of animals. </w:t>
      </w:r>
    </w:p>
    <w:p w14:paraId="4AFD66D5" w14:textId="77777777" w:rsidR="00C13005" w:rsidRDefault="00C13005" w:rsidP="00C13005">
      <w:pPr>
        <w:autoSpaceDE w:val="0"/>
        <w:autoSpaceDN w:val="0"/>
        <w:adjustRightInd w:val="0"/>
        <w:spacing w:before="0" w:after="0" w:line="360" w:lineRule="auto"/>
        <w:jc w:val="both"/>
        <w:rPr>
          <w:sz w:val="22"/>
          <w:szCs w:val="22"/>
        </w:rPr>
      </w:pPr>
    </w:p>
    <w:p w14:paraId="765EC98D" w14:textId="0C290D64" w:rsidR="00C13005" w:rsidRDefault="00C13005" w:rsidP="00C13005">
      <w:pPr>
        <w:autoSpaceDE w:val="0"/>
        <w:autoSpaceDN w:val="0"/>
        <w:adjustRightInd w:val="0"/>
        <w:spacing w:before="0" w:after="0" w:line="360" w:lineRule="auto"/>
        <w:jc w:val="both"/>
        <w:rPr>
          <w:sz w:val="22"/>
          <w:szCs w:val="22"/>
        </w:rPr>
      </w:pPr>
      <w:r>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Content>
          <w:r w:rsidRPr="00C8352E">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C8352E">
            <w:rPr>
              <w:sz w:val="22"/>
              <w:szCs w:val="22"/>
            </w:rPr>
            <w:fldChar w:fldCharType="separate"/>
          </w:r>
          <w:r w:rsidR="00811F09">
            <w:rPr>
              <w:sz w:val="22"/>
              <w:szCs w:val="22"/>
            </w:rPr>
            <w:t>(Quinn et al. 2018)</w:t>
          </w:r>
          <w:r w:rsidRPr="00C8352E">
            <w:rPr>
              <w:sz w:val="22"/>
              <w:szCs w:val="22"/>
            </w:rPr>
            <w:fldChar w:fldCharType="end"/>
          </w:r>
        </w:sdtContent>
      </w:sdt>
      <w:r>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Pr>
              <w:sz w:val="22"/>
              <w:szCs w:val="22"/>
            </w:rPr>
            <w:fldChar w:fldCharType="separate"/>
          </w:r>
          <w:r w:rsidR="00811F09">
            <w:rPr>
              <w:sz w:val="22"/>
              <w:szCs w:val="22"/>
            </w:rPr>
            <w:t>(Quinn et al. 2018)</w:t>
          </w:r>
          <w:r>
            <w:rPr>
              <w:sz w:val="22"/>
              <w:szCs w:val="22"/>
            </w:rPr>
            <w:fldChar w:fldCharType="end"/>
          </w:r>
        </w:sdtContent>
      </w:sdt>
      <w:r>
        <w:rPr>
          <w:sz w:val="22"/>
          <w:szCs w:val="22"/>
        </w:rPr>
        <w:t xml:space="preserve">. </w:t>
      </w:r>
    </w:p>
    <w:p w14:paraId="1BD1055A" w14:textId="77777777" w:rsidR="001349FA" w:rsidRDefault="001349FA" w:rsidP="00CC10EA">
      <w:pPr>
        <w:autoSpaceDE w:val="0"/>
        <w:autoSpaceDN w:val="0"/>
        <w:adjustRightInd w:val="0"/>
        <w:spacing w:before="0" w:after="0" w:line="360" w:lineRule="auto"/>
        <w:jc w:val="both"/>
        <w:rPr>
          <w:sz w:val="22"/>
          <w:szCs w:val="22"/>
        </w:rPr>
      </w:pPr>
    </w:p>
    <w:p w14:paraId="7A66BD73" w14:textId="432649A7" w:rsidR="002C7D05" w:rsidRDefault="001A71DA" w:rsidP="00446BD8">
      <w:pPr>
        <w:autoSpaceDE w:val="0"/>
        <w:autoSpaceDN w:val="0"/>
        <w:adjustRightInd w:val="0"/>
        <w:spacing w:before="0" w:after="0" w:line="360" w:lineRule="auto"/>
        <w:jc w:val="both"/>
        <w:rPr>
          <w:sz w:val="22"/>
          <w:szCs w:val="22"/>
        </w:rPr>
      </w:pPr>
      <w:r>
        <w:rPr>
          <w:sz w:val="22"/>
          <w:szCs w:val="22"/>
        </w:rPr>
        <w:t xml:space="preserve">Furthermore, </w:t>
      </w:r>
      <w:r w:rsidR="00D873B0">
        <w:rPr>
          <w:sz w:val="22"/>
          <w:szCs w:val="22"/>
        </w:rPr>
        <w:t xml:space="preserve">Aitchison already criticized </w:t>
      </w:r>
      <w:r w:rsidR="00666182">
        <w:rPr>
          <w:sz w:val="22"/>
          <w:szCs w:val="22"/>
        </w:rPr>
        <w:t xml:space="preserve">very early </w:t>
      </w:r>
      <w:r w:rsidR="00D873B0">
        <w:rPr>
          <w:sz w:val="22"/>
          <w:szCs w:val="22"/>
        </w:rPr>
        <w:t>that there is no “magic to open up closed data”</w:t>
      </w:r>
      <w:r w:rsidR="00706F8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Pr>
              <w:sz w:val="22"/>
              <w:szCs w:val="22"/>
            </w:rPr>
            <w:fldChar w:fldCharType="separate"/>
          </w:r>
          <w:r w:rsidR="00811F09">
            <w:rPr>
              <w:sz w:val="22"/>
              <w:szCs w:val="22"/>
            </w:rPr>
            <w:t>(Aitchison 2003)</w:t>
          </w:r>
          <w:r w:rsidR="00706F87">
            <w:rPr>
              <w:sz w:val="22"/>
              <w:szCs w:val="22"/>
            </w:rPr>
            <w:fldChar w:fldCharType="end"/>
          </w:r>
        </w:sdtContent>
      </w:sdt>
      <w:r w:rsidR="00C13005">
        <w:rPr>
          <w:sz w:val="22"/>
          <w:szCs w:val="22"/>
        </w:rPr>
        <w:t xml:space="preserve">, which is what normalization tries to do. Moreover, </w:t>
      </w:r>
      <w:r w:rsidR="005E798C">
        <w:rPr>
          <w:sz w:val="22"/>
          <w:szCs w:val="22"/>
        </w:rPr>
        <w:t xml:space="preserve">since </w:t>
      </w:r>
      <w:r w:rsidR="00C13005" w:rsidRPr="001349FA">
        <w:rPr>
          <w:sz w:val="22"/>
          <w:szCs w:val="22"/>
        </w:rPr>
        <w:t>information</w:t>
      </w:r>
      <w:r w:rsidR="00C13005">
        <w:rPr>
          <w:sz w:val="22"/>
          <w:szCs w:val="22"/>
        </w:rPr>
        <w:t xml:space="preserve"> </w:t>
      </w:r>
      <w:r w:rsidR="00C13005" w:rsidRPr="001349FA">
        <w:rPr>
          <w:sz w:val="22"/>
          <w:szCs w:val="22"/>
        </w:rPr>
        <w:t xml:space="preserve">provided </w:t>
      </w:r>
      <w:r w:rsidR="00C13005">
        <w:rPr>
          <w:sz w:val="22"/>
          <w:szCs w:val="22"/>
        </w:rPr>
        <w:t xml:space="preserve">in compositional data </w:t>
      </w:r>
      <w:r w:rsidR="00C13005" w:rsidRPr="001349FA">
        <w:rPr>
          <w:sz w:val="22"/>
          <w:szCs w:val="22"/>
        </w:rPr>
        <w:t>is essentially about ratios of the components</w:t>
      </w:r>
      <w:r w:rsidR="005E798C">
        <w:rPr>
          <w:sz w:val="22"/>
          <w:szCs w:val="22"/>
        </w:rPr>
        <w:t xml:space="preserve">, </w:t>
      </w:r>
      <w:r w:rsidR="00C13005" w:rsidRPr="001349FA">
        <w:rPr>
          <w:sz w:val="22"/>
          <w:szCs w:val="22"/>
        </w:rPr>
        <w:t>it seem</w:t>
      </w:r>
      <w:r w:rsidR="005E798C">
        <w:rPr>
          <w:sz w:val="22"/>
          <w:szCs w:val="22"/>
        </w:rPr>
        <w:t>s logical</w:t>
      </w:r>
      <w:r w:rsidR="00C13005" w:rsidRPr="001349FA">
        <w:rPr>
          <w:sz w:val="22"/>
          <w:szCs w:val="22"/>
        </w:rPr>
        <w:t xml:space="preserve"> to</w:t>
      </w:r>
      <w:r w:rsidR="005E798C">
        <w:rPr>
          <w:sz w:val="22"/>
          <w:szCs w:val="22"/>
        </w:rPr>
        <w:t xml:space="preserve"> also</w:t>
      </w:r>
      <w:r w:rsidR="00C13005" w:rsidRPr="001349FA">
        <w:rPr>
          <w:sz w:val="22"/>
          <w:szCs w:val="22"/>
        </w:rPr>
        <w:t xml:space="preserve"> think in terms of ratios</w:t>
      </w:r>
      <w:r w:rsidR="004D2CE5">
        <w:rPr>
          <w:sz w:val="22"/>
          <w:szCs w:val="22"/>
        </w:rPr>
        <w:t>.</w:t>
      </w:r>
      <w:r w:rsidR="00F9522D">
        <w:rPr>
          <w:sz w:val="22"/>
          <w:szCs w:val="22"/>
        </w:rPr>
        <w:t xml:space="preserve"> </w:t>
      </w:r>
      <w:r w:rsidR="00446BD8">
        <w:rPr>
          <w:sz w:val="22"/>
          <w:szCs w:val="22"/>
        </w:rPr>
        <w:t>Thus</w:t>
      </w:r>
      <w:r w:rsidR="00C13005">
        <w:rPr>
          <w:sz w:val="22"/>
          <w:szCs w:val="22"/>
        </w:rPr>
        <w:t>, t</w:t>
      </w:r>
      <w:r w:rsidR="00666182">
        <w:rPr>
          <w:sz w:val="22"/>
          <w:szCs w:val="22"/>
        </w:rPr>
        <w:t xml:space="preserve">he only way forward is to </w:t>
      </w:r>
      <w:r w:rsidR="00666182" w:rsidRPr="00446BD8">
        <w:rPr>
          <w:sz w:val="22"/>
          <w:szCs w:val="22"/>
        </w:rPr>
        <w:t>transform</w:t>
      </w:r>
      <w:r w:rsidR="00666182">
        <w:rPr>
          <w:sz w:val="22"/>
          <w:szCs w:val="22"/>
        </w:rPr>
        <w:t xml:space="preserve"> the data in a way that allows us to use it with Euclidean space rules</w:t>
      </w:r>
      <w:r w:rsidR="00446BD8">
        <w:rPr>
          <w:sz w:val="22"/>
          <w:szCs w:val="22"/>
        </w:rPr>
        <w:t xml:space="preserve">, first by Aitchison 1982 with several </w:t>
      </w:r>
      <w:r w:rsidR="00446BD8" w:rsidRPr="00446BD8">
        <w:rPr>
          <w:sz w:val="22"/>
          <w:szCs w:val="22"/>
        </w:rPr>
        <w:t>logistic transformations</w:t>
      </w:r>
      <w:r w:rsidR="00446BD8" w:rsidRPr="00446BD8">
        <w:rPr>
          <w:sz w:val="22"/>
          <w:szCs w:val="22"/>
        </w:rPr>
        <w:t xml:space="preserve"> </w:t>
      </w:r>
      <w:r w:rsidR="00446BD8" w:rsidRPr="00446BD8">
        <w:rPr>
          <w:sz w:val="22"/>
          <w:szCs w:val="22"/>
        </w:rPr>
        <w:t>proposed to produce “transformed-normal” models</w:t>
      </w:r>
      <w:r w:rsidR="009E76F9">
        <w:rPr>
          <w:sz w:val="22"/>
          <w:szCs w:val="22"/>
        </w:rPr>
        <w:t xml:space="preserve">, </w:t>
      </w:r>
      <w:r w:rsidR="00446BD8">
        <w:rPr>
          <w:sz w:val="22"/>
          <w:szCs w:val="22"/>
        </w:rPr>
        <w:t xml:space="preserve">and later with the </w:t>
      </w:r>
      <w:r w:rsidR="00F51954">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Pr>
              <w:sz w:val="22"/>
              <w:szCs w:val="22"/>
            </w:rPr>
            <w:fldChar w:fldCharType="separate"/>
          </w:r>
          <w:r w:rsidR="00811F09">
            <w:rPr>
              <w:sz w:val="22"/>
              <w:szCs w:val="22"/>
            </w:rPr>
            <w:t>(</w:t>
          </w:r>
          <w:proofErr w:type="spellStart"/>
          <w:r w:rsidR="00811F09">
            <w:rPr>
              <w:sz w:val="22"/>
              <w:szCs w:val="22"/>
            </w:rPr>
            <w:t>Pawlowsky-Glahn</w:t>
          </w:r>
          <w:proofErr w:type="spellEnd"/>
          <w:r w:rsidR="00811F09">
            <w:rPr>
              <w:sz w:val="22"/>
              <w:szCs w:val="22"/>
            </w:rPr>
            <w:t xml:space="preserve"> and </w:t>
          </w:r>
          <w:proofErr w:type="spellStart"/>
          <w:r w:rsidR="00811F09">
            <w:rPr>
              <w:sz w:val="22"/>
              <w:szCs w:val="22"/>
            </w:rPr>
            <w:t>Egozcue</w:t>
          </w:r>
          <w:proofErr w:type="spellEnd"/>
          <w:r w:rsidR="00811F09">
            <w:rPr>
              <w:sz w:val="22"/>
              <w:szCs w:val="22"/>
            </w:rPr>
            <w:t xml:space="preserve"> 2001)</w:t>
          </w:r>
          <w:r w:rsidR="00F51954">
            <w:rPr>
              <w:sz w:val="22"/>
              <w:szCs w:val="22"/>
            </w:rPr>
            <w:fldChar w:fldCharType="end"/>
          </w:r>
        </w:sdtContent>
      </w:sdt>
      <w:r w:rsidR="00F51954">
        <w:rPr>
          <w:sz w:val="22"/>
          <w:szCs w:val="22"/>
        </w:rPr>
        <w:t xml:space="preserve">. </w:t>
      </w:r>
      <w:r w:rsidR="00446BD8">
        <w:rPr>
          <w:sz w:val="22"/>
          <w:szCs w:val="22"/>
        </w:rPr>
        <w:t xml:space="preserve">The general idea is, that </w:t>
      </w:r>
      <w:r w:rsidR="00F51954">
        <w:rPr>
          <w:sz w:val="22"/>
          <w:szCs w:val="22"/>
        </w:rPr>
        <w:t xml:space="preserve">the </w:t>
      </w:r>
      <w:r w:rsidR="007B2D09" w:rsidRPr="007B2D09">
        <w:rPr>
          <w:sz w:val="22"/>
          <w:szCs w:val="22"/>
        </w:rPr>
        <w:t>simplex</w:t>
      </w:r>
      <w:r w:rsidR="00C0120B">
        <w:rPr>
          <w:sz w:val="22"/>
          <w:szCs w:val="22"/>
        </w:rPr>
        <w:t xml:space="preserve"> space</w:t>
      </w:r>
      <w:r w:rsidR="00F51954">
        <w:rPr>
          <w:sz w:val="22"/>
          <w:szCs w:val="22"/>
        </w:rPr>
        <w:t xml:space="preserve"> is endowed </w:t>
      </w:r>
      <w:r w:rsidR="007B2D09" w:rsidRPr="007B2D09">
        <w:rPr>
          <w:sz w:val="22"/>
          <w:szCs w:val="22"/>
        </w:rPr>
        <w:t xml:space="preserve">with a Euclidean space structure, </w:t>
      </w:r>
      <w:r w:rsidR="00F51954">
        <w:rPr>
          <w:sz w:val="22"/>
          <w:szCs w:val="22"/>
        </w:rPr>
        <w:t xml:space="preserve">which has several mathematical advantages: if one can map the simplex space into Euclidean space, then all advantages of the Euclidean space can be accessed, i.e., </w:t>
      </w:r>
      <w:r w:rsidR="00F51954" w:rsidRPr="00F51954">
        <w:rPr>
          <w:sz w:val="22"/>
          <w:szCs w:val="22"/>
        </w:rPr>
        <w:t>orthogonal projections are possible</w:t>
      </w:r>
      <w:r w:rsidR="001947B4">
        <w:rPr>
          <w:sz w:val="22"/>
          <w:szCs w:val="22"/>
        </w:rPr>
        <w:t>,</w:t>
      </w:r>
      <w:r w:rsidR="00F51954" w:rsidRPr="00F51954">
        <w:rPr>
          <w:sz w:val="22"/>
          <w:szCs w:val="22"/>
        </w:rPr>
        <w:t xml:space="preserve"> the</w:t>
      </w:r>
      <w:r w:rsidR="00F51954">
        <w:rPr>
          <w:sz w:val="22"/>
          <w:szCs w:val="22"/>
        </w:rPr>
        <w:t xml:space="preserve"> </w:t>
      </w:r>
      <w:r w:rsidR="00F51954" w:rsidRPr="00F51954">
        <w:rPr>
          <w:sz w:val="22"/>
          <w:szCs w:val="22"/>
        </w:rPr>
        <w:t>concepts of linear combination, linear dependence, Euclidean distances,</w:t>
      </w:r>
      <w:r w:rsidR="00F51954">
        <w:rPr>
          <w:sz w:val="22"/>
          <w:szCs w:val="22"/>
        </w:rPr>
        <w:t xml:space="preserve"> as well as</w:t>
      </w:r>
      <w:r w:rsidR="00F51954" w:rsidRPr="00F51954">
        <w:rPr>
          <w:sz w:val="22"/>
          <w:szCs w:val="22"/>
        </w:rPr>
        <w:t xml:space="preserve"> all the typical geometrical elements are available</w:t>
      </w:r>
      <w:r w:rsidR="00F51954">
        <w:rPr>
          <w:sz w:val="22"/>
          <w:szCs w:val="22"/>
        </w:rPr>
        <w:t xml:space="preserv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Pr>
              <w:sz w:val="22"/>
              <w:szCs w:val="22"/>
            </w:rPr>
            <w:fldChar w:fldCharType="separate"/>
          </w:r>
          <w:r w:rsidR="00811F09">
            <w:rPr>
              <w:sz w:val="22"/>
              <w:szCs w:val="22"/>
            </w:rPr>
            <w:t>(</w:t>
          </w:r>
          <w:proofErr w:type="spellStart"/>
          <w:r w:rsidR="00811F09">
            <w:rPr>
              <w:sz w:val="22"/>
              <w:szCs w:val="22"/>
            </w:rPr>
            <w:t>Pawlowsky-Glahn</w:t>
          </w:r>
          <w:proofErr w:type="spellEnd"/>
          <w:r w:rsidR="00811F09">
            <w:rPr>
              <w:sz w:val="22"/>
              <w:szCs w:val="22"/>
            </w:rPr>
            <w:t xml:space="preserve"> and </w:t>
          </w:r>
          <w:proofErr w:type="spellStart"/>
          <w:r w:rsidR="00811F09">
            <w:rPr>
              <w:sz w:val="22"/>
              <w:szCs w:val="22"/>
            </w:rPr>
            <w:t>Egozcue</w:t>
          </w:r>
          <w:proofErr w:type="spellEnd"/>
          <w:r w:rsidR="00811F09">
            <w:rPr>
              <w:sz w:val="22"/>
              <w:szCs w:val="22"/>
            </w:rPr>
            <w:t xml:space="preserve"> 2016)</w:t>
          </w:r>
          <w:r w:rsidR="00F51954">
            <w:rPr>
              <w:sz w:val="22"/>
              <w:szCs w:val="22"/>
            </w:rPr>
            <w:fldChar w:fldCharType="end"/>
          </w:r>
        </w:sdtContent>
      </w:sdt>
      <w:r w:rsidR="00740857">
        <w:rPr>
          <w:sz w:val="22"/>
          <w:szCs w:val="22"/>
        </w:rPr>
        <w:t xml:space="preserve">. </w:t>
      </w:r>
    </w:p>
    <w:p w14:paraId="3A8B26CA" w14:textId="65990522" w:rsidR="00C8352E" w:rsidRPr="00F51954" w:rsidRDefault="00C8352E" w:rsidP="00CC10EA">
      <w:pPr>
        <w:autoSpaceDE w:val="0"/>
        <w:autoSpaceDN w:val="0"/>
        <w:adjustRightInd w:val="0"/>
        <w:spacing w:before="0" w:after="0" w:line="360" w:lineRule="auto"/>
        <w:jc w:val="both"/>
        <w:rPr>
          <w:sz w:val="22"/>
          <w:szCs w:val="22"/>
        </w:rPr>
      </w:pPr>
    </w:p>
    <w:p w14:paraId="6612864F" w14:textId="40F95B04" w:rsidR="002C7D05" w:rsidRDefault="00706F87" w:rsidP="00CC10EA">
      <w:pPr>
        <w:spacing w:line="360" w:lineRule="auto"/>
        <w:jc w:val="both"/>
        <w:rPr>
          <w:sz w:val="22"/>
          <w:szCs w:val="22"/>
        </w:rPr>
      </w:pPr>
      <w:r>
        <w:rPr>
          <w:sz w:val="22"/>
          <w:szCs w:val="22"/>
        </w:rPr>
        <w:t xml:space="preserve">Building on top of </w:t>
      </w:r>
      <w:r w:rsidR="00262D18">
        <w:rPr>
          <w:sz w:val="22"/>
          <w:szCs w:val="22"/>
        </w:rPr>
        <w:t>the Aitchison geometry</w:t>
      </w:r>
      <w:r>
        <w:rPr>
          <w:sz w:val="22"/>
          <w:szCs w:val="22"/>
        </w:rPr>
        <w:t xml:space="preserve">, methods of </w:t>
      </w:r>
      <w:r w:rsidR="00666182">
        <w:rPr>
          <w:sz w:val="22"/>
          <w:szCs w:val="22"/>
        </w:rPr>
        <w:t xml:space="preserve">analyzing compositional data were proposed by </w:t>
      </w:r>
      <w:r w:rsidRPr="00706F87">
        <w:rPr>
          <w:sz w:val="22"/>
          <w:szCs w:val="22"/>
        </w:rPr>
        <w:t xml:space="preserve">Mateu-Figueras et al., </w:t>
      </w:r>
      <w:r>
        <w:rPr>
          <w:sz w:val="22"/>
          <w:szCs w:val="22"/>
        </w:rPr>
        <w:t>(</w:t>
      </w:r>
      <w:r w:rsidRPr="00706F87">
        <w:rPr>
          <w:sz w:val="22"/>
          <w:szCs w:val="22"/>
        </w:rPr>
        <w:t>2011</w:t>
      </w:r>
      <w:r>
        <w:rPr>
          <w:sz w:val="22"/>
          <w:szCs w:val="22"/>
        </w:rPr>
        <w:t>)</w:t>
      </w:r>
      <w:r w:rsidR="00666182">
        <w:rPr>
          <w:sz w:val="22"/>
          <w:szCs w:val="22"/>
        </w:rPr>
        <w:t xml:space="preserve"> with the “staying</w:t>
      </w:r>
      <w:r>
        <w:rPr>
          <w:sz w:val="22"/>
          <w:szCs w:val="22"/>
        </w:rPr>
        <w:t>-</w:t>
      </w:r>
      <w:r w:rsidR="00666182">
        <w:rPr>
          <w:sz w:val="22"/>
          <w:szCs w:val="22"/>
        </w:rPr>
        <w:t>in</w:t>
      </w:r>
      <w:r>
        <w:rPr>
          <w:sz w:val="22"/>
          <w:szCs w:val="22"/>
        </w:rPr>
        <w:t>-</w:t>
      </w:r>
      <w:r w:rsidR="00666182">
        <w:rPr>
          <w:sz w:val="22"/>
          <w:szCs w:val="22"/>
        </w:rPr>
        <w:t>the</w:t>
      </w:r>
      <w:r>
        <w:rPr>
          <w:sz w:val="22"/>
          <w:szCs w:val="22"/>
        </w:rPr>
        <w:t>-</w:t>
      </w:r>
      <w:r w:rsidR="00666182">
        <w:rPr>
          <w:sz w:val="22"/>
          <w:szCs w:val="22"/>
        </w:rPr>
        <w:t>simplex” approach or Greenacres</w:t>
      </w:r>
      <w:r>
        <w:rPr>
          <w:sz w:val="22"/>
          <w:szCs w:val="22"/>
        </w:rPr>
        <w:t xml:space="preserve"> (2017)</w:t>
      </w:r>
      <w:r w:rsidR="00666182">
        <w:rPr>
          <w:sz w:val="22"/>
          <w:szCs w:val="22"/>
        </w:rPr>
        <w:t xml:space="preserve"> “pragmatic approach”. In this master thesis, mentioning these methods is as far as I will go here, because </w:t>
      </w:r>
      <w:r w:rsidR="008B11BC">
        <w:rPr>
          <w:sz w:val="22"/>
          <w:szCs w:val="22"/>
        </w:rPr>
        <w:t>they</w:t>
      </w:r>
      <w:r w:rsidR="00BE7CBB">
        <w:rPr>
          <w:sz w:val="22"/>
          <w:szCs w:val="22"/>
        </w:rPr>
        <w:t xml:space="preserve"> require a </w:t>
      </w:r>
      <w:r w:rsidR="00BE7CBB" w:rsidRPr="00BE7CBB">
        <w:rPr>
          <w:sz w:val="22"/>
          <w:szCs w:val="22"/>
        </w:rPr>
        <w:t>technical understanding of the algebraic-geometric structure of the simplex</w:t>
      </w:r>
      <w:r w:rsidR="003369C0">
        <w:rPr>
          <w:sz w:val="22"/>
          <w:szCs w:val="22"/>
        </w:rPr>
        <w:t xml:space="preserve">. Here, I will focus more on </w:t>
      </w:r>
      <w:r w:rsidR="00446BD8">
        <w:rPr>
          <w:sz w:val="22"/>
          <w:szCs w:val="22"/>
        </w:rPr>
        <w:t>log-ratio transformations, as they have</w:t>
      </w:r>
      <w:r w:rsidR="003369C0">
        <w:rPr>
          <w:sz w:val="22"/>
          <w:szCs w:val="22"/>
        </w:rPr>
        <w:t xml:space="preserve"> been  more heavily</w:t>
      </w:r>
      <w:r w:rsidR="00446BD8">
        <w:rPr>
          <w:sz w:val="22"/>
          <w:szCs w:val="22"/>
        </w:rPr>
        <w:t xml:space="preserve"> favored in the last decades due to their practicability</w:t>
      </w:r>
      <w:r w:rsidR="007C2F0F">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Content>
          <w:r w:rsidR="00106B08">
            <w:rPr>
              <w:sz w:val="22"/>
              <w:szCs w:val="22"/>
            </w:rPr>
            <w:fldChar w:fldCharType="begin"/>
          </w:r>
          <w:r w:rsidR="00106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Pr>
              <w:sz w:val="22"/>
              <w:szCs w:val="22"/>
            </w:rPr>
            <w:fldChar w:fldCharType="separate"/>
          </w:r>
          <w:r w:rsidR="00811F09">
            <w:rPr>
              <w:sz w:val="22"/>
              <w:szCs w:val="22"/>
            </w:rPr>
            <w:t>(Greenacre et al. 2022)</w:t>
          </w:r>
          <w:r w:rsidR="00106B08">
            <w:rPr>
              <w:sz w:val="22"/>
              <w:szCs w:val="22"/>
            </w:rPr>
            <w:fldChar w:fldCharType="end"/>
          </w:r>
        </w:sdtContent>
      </w:sdt>
      <w:r w:rsidR="00BE7CBB">
        <w:rPr>
          <w:sz w:val="22"/>
          <w:szCs w:val="22"/>
        </w:rPr>
        <w:t>.</w:t>
      </w:r>
    </w:p>
    <w:p w14:paraId="21649E6C" w14:textId="2C1E4C88" w:rsidR="00F17AA5" w:rsidRDefault="00F17AA5" w:rsidP="00CC10EA">
      <w:pPr>
        <w:spacing w:line="360" w:lineRule="auto"/>
        <w:jc w:val="both"/>
        <w:rPr>
          <w:sz w:val="22"/>
          <w:szCs w:val="22"/>
        </w:rPr>
      </w:pPr>
    </w:p>
    <w:p w14:paraId="216AD932" w14:textId="77777777" w:rsidR="00F17AA5" w:rsidRDefault="00F17AA5" w:rsidP="00CC10EA">
      <w:pPr>
        <w:spacing w:line="360" w:lineRule="auto"/>
        <w:jc w:val="both"/>
        <w:rPr>
          <w:sz w:val="22"/>
          <w:szCs w:val="22"/>
        </w:rPr>
      </w:pPr>
    </w:p>
    <w:p w14:paraId="09BE4E1F" w14:textId="229A8595" w:rsidR="001349FA" w:rsidRPr="00F17AA5" w:rsidRDefault="007C2F0F" w:rsidP="00F17AA5">
      <w:pPr>
        <w:pStyle w:val="Heading3"/>
        <w:spacing w:line="360" w:lineRule="auto"/>
        <w:jc w:val="both"/>
      </w:pPr>
      <w:r>
        <w:lastRenderedPageBreak/>
        <w:t>LOG-RATIO TRANSFORMATIONS</w:t>
      </w:r>
    </w:p>
    <w:p w14:paraId="096D57B3" w14:textId="7019E046" w:rsidR="00CC10EA" w:rsidRPr="003254BD" w:rsidRDefault="003A645A" w:rsidP="00CC10EA">
      <w:pPr>
        <w:autoSpaceDE w:val="0"/>
        <w:autoSpaceDN w:val="0"/>
        <w:adjustRightInd w:val="0"/>
        <w:spacing w:before="0" w:after="0" w:line="360" w:lineRule="auto"/>
        <w:jc w:val="both"/>
        <w:rPr>
          <w:sz w:val="22"/>
          <w:szCs w:val="22"/>
        </w:rPr>
      </w:pPr>
      <w:r>
        <w:rPr>
          <w:rFonts w:cstheme="minorHAnsi"/>
          <w:sz w:val="22"/>
          <w:szCs w:val="22"/>
        </w:rPr>
        <w:t>There are several types of log-ratios,</w:t>
      </w:r>
      <w:r w:rsidR="00F17AA5">
        <w:rPr>
          <w:rFonts w:cstheme="minorHAnsi"/>
          <w:sz w:val="22"/>
          <w:szCs w:val="22"/>
        </w:rPr>
        <w:t xml:space="preserve"> which were proposed of the last 40 years,</w:t>
      </w:r>
      <w:r>
        <w:rPr>
          <w:rFonts w:cstheme="minorHAnsi"/>
          <w:sz w:val="22"/>
          <w:szCs w:val="22"/>
        </w:rPr>
        <w:t xml:space="preserve"> and I want to take the time and introduce </w:t>
      </w:r>
      <w:r w:rsidR="00F17AA5">
        <w:rPr>
          <w:rFonts w:cstheme="minorHAnsi"/>
          <w:sz w:val="22"/>
          <w:szCs w:val="22"/>
        </w:rPr>
        <w:t>them</w:t>
      </w:r>
      <w:r w:rsidR="006E300F">
        <w:rPr>
          <w:rFonts w:cstheme="minorHAnsi"/>
          <w:sz w:val="22"/>
          <w:szCs w:val="22"/>
        </w:rPr>
        <w:t>.</w:t>
      </w:r>
      <w:r>
        <w:rPr>
          <w:rFonts w:cstheme="minorHAnsi"/>
          <w:sz w:val="22"/>
          <w:szCs w:val="22"/>
        </w:rPr>
        <w:t xml:space="preserve"> Some more in detail than others, </w:t>
      </w:r>
      <w:r w:rsidR="00F17AA5">
        <w:rPr>
          <w:rFonts w:cstheme="minorHAnsi"/>
          <w:sz w:val="22"/>
          <w:szCs w:val="22"/>
        </w:rPr>
        <w:t>as not every log-ratio transforms the data perfectly and</w:t>
      </w:r>
      <w:r w:rsidR="007D3538">
        <w:rPr>
          <w:rFonts w:cstheme="minorHAnsi"/>
          <w:sz w:val="22"/>
          <w:szCs w:val="22"/>
        </w:rPr>
        <w:t xml:space="preserve"> it is important to </w:t>
      </w:r>
      <w:r w:rsidR="00F17AA5">
        <w:rPr>
          <w:rFonts w:cstheme="minorHAnsi"/>
          <w:sz w:val="22"/>
          <w:szCs w:val="22"/>
        </w:rPr>
        <w:t xml:space="preserve">point out here, that there are </w:t>
      </w:r>
      <w:r w:rsidR="006E300F">
        <w:rPr>
          <w:rFonts w:cstheme="minorHAnsi"/>
          <w:sz w:val="22"/>
          <w:szCs w:val="22"/>
        </w:rPr>
        <w:t xml:space="preserve">still </w:t>
      </w:r>
      <w:r w:rsidR="00F17AA5">
        <w:rPr>
          <w:rFonts w:cstheme="minorHAnsi"/>
          <w:sz w:val="22"/>
          <w:szCs w:val="22"/>
        </w:rPr>
        <w:t>ongoing discussions about which log-ratio</w:t>
      </w:r>
      <w:r w:rsidR="007D3538">
        <w:rPr>
          <w:rFonts w:cstheme="minorHAnsi"/>
          <w:sz w:val="22"/>
          <w:szCs w:val="22"/>
        </w:rPr>
        <w:t xml:space="preserve"> transformation</w:t>
      </w:r>
      <w:r w:rsidR="00F17AA5">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Content>
          <w:r w:rsidR="00F17AA5">
            <w:rPr>
              <w:rFonts w:cstheme="minorHAnsi"/>
              <w:sz w:val="22"/>
              <w:szCs w:val="22"/>
            </w:rPr>
            <w:fldChar w:fldCharType="begin"/>
          </w:r>
          <w:r w:rsidR="00F17AA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TlUMTg6NTM6Mzg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xOVQxODo1MzozOC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Pr>
              <w:rFonts w:cstheme="minorHAnsi"/>
              <w:sz w:val="22"/>
              <w:szCs w:val="22"/>
            </w:rPr>
            <w:fldChar w:fldCharType="separate"/>
          </w:r>
          <w:r w:rsidR="00811F09">
            <w:rPr>
              <w:rFonts w:cstheme="minorHAnsi"/>
              <w:sz w:val="22"/>
              <w:szCs w:val="22"/>
            </w:rPr>
            <w:t>(Greenacre et al. 2022; Quinn and Erb 2020; Rivera-Pinto et al. 2018)</w:t>
          </w:r>
          <w:r w:rsidR="00F17AA5">
            <w:rPr>
              <w:rFonts w:cstheme="minorHAnsi"/>
              <w:sz w:val="22"/>
              <w:szCs w:val="22"/>
            </w:rPr>
            <w:fldChar w:fldCharType="end"/>
          </w:r>
        </w:sdtContent>
      </w:sdt>
      <w:r w:rsidR="00F17AA5">
        <w:rPr>
          <w:rFonts w:cstheme="minorHAnsi"/>
          <w:sz w:val="22"/>
          <w:szCs w:val="22"/>
        </w:rPr>
        <w:t xml:space="preserve">. </w:t>
      </w:r>
    </w:p>
    <w:p w14:paraId="5F2476C0" w14:textId="5565D539" w:rsidR="009F30EB" w:rsidRDefault="00FF5E67" w:rsidP="00B17B65">
      <w:pPr>
        <w:spacing w:line="360" w:lineRule="auto"/>
        <w:jc w:val="both"/>
        <w:rPr>
          <w:rFonts w:cstheme="minorHAnsi"/>
          <w:sz w:val="22"/>
          <w:szCs w:val="22"/>
        </w:rPr>
      </w:pPr>
      <w:r>
        <w:rPr>
          <w:rFonts w:cstheme="minorHAnsi"/>
          <w:sz w:val="22"/>
          <w:szCs w:val="22"/>
        </w:rPr>
        <w:t>In general,</w:t>
      </w:r>
      <w:r w:rsidR="009F30EB">
        <w:rPr>
          <w:rFonts w:cstheme="minorHAnsi"/>
          <w:sz w:val="22"/>
          <w:szCs w:val="22"/>
        </w:rPr>
        <w:t xml:space="preserve"> all </w:t>
      </w:r>
      <w:r w:rsidR="0084667F">
        <w:rPr>
          <w:rFonts w:cstheme="minorHAnsi"/>
          <w:sz w:val="22"/>
          <w:szCs w:val="22"/>
        </w:rPr>
        <w:t>log-ratio transformations</w:t>
      </w:r>
      <w:r>
        <w:rPr>
          <w:rFonts w:cstheme="minorHAnsi"/>
          <w:sz w:val="22"/>
          <w:szCs w:val="22"/>
        </w:rPr>
        <w:t xml:space="preserve"> capture the </w:t>
      </w:r>
      <w:r w:rsidR="00911F60" w:rsidRPr="00B749B7">
        <w:rPr>
          <w:rFonts w:cstheme="minorHAnsi"/>
          <w:sz w:val="22"/>
          <w:szCs w:val="22"/>
        </w:rPr>
        <w:t>relationship between the features in the data set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EB7171">
        <w:rPr>
          <w:rFonts w:cstheme="minorHAnsi"/>
          <w:sz w:val="22"/>
          <w:szCs w:val="22"/>
        </w:rPr>
        <w:t>on</w:t>
      </w:r>
      <w:r w:rsidR="00D04D75">
        <w:rPr>
          <w:rFonts w:cstheme="minorHAnsi"/>
          <w:sz w:val="22"/>
          <w:szCs w:val="22"/>
        </w:rPr>
        <w:t xml:space="preserve"> the data set</w:t>
      </w:r>
      <w:r w:rsidR="00331778" w:rsidRPr="00B749B7">
        <w:rPr>
          <w:rFonts w:cstheme="minorHAnsi"/>
          <w:sz w:val="22"/>
          <w:szCs w:val="22"/>
        </w:rPr>
        <w:t>: scale invariance</w:t>
      </w:r>
      <w:r w:rsidR="00900DFD" w:rsidRPr="00B749B7">
        <w:rPr>
          <w:rFonts w:cstheme="minorHAnsi"/>
          <w:sz w:val="22"/>
          <w:szCs w:val="22"/>
        </w:rPr>
        <w:t xml:space="preserve"> (</w:t>
      </w:r>
      <w:r w:rsidR="00B17B65">
        <w:rPr>
          <w:rFonts w:cstheme="minorHAnsi"/>
          <w:sz w:val="22"/>
          <w:szCs w:val="22"/>
        </w:rPr>
        <w:t>compositions</w:t>
      </w:r>
      <w:r w:rsidR="00820362" w:rsidRPr="00B749B7">
        <w:rPr>
          <w:rFonts w:cstheme="minorHAnsi"/>
          <w:sz w:val="22"/>
          <w:szCs w:val="22"/>
        </w:rPr>
        <w:t xml:space="preserve"> do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sidR="009F30EB">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sidR="009F30EB">
        <w:rPr>
          <w:rFonts w:cstheme="minorHAnsi"/>
          <w:sz w:val="22"/>
          <w:szCs w:val="22"/>
        </w:rPr>
        <w:t xml:space="preserve">. </w:t>
      </w:r>
    </w:p>
    <w:p w14:paraId="3D7861B0" w14:textId="606FDF81" w:rsidR="003A3C04" w:rsidRDefault="009F30EB" w:rsidP="00B17B65">
      <w:pPr>
        <w:autoSpaceDE w:val="0"/>
        <w:autoSpaceDN w:val="0"/>
        <w:adjustRightInd w:val="0"/>
        <w:spacing w:before="0" w:after="0" w:line="360" w:lineRule="auto"/>
        <w:jc w:val="both"/>
        <w:rPr>
          <w:rFonts w:cstheme="minorHAnsi"/>
          <w:sz w:val="22"/>
          <w:szCs w:val="22"/>
        </w:rPr>
      </w:pPr>
      <w:r>
        <w:rPr>
          <w:rFonts w:cstheme="minorHAnsi"/>
          <w:sz w:val="22"/>
          <w:szCs w:val="22"/>
        </w:rPr>
        <w:t xml:space="preserve">Two more important properties exist that are transformation-specific: </w:t>
      </w:r>
      <w:commentRangeStart w:id="7"/>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w:t>
      </w:r>
      <w:commentRangeEnd w:id="7"/>
      <w:r w:rsidR="00E54589" w:rsidRPr="00B17B65">
        <w:rPr>
          <w:rFonts w:cstheme="minorHAnsi"/>
        </w:rPr>
        <w:commentReference w:id="7"/>
      </w:r>
      <w:r w:rsidR="00A211CF" w:rsidRPr="00B749B7">
        <w:rPr>
          <w:rFonts w:cstheme="minorHAnsi"/>
          <w:sz w:val="22"/>
          <w:szCs w:val="22"/>
        </w:rPr>
        <w:t xml:space="preserve">(i.e., </w:t>
      </w:r>
      <w:r w:rsidR="00B17B65">
        <w:rPr>
          <w:rFonts w:cstheme="minorHAnsi"/>
          <w:sz w:val="22"/>
          <w:szCs w:val="22"/>
        </w:rPr>
        <w:t xml:space="preserve">scientists A and B get </w:t>
      </w:r>
      <w:r w:rsidR="00B17B65" w:rsidRPr="00B17B65">
        <w:rPr>
          <w:rFonts w:cstheme="minorHAnsi"/>
          <w:sz w:val="22"/>
          <w:szCs w:val="22"/>
        </w:rPr>
        <w:t xml:space="preserve">identical results for </w:t>
      </w:r>
      <w:r w:rsidR="00221BAE">
        <w:rPr>
          <w:rFonts w:cstheme="minorHAnsi"/>
          <w:sz w:val="22"/>
          <w:szCs w:val="22"/>
        </w:rPr>
        <w:t>components</w:t>
      </w:r>
      <w:r w:rsidR="00B17B65" w:rsidRPr="00B17B65">
        <w:rPr>
          <w:rFonts w:cstheme="minorHAnsi"/>
          <w:sz w:val="22"/>
          <w:szCs w:val="22"/>
        </w:rPr>
        <w:t xml:space="preserve"> </w:t>
      </w:r>
      <w:r w:rsidR="00B17B65" w:rsidRPr="00B17B65">
        <w:rPr>
          <w:rFonts w:cstheme="minorHAnsi"/>
          <w:sz w:val="22"/>
          <w:szCs w:val="22"/>
        </w:rPr>
        <w:t>when these</w:t>
      </w:r>
      <w:r w:rsidR="00B17B65" w:rsidRPr="00B17B65">
        <w:rPr>
          <w:rFonts w:cstheme="minorHAnsi"/>
          <w:sz w:val="22"/>
          <w:szCs w:val="22"/>
        </w:rPr>
        <w:t xml:space="preserve"> </w:t>
      </w:r>
      <w:r w:rsidR="00B17B65" w:rsidRPr="00B17B65">
        <w:rPr>
          <w:rFonts w:cstheme="minorHAnsi"/>
          <w:sz w:val="22"/>
          <w:szCs w:val="22"/>
        </w:rPr>
        <w:t>components are included in compositions</w:t>
      </w:r>
      <w:r w:rsidR="00B17B65">
        <w:rPr>
          <w:rFonts w:cstheme="minorHAnsi"/>
          <w:sz w:val="22"/>
          <w:szCs w:val="22"/>
        </w:rPr>
        <w:t xml:space="preserve">) </w:t>
      </w:r>
      <w:r>
        <w:rPr>
          <w:rFonts w:cstheme="minorHAnsi"/>
          <w:sz w:val="22"/>
          <w:szCs w:val="22"/>
        </w:rPr>
        <w:t>and sub-compositional dominance</w:t>
      </w:r>
      <w:r w:rsidRPr="00B17B65">
        <w:rPr>
          <w:rFonts w:cstheme="minorHAnsi"/>
          <w:sz w:val="22"/>
          <w:szCs w:val="22"/>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Content>
          <w:r w:rsidR="00BD743A">
            <w:rPr>
              <w:rFonts w:cstheme="minorHAnsi"/>
              <w:sz w:val="22"/>
              <w:szCs w:val="22"/>
            </w:rPr>
            <w:fldChar w:fldCharType="begin"/>
          </w:r>
          <w:r w:rsidR="00BD743A">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E5VDE4OjUzOjM4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Pr>
              <w:rFonts w:cstheme="minorHAnsi"/>
              <w:sz w:val="22"/>
              <w:szCs w:val="22"/>
            </w:rPr>
            <w:fldChar w:fldCharType="separate"/>
          </w:r>
          <w:r w:rsidR="00811F09">
            <w:rPr>
              <w:rFonts w:cstheme="minorHAnsi"/>
              <w:sz w:val="22"/>
              <w:szCs w:val="22"/>
            </w:rPr>
            <w:t>(Quinn et al. 2018; Greenacre et al. 2021a; Greenacre et al. 2022)</w:t>
          </w:r>
          <w:r w:rsidR="00BD743A">
            <w:rPr>
              <w:rFonts w:cstheme="minorHAnsi"/>
              <w:sz w:val="22"/>
              <w:szCs w:val="22"/>
            </w:rPr>
            <w:fldChar w:fldCharType="end"/>
          </w:r>
        </w:sdtContent>
      </w:sdt>
      <w:r w:rsidR="00BD743A">
        <w:rPr>
          <w:rFonts w:cstheme="minorHAnsi"/>
          <w:sz w:val="22"/>
          <w:szCs w:val="22"/>
        </w:rPr>
        <w:t xml:space="preserve">. </w:t>
      </w:r>
      <w:r w:rsidR="00472E74">
        <w:rPr>
          <w:rFonts w:cstheme="minorHAnsi"/>
          <w:sz w:val="22"/>
          <w:szCs w:val="22"/>
        </w:rPr>
        <w:t>From a scientific standpoint, i</w:t>
      </w:r>
      <w:r w:rsidR="00B17B65">
        <w:rPr>
          <w:rFonts w:cstheme="minorHAnsi"/>
          <w:sz w:val="22"/>
          <w:szCs w:val="22"/>
        </w:rPr>
        <w:t>t seems to be a no-brainer to try to adhere to both of these properties</w:t>
      </w:r>
      <w:r w:rsidR="00472E74">
        <w:rPr>
          <w:rFonts w:cstheme="minorHAnsi"/>
          <w:sz w:val="22"/>
          <w:szCs w:val="22"/>
        </w:rPr>
        <w:t>, as they are the gold standard of reproducibility.</w:t>
      </w:r>
      <w:r w:rsidR="00B17B65">
        <w:rPr>
          <w:rFonts w:cstheme="minorHAnsi"/>
          <w:sz w:val="22"/>
          <w:szCs w:val="22"/>
        </w:rPr>
        <w:t xml:space="preserve"> Not following sub-compositional coherence would mean that </w:t>
      </w:r>
      <w:r w:rsidR="003B43D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Default="003B32DE" w:rsidP="00B17B65">
      <w:pPr>
        <w:autoSpaceDE w:val="0"/>
        <w:autoSpaceDN w:val="0"/>
        <w:adjustRightInd w:val="0"/>
        <w:spacing w:before="0" w:after="0" w:line="360" w:lineRule="auto"/>
        <w:jc w:val="both"/>
        <w:rPr>
          <w:rFonts w:cstheme="minorHAnsi"/>
          <w:sz w:val="22"/>
          <w:szCs w:val="22"/>
        </w:rPr>
      </w:pPr>
    </w:p>
    <w:p w14:paraId="4F06EAB0" w14:textId="5E6F0CBF" w:rsidR="003A3C04" w:rsidRDefault="006A3A63" w:rsidP="00EE48A6">
      <w:pPr>
        <w:spacing w:line="360" w:lineRule="auto"/>
        <w:jc w:val="both"/>
        <w:rPr>
          <w:sz w:val="22"/>
          <w:szCs w:val="22"/>
        </w:rPr>
      </w:pPr>
      <w:r>
        <w:rPr>
          <w:rFonts w:cstheme="minorHAnsi"/>
          <w:sz w:val="22"/>
          <w:szCs w:val="22"/>
        </w:rPr>
        <w:t xml:space="preserve">The log-ratio transformation that imparts all those properties is called isometric log-ratio (ILR). </w:t>
      </w:r>
      <w:r w:rsidR="002258F5">
        <w:rPr>
          <w:sz w:val="22"/>
          <w:szCs w:val="22"/>
        </w:rPr>
        <w:t>ILRs</w:t>
      </w:r>
      <w:r w:rsidR="002258F5" w:rsidRPr="00B749B7">
        <w:rPr>
          <w:sz w:val="22"/>
          <w:szCs w:val="22"/>
        </w:rPr>
        <w:t xml:space="preserve"> are </w:t>
      </w:r>
      <w:r w:rsidR="002258F5">
        <w:rPr>
          <w:sz w:val="22"/>
          <w:szCs w:val="22"/>
        </w:rPr>
        <w:t xml:space="preserve">considered </w:t>
      </w:r>
      <w:r w:rsidR="002258F5" w:rsidRPr="00B749B7">
        <w:rPr>
          <w:sz w:val="22"/>
          <w:szCs w:val="22"/>
        </w:rPr>
        <w:t>the “gold standard” of log-</w:t>
      </w:r>
      <w:r w:rsidR="002258F5">
        <w:rPr>
          <w:sz w:val="22"/>
          <w:szCs w:val="22"/>
        </w:rPr>
        <w:t xml:space="preserve">ratio </w:t>
      </w:r>
      <w:r w:rsidR="002258F5" w:rsidRPr="00B749B7">
        <w:rPr>
          <w:sz w:val="22"/>
          <w:szCs w:val="22"/>
        </w:rPr>
        <w:t xml:space="preserve">transformations, as they engender exactly the same multivariate geometric structure of the sample points as that of </w:t>
      </w:r>
      <w:r w:rsidR="002258F5">
        <w:rPr>
          <w:sz w:val="22"/>
          <w:szCs w:val="22"/>
        </w:rPr>
        <w:t>the formerly mentioned</w:t>
      </w:r>
      <w:r w:rsidR="002258F5" w:rsidRPr="00B749B7">
        <w:rPr>
          <w:sz w:val="22"/>
          <w:szCs w:val="22"/>
        </w:rPr>
        <w:t xml:space="preserve"> Aitchison geometry </w:t>
      </w:r>
      <w:sdt>
        <w:sdtPr>
          <w:rPr>
            <w:sz w:val="22"/>
            <w:szCs w:val="22"/>
          </w:rPr>
          <w:alias w:val="To edit, see citavi.com/edit"/>
          <w:tag w:val="CitaviPlaceholder#67a80309-8da9-413b-9180-340152ba94e2"/>
          <w:id w:val="-113286209"/>
          <w:placeholder>
            <w:docPart w:val="E3BDDAF5B9884AC080CBF67BFFFB2540"/>
          </w:placeholder>
        </w:sdt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2258F5" w:rsidRPr="00B749B7">
        <w:rPr>
          <w:sz w:val="22"/>
          <w:szCs w:val="22"/>
        </w:rPr>
        <w:t>.</w:t>
      </w:r>
      <w:r w:rsidR="00EE48A6">
        <w:rPr>
          <w:sz w:val="22"/>
          <w:szCs w:val="22"/>
        </w:rPr>
        <w:t xml:space="preserve"> The ILR </w:t>
      </w:r>
      <w:r w:rsidR="00EE48A6" w:rsidRPr="00EE48A6">
        <w:rPr>
          <w:sz w:val="22"/>
          <w:szCs w:val="22"/>
        </w:rPr>
        <w:t xml:space="preserve">maps </w:t>
      </w:r>
      <w:r w:rsidR="00EE48A6">
        <w:rPr>
          <w:sz w:val="22"/>
          <w:szCs w:val="22"/>
        </w:rPr>
        <w:t>a</w:t>
      </w:r>
      <w:r w:rsidR="00EE48A6" w:rsidRPr="00EE48A6">
        <w:rPr>
          <w:sz w:val="22"/>
          <w:szCs w:val="22"/>
        </w:rPr>
        <w:t xml:space="preserve"> composition in the D-part Aitchison-simplex isometrically to a D-1 dimensional Euclidian vector,</w:t>
      </w:r>
      <w:r w:rsidR="00EE48A6">
        <w:rPr>
          <w:sz w:val="22"/>
          <w:szCs w:val="22"/>
        </w:rPr>
        <w:t xml:space="preserve"> which is not just confusing to understand but makes it also difficult to interpret</w:t>
      </w:r>
      <w:r w:rsidR="00823EB6">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Content>
          <w:r w:rsidR="00823EB6">
            <w:rPr>
              <w:rFonts w:cstheme="minorHAnsi"/>
              <w:sz w:val="22"/>
              <w:szCs w:val="22"/>
            </w:rPr>
            <w:fldChar w:fldCharType="begin"/>
          </w:r>
          <w:r w:rsidR="00823EB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Pr>
              <w:rFonts w:cstheme="minorHAnsi"/>
              <w:sz w:val="22"/>
              <w:szCs w:val="22"/>
            </w:rPr>
            <w:fldChar w:fldCharType="separate"/>
          </w:r>
          <w:r w:rsidR="00811F09">
            <w:rPr>
              <w:rFonts w:cstheme="minorHAnsi"/>
              <w:sz w:val="22"/>
              <w:szCs w:val="22"/>
            </w:rPr>
            <w:t>(Greenacre et al. 2021a; Greenacre et al. 2022)</w:t>
          </w:r>
          <w:r w:rsidR="00823EB6">
            <w:rPr>
              <w:rFonts w:cstheme="minorHAnsi"/>
              <w:sz w:val="22"/>
              <w:szCs w:val="22"/>
            </w:rPr>
            <w:fldChar w:fldCharType="end"/>
          </w:r>
        </w:sdtContent>
      </w:sdt>
      <w:r w:rsidR="00EE48A6">
        <w:rPr>
          <w:sz w:val="22"/>
          <w:szCs w:val="22"/>
        </w:rPr>
        <w:t>. Additionally, they</w:t>
      </w:r>
      <w:r w:rsidR="002258F5" w:rsidRPr="00B749B7">
        <w:rPr>
          <w:sz w:val="22"/>
          <w:szCs w:val="22"/>
        </w:rPr>
        <w:t xml:space="preserve"> are </w:t>
      </w:r>
      <w:r w:rsidR="00EE48A6">
        <w:rPr>
          <w:sz w:val="22"/>
          <w:szCs w:val="22"/>
        </w:rPr>
        <w:t xml:space="preserve">also </w:t>
      </w:r>
      <w:r w:rsidR="002258F5" w:rsidRPr="00B749B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EE48A6">
        <w:rPr>
          <w:sz w:val="22"/>
          <w:szCs w:val="22"/>
        </w:rPr>
        <w:t xml:space="preserve">, which is </w:t>
      </w:r>
      <w:r w:rsidR="00AF1964">
        <w:rPr>
          <w:sz w:val="22"/>
          <w:szCs w:val="22"/>
        </w:rPr>
        <w:t xml:space="preserve">a quality worth considering as </w:t>
      </w:r>
      <w:r w:rsidR="00EE48A6">
        <w:rPr>
          <w:sz w:val="22"/>
          <w:szCs w:val="22"/>
        </w:rPr>
        <w:t>sequencing data</w:t>
      </w:r>
      <w:r w:rsidR="00AF1964">
        <w:rPr>
          <w:sz w:val="22"/>
          <w:szCs w:val="22"/>
        </w:rPr>
        <w:t xml:space="preserve"> is usually </w:t>
      </w:r>
      <w:r w:rsidR="008B69F3">
        <w:rPr>
          <w:sz w:val="22"/>
          <w:szCs w:val="22"/>
        </w:rPr>
        <w:t xml:space="preserve">very </w:t>
      </w:r>
      <w:r w:rsidR="00AF1964">
        <w:rPr>
          <w:sz w:val="22"/>
          <w:szCs w:val="22"/>
        </w:rPr>
        <w:t>high-dimensional</w:t>
      </w:r>
      <w:r w:rsidR="002258F5" w:rsidRPr="00B749B7">
        <w:rPr>
          <w:sz w:val="22"/>
          <w:szCs w:val="22"/>
        </w:rPr>
        <w:t>.</w:t>
      </w:r>
    </w:p>
    <w:p w14:paraId="34803AA7" w14:textId="079F3EFD" w:rsidR="00ED25B8" w:rsidRDefault="009D2EBE" w:rsidP="00CC10EA">
      <w:pPr>
        <w:spacing w:line="360" w:lineRule="auto"/>
        <w:jc w:val="both"/>
        <w:rPr>
          <w:rFonts w:cstheme="minorHAnsi"/>
          <w:sz w:val="22"/>
          <w:szCs w:val="22"/>
        </w:rPr>
      </w:pPr>
      <w:r w:rsidRPr="00B749B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0342EFAD" w:rsidR="00CF4421" w:rsidRDefault="00CF4421" w:rsidP="00821C32">
                            <w:pPr>
                              <w:pStyle w:val="Caption"/>
                              <w:rPr>
                                <w:ins w:id="8" w:author="Jennifer Neumaier" w:date="2022-02-11T18:35:00Z"/>
                              </w:rPr>
                            </w:pPr>
                            <w:r>
                              <w:t xml:space="preserve">Figure </w:t>
                            </w:r>
                            <w:fldSimple w:instr=" SEQ Figure \* ARABIC ">
                              <w:r w:rsidR="009C775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0342EFAD" w:rsidR="00CF4421" w:rsidRDefault="00CF4421" w:rsidP="00821C32">
                      <w:pPr>
                        <w:pStyle w:val="Caption"/>
                        <w:rPr>
                          <w:ins w:id="9" w:author="Jennifer Neumaier" w:date="2022-02-11T18:35:00Z"/>
                        </w:rPr>
                      </w:pPr>
                      <w:r>
                        <w:t xml:space="preserve">Figure </w:t>
                      </w:r>
                      <w:fldSimple w:instr=" SEQ Figure \* ARABIC ">
                        <w:r w:rsidR="009C775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Pr>
          <w:sz w:val="22"/>
          <w:szCs w:val="22"/>
        </w:rPr>
        <w:t xml:space="preserve">Thankfully, we have more types of log-ratio transformation, that are easier to use and interpret. </w:t>
      </w:r>
      <w:r w:rsidR="00823EB6">
        <w:rPr>
          <w:sz w:val="22"/>
          <w:szCs w:val="22"/>
        </w:rPr>
        <w:t>They do not</w:t>
      </w:r>
      <w:r w:rsidR="002B1E6A">
        <w:rPr>
          <w:sz w:val="22"/>
          <w:szCs w:val="22"/>
        </w:rPr>
        <w:t xml:space="preserve"> fully</w:t>
      </w:r>
      <w:r w:rsidR="00823EB6">
        <w:rPr>
          <w:sz w:val="22"/>
          <w:szCs w:val="22"/>
        </w:rPr>
        <w:t xml:space="preserve"> impart sub-compositional coherenc</w:t>
      </w:r>
      <w:r w:rsidR="00645049">
        <w:rPr>
          <w:sz w:val="22"/>
          <w:szCs w:val="22"/>
        </w:rPr>
        <w:t>e</w:t>
      </w:r>
      <w:r w:rsidR="00823EB6">
        <w:rPr>
          <w:sz w:val="22"/>
          <w:szCs w:val="22"/>
        </w:rPr>
        <w:t>, but i</w:t>
      </w:r>
      <w:r w:rsidR="003B43D7">
        <w:rPr>
          <w:rFonts w:cstheme="minorHAnsi"/>
          <w:sz w:val="22"/>
          <w:szCs w:val="22"/>
        </w:rPr>
        <w:t xml:space="preserve">nterestingly, </w:t>
      </w:r>
      <w:r w:rsidR="00C52B52">
        <w:rPr>
          <w:rFonts w:cstheme="minorHAnsi"/>
          <w:sz w:val="22"/>
          <w:szCs w:val="22"/>
        </w:rPr>
        <w:t>i</w:t>
      </w:r>
      <w:r w:rsidR="009B3AAA">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811F09">
            <w:rPr>
              <w:rFonts w:cstheme="minorHAnsi"/>
              <w:sz w:val="22"/>
              <w:szCs w:val="22"/>
            </w:rPr>
            <w:t>(Greenacre et al. 2022)</w:t>
          </w:r>
          <w:r w:rsidR="009B3AAA">
            <w:rPr>
              <w:rFonts w:cstheme="minorHAnsi"/>
              <w:sz w:val="22"/>
              <w:szCs w:val="22"/>
            </w:rPr>
            <w:fldChar w:fldCharType="end"/>
          </w:r>
        </w:sdtContent>
      </w:sdt>
      <w:r w:rsidR="00B721D8">
        <w:rPr>
          <w:rFonts w:cstheme="minorHAnsi"/>
          <w:sz w:val="22"/>
          <w:szCs w:val="22"/>
        </w:rPr>
        <w:t xml:space="preserve">, especially in high-dimensional data sets. As a result of this, it was decided to use </w:t>
      </w:r>
      <w:r w:rsidR="001E309B">
        <w:rPr>
          <w:rFonts w:cstheme="minorHAnsi"/>
          <w:sz w:val="22"/>
          <w:szCs w:val="22"/>
        </w:rPr>
        <w:t xml:space="preserve">two </w:t>
      </w:r>
      <w:r w:rsidR="003F2EF1">
        <w:rPr>
          <w:rFonts w:cstheme="minorHAnsi"/>
          <w:sz w:val="22"/>
          <w:szCs w:val="22"/>
        </w:rPr>
        <w:t xml:space="preserve">types of log-ratio transformation </w:t>
      </w:r>
      <w:r w:rsidR="00B721D8">
        <w:rPr>
          <w:rFonts w:cstheme="minorHAnsi"/>
          <w:sz w:val="22"/>
          <w:szCs w:val="22"/>
        </w:rPr>
        <w:t>in this master thesis</w:t>
      </w:r>
      <w:r w:rsidR="003F2EF1">
        <w:rPr>
          <w:rFonts w:cstheme="minorHAnsi"/>
          <w:sz w:val="22"/>
          <w:szCs w:val="22"/>
        </w:rPr>
        <w:t xml:space="preserve">: </w:t>
      </w:r>
      <w:r w:rsidR="009F32AE">
        <w:rPr>
          <w:rFonts w:cstheme="minorHAnsi"/>
          <w:sz w:val="22"/>
          <w:szCs w:val="22"/>
        </w:rPr>
        <w:t xml:space="preserve">ALR (additive log-ratio) and </w:t>
      </w:r>
      <w:r w:rsidR="00911F60" w:rsidRPr="00B749B7">
        <w:rPr>
          <w:rFonts w:cstheme="minorHAnsi"/>
          <w:sz w:val="22"/>
          <w:szCs w:val="22"/>
        </w:rPr>
        <w:t>CLR (centered log-ratio)</w:t>
      </w:r>
      <w:r w:rsidR="0087765B" w:rsidRPr="00B749B7">
        <w:rPr>
          <w:rFonts w:cstheme="minorHAnsi"/>
          <w:sz w:val="22"/>
          <w:szCs w:val="22"/>
        </w:rPr>
        <w:t xml:space="preserve">. </w:t>
      </w:r>
    </w:p>
    <w:p w14:paraId="6AEF1374" w14:textId="75807972" w:rsidR="00ED25B8" w:rsidRDefault="00ED25B8" w:rsidP="00CC10EA">
      <w:pPr>
        <w:spacing w:line="360" w:lineRule="auto"/>
        <w:jc w:val="both"/>
        <w:rPr>
          <w:rFonts w:cstheme="minorHAnsi"/>
          <w:sz w:val="22"/>
          <w:szCs w:val="22"/>
        </w:rPr>
      </w:pPr>
    </w:p>
    <w:p w14:paraId="41C1A9F7" w14:textId="6D7CAA5C" w:rsidR="00ED25B8" w:rsidRDefault="00ED25B8" w:rsidP="00CC10EA">
      <w:pPr>
        <w:spacing w:line="360" w:lineRule="auto"/>
        <w:jc w:val="both"/>
        <w:rPr>
          <w:rFonts w:cstheme="minorHAnsi"/>
          <w:sz w:val="22"/>
          <w:szCs w:val="22"/>
        </w:rPr>
      </w:pPr>
      <w:r>
        <w:rPr>
          <w:rFonts w:cstheme="minorHAnsi"/>
          <w:sz w:val="22"/>
          <w:szCs w:val="22"/>
        </w:rPr>
        <w:t>The CLR</w:t>
      </w:r>
      <w:r>
        <w:rPr>
          <w:rFonts w:cstheme="minorHAnsi"/>
          <w:sz w:val="22"/>
          <w:szCs w:val="22"/>
        </w:rPr>
        <w:t xml:space="preserve"> uses the</w:t>
      </w:r>
      <w:r w:rsidRPr="00B749B7">
        <w:rPr>
          <w:sz w:val="22"/>
          <w:szCs w:val="22"/>
        </w:rPr>
        <w:t xml:space="preserve"> geometric mean of </w:t>
      </w:r>
      <w:r>
        <w:rPr>
          <w:sz w:val="22"/>
          <w:szCs w:val="22"/>
        </w:rPr>
        <w:t xml:space="preserve">the whole composition as </w:t>
      </w:r>
      <w:r w:rsidRPr="00B749B7">
        <w:rPr>
          <w:sz w:val="22"/>
          <w:szCs w:val="22"/>
        </w:rPr>
        <w:t xml:space="preserve">the reference feature </w:t>
      </w:r>
      <w:sdt>
        <w:sdtPr>
          <w:rPr>
            <w:sz w:val="22"/>
            <w:szCs w:val="22"/>
          </w:rPr>
          <w:alias w:val="To edit, see citavi.com/edit"/>
          <w:tag w:val="CitaviPlaceholder#1fed000e-dfe6-49f2-9815-48a3d44ca573"/>
          <w:id w:val="1497604847"/>
          <w:placeholder>
            <w:docPart w:val="7EFC3ED75DCE46B7801035C24F298C68"/>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r w:rsidR="00366821">
        <w:rPr>
          <w:sz w:val="22"/>
          <w:szCs w:val="22"/>
        </w:rPr>
        <w:t xml:space="preserve">It has the advantage that it is computationally easy to do, which becomes more important with high-dimensional data sets. Furthermore, </w:t>
      </w:r>
      <w:r>
        <w:rPr>
          <w:rFonts w:cstheme="minorHAnsi"/>
          <w:sz w:val="22"/>
          <w:szCs w:val="22"/>
        </w:rPr>
        <w:t>it</w:t>
      </w:r>
      <w:r>
        <w:rPr>
          <w:rFonts w:cstheme="minorHAnsi"/>
          <w:sz w:val="22"/>
          <w:szCs w:val="22"/>
        </w:rPr>
        <w:t xml:space="preserve"> reproduces the log-ratio geometry perfectly, but is not sub-compositionally coherent, because the whole composition</w:t>
      </w:r>
      <w:r>
        <w:rPr>
          <w:rFonts w:cstheme="minorHAnsi"/>
          <w:sz w:val="22"/>
          <w:szCs w:val="22"/>
        </w:rPr>
        <w:t xml:space="preserve"> (</w:t>
      </w:r>
      <w:r w:rsidR="00366821">
        <w:rPr>
          <w:rFonts w:cstheme="minorHAnsi"/>
          <w:sz w:val="22"/>
          <w:szCs w:val="22"/>
        </w:rPr>
        <w:t>i.e.,</w:t>
      </w:r>
      <w:r>
        <w:rPr>
          <w:rFonts w:cstheme="minorHAnsi"/>
          <w:sz w:val="22"/>
          <w:szCs w:val="22"/>
        </w:rPr>
        <w:t xml:space="preserve"> sample)</w:t>
      </w:r>
      <w:r>
        <w:rPr>
          <w:rFonts w:cstheme="minorHAnsi"/>
          <w:sz w:val="22"/>
          <w:szCs w:val="22"/>
        </w:rPr>
        <w:t xml:space="preserve"> is used to calculate the </w:t>
      </w:r>
      <w:r>
        <w:rPr>
          <w:rFonts w:cstheme="minorHAnsi"/>
          <w:sz w:val="22"/>
          <w:szCs w:val="22"/>
        </w:rPr>
        <w:t>geometric mean</w:t>
      </w:r>
      <w:r w:rsidR="00366821">
        <w:rPr>
          <w:rFonts w:cstheme="minorHAnsi"/>
          <w:sz w:val="22"/>
          <w:szCs w:val="22"/>
        </w:rPr>
        <w:t xml:space="preserve"> and every sample will therefore use a different geometric mean. </w:t>
      </w:r>
      <w:r>
        <w:rPr>
          <w:sz w:val="22"/>
          <w:szCs w:val="22"/>
        </w:rPr>
        <w:t>Unfortunately</w:t>
      </w:r>
      <w:r w:rsidRPr="00B749B7">
        <w:rPr>
          <w:sz w:val="22"/>
          <w:szCs w:val="22"/>
        </w:rPr>
        <w:t xml:space="preserve">, </w:t>
      </w:r>
      <w:r w:rsidR="00366821">
        <w:rPr>
          <w:sz w:val="22"/>
          <w:szCs w:val="22"/>
        </w:rPr>
        <w:t xml:space="preserve">it is not very easy to interpret and </w:t>
      </w:r>
      <w:r>
        <w:rPr>
          <w:sz w:val="22"/>
          <w:szCs w:val="22"/>
        </w:rPr>
        <w:t xml:space="preserve">it </w:t>
      </w:r>
      <w:r w:rsidRPr="00B749B7">
        <w:rPr>
          <w:sz w:val="22"/>
          <w:szCs w:val="22"/>
        </w:rPr>
        <w:t xml:space="preserve">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commentRangeStart w:id="10"/>
      <w:commentRangeStart w:id="11"/>
      <w:r w:rsidRPr="00B749B7">
        <w:rPr>
          <w:sz w:val="22"/>
          <w:szCs w:val="22"/>
        </w:rPr>
        <w:t xml:space="preserve">. </w:t>
      </w:r>
      <w:commentRangeEnd w:id="10"/>
      <w:r w:rsidRPr="00B749B7">
        <w:rPr>
          <w:rStyle w:val="CommentReference"/>
          <w:sz w:val="22"/>
          <w:szCs w:val="22"/>
        </w:rPr>
        <w:commentReference w:id="10"/>
      </w:r>
      <w:commentRangeEnd w:id="11"/>
      <w:r>
        <w:rPr>
          <w:rStyle w:val="CommentReference"/>
        </w:rPr>
        <w:commentReference w:id="11"/>
      </w:r>
    </w:p>
    <w:p w14:paraId="690B6C6F" w14:textId="7FB9D910" w:rsidR="009D7FB9" w:rsidRDefault="009D7FB9" w:rsidP="00CC10EA">
      <w:pPr>
        <w:spacing w:line="360" w:lineRule="auto"/>
        <w:jc w:val="both"/>
        <w:rPr>
          <w:sz w:val="22"/>
          <w:szCs w:val="22"/>
        </w:rPr>
      </w:pPr>
      <w:r>
        <w:rPr>
          <w:noProof/>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1CEE4BDC" w:rsidR="00CF4421" w:rsidRDefault="00CF4421" w:rsidP="003D20CC">
                            <w:pPr>
                              <w:pStyle w:val="Caption"/>
                            </w:pPr>
                            <w:r>
                              <w:t xml:space="preserve">Figure </w:t>
                            </w:r>
                            <w:fldSimple w:instr=" SEQ Figure \* ARABIC ">
                              <w:r w:rsidR="009C775B">
                                <w:rPr>
                                  <w:noProof/>
                                </w:rPr>
                                <w:t>5</w:t>
                              </w:r>
                            </w:fldSimple>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1CEE4BDC" w:rsidR="00CF4421" w:rsidRDefault="00CF4421" w:rsidP="003D20CC">
                      <w:pPr>
                        <w:pStyle w:val="Caption"/>
                      </w:pPr>
                      <w:r>
                        <w:t xml:space="preserve">Figure </w:t>
                      </w:r>
                      <w:fldSimple w:instr=" SEQ Figure \* ARABIC ">
                        <w:r w:rsidR="009C775B">
                          <w:rPr>
                            <w:noProof/>
                          </w:rPr>
                          <w:t>5</w:t>
                        </w:r>
                      </w:fldSimple>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Pr>
          <w:sz w:val="22"/>
          <w:szCs w:val="22"/>
        </w:rPr>
        <w:t>The second log-ratio transformation is ALR. Here</w:t>
      </w:r>
      <w:r w:rsidR="004C5EC1" w:rsidRPr="00B749B7">
        <w:rPr>
          <w:sz w:val="22"/>
          <w:szCs w:val="22"/>
        </w:rPr>
        <w:t xml:space="preserve">, the </w:t>
      </w:r>
      <w:r>
        <w:rPr>
          <w:sz w:val="22"/>
          <w:szCs w:val="22"/>
        </w:rPr>
        <w:t>log-ratio</w:t>
      </w:r>
      <w:r w:rsidR="004C5EC1" w:rsidRPr="00B749B7">
        <w:rPr>
          <w:sz w:val="22"/>
          <w:szCs w:val="22"/>
        </w:rPr>
        <w:t xml:space="preserve"> is taken of each measurement within a composition and divided by a </w:t>
      </w:r>
      <w:r>
        <w:rPr>
          <w:sz w:val="22"/>
          <w:szCs w:val="22"/>
        </w:rPr>
        <w:t xml:space="preserve">chosen </w:t>
      </w:r>
      <w:r w:rsidR="004C5EC1" w:rsidRPr="00B749B7">
        <w:rPr>
          <w:sz w:val="22"/>
          <w:szCs w:val="22"/>
        </w:rPr>
        <w:t xml:space="preserve">reference feature. </w:t>
      </w:r>
    </w:p>
    <w:p w14:paraId="094429C6" w14:textId="30C26CE8" w:rsidR="00F17AA5" w:rsidRDefault="009D7FB9" w:rsidP="00CC10EA">
      <w:pPr>
        <w:spacing w:line="360" w:lineRule="auto"/>
        <w:jc w:val="both"/>
        <w:rPr>
          <w:sz w:val="22"/>
          <w:szCs w:val="22"/>
        </w:rPr>
      </w:pPr>
      <w:r>
        <w:rPr>
          <w:sz w:val="22"/>
          <w:szCs w:val="22"/>
        </w:rPr>
        <w:t xml:space="preserve">Thus, the interpretation of ALR log-ratios is very straight-forward and it is also sub-compositional coherent, which is traded for a small loss of isometry. The biggest problem with ALR has always </w:t>
      </w:r>
      <w:r>
        <w:rPr>
          <w:sz w:val="22"/>
          <w:szCs w:val="22"/>
        </w:rPr>
        <w:lastRenderedPageBreak/>
        <w:t xml:space="preserve">been the choice of reference. </w:t>
      </w:r>
      <w:r w:rsidR="00093DDB" w:rsidRPr="00B749B7">
        <w:rPr>
          <w:sz w:val="22"/>
          <w:szCs w:val="22"/>
        </w:rPr>
        <w:t xml:space="preserve">When choosing </w:t>
      </w:r>
      <w:r w:rsidR="00B2441A" w:rsidRPr="00B749B7">
        <w:rPr>
          <w:sz w:val="22"/>
          <w:szCs w:val="22"/>
        </w:rPr>
        <w:t>a reference</w:t>
      </w:r>
      <w:r w:rsidR="00093DDB" w:rsidRPr="00B749B7">
        <w:rPr>
          <w:sz w:val="22"/>
          <w:szCs w:val="22"/>
        </w:rPr>
        <w:t>, Greenacre et al. 2021 propose</w:t>
      </w:r>
      <w:r w:rsidR="004D22FB">
        <w:rPr>
          <w:sz w:val="22"/>
          <w:szCs w:val="22"/>
        </w:rPr>
        <w:t>d</w:t>
      </w:r>
      <w:r w:rsidR="00093DDB" w:rsidRPr="00B749B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r w:rsidR="004D22FB">
        <w:rPr>
          <w:sz w:val="22"/>
          <w:szCs w:val="22"/>
        </w:rPr>
        <w:t>. The obvious drawback is the computational complexity (if a Procrustes analysis is used beforehand), which increases especially in higher-dimensional data.</w:t>
      </w:r>
    </w:p>
    <w:p w14:paraId="537C43D0" w14:textId="33CA7491" w:rsidR="00010743" w:rsidRPr="00B749B7" w:rsidRDefault="00F17AA5" w:rsidP="00CC10EA">
      <w:pPr>
        <w:spacing w:line="360" w:lineRule="auto"/>
        <w:jc w:val="both"/>
        <w:rPr>
          <w:sz w:val="22"/>
          <w:szCs w:val="22"/>
        </w:rPr>
      </w:pPr>
      <w:r>
        <w:rPr>
          <w:sz w:val="22"/>
          <w:szCs w:val="22"/>
        </w:rPr>
        <w:t>In general, log-ratio</w:t>
      </w:r>
      <w:r w:rsidR="00E85B4A">
        <w:rPr>
          <w:sz w:val="22"/>
          <w:szCs w:val="22"/>
        </w:rPr>
        <w:t xml:space="preserve"> transformation</w:t>
      </w:r>
      <w:r>
        <w:rPr>
          <w:sz w:val="22"/>
          <w:szCs w:val="22"/>
        </w:rPr>
        <w:t xml:space="preserve"> do</w:t>
      </w:r>
      <w:r w:rsidRPr="00B17DFD">
        <w:rPr>
          <w:sz w:val="22"/>
          <w:szCs w:val="22"/>
        </w:rPr>
        <w:t xml:space="preserve">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Content>
          <w:r w:rsidRPr="00B17DFD">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B17DFD">
            <w:rPr>
              <w:sz w:val="22"/>
              <w:szCs w:val="22"/>
            </w:rPr>
            <w:fldChar w:fldCharType="separate"/>
          </w:r>
          <w:r w:rsidR="00811F09">
            <w:rPr>
              <w:sz w:val="22"/>
              <w:szCs w:val="22"/>
            </w:rPr>
            <w:t>(Quinn et al. 2018)</w:t>
          </w:r>
          <w:r w:rsidRPr="00B17DFD">
            <w:rPr>
              <w:sz w:val="22"/>
              <w:szCs w:val="22"/>
            </w:rPr>
            <w:fldChar w:fldCharType="end"/>
          </w:r>
        </w:sdtContent>
      </w:sdt>
      <w:r w:rsidRPr="00B17DFD">
        <w:rPr>
          <w:sz w:val="22"/>
          <w:szCs w:val="22"/>
        </w:rPr>
        <w:t>.</w:t>
      </w:r>
      <w:r w:rsidR="00E85B4A">
        <w:rPr>
          <w:sz w:val="22"/>
          <w:szCs w:val="22"/>
        </w:rPr>
        <w:t xml:space="preserve"> </w:t>
      </w:r>
      <w:r w:rsidR="00571326">
        <w:rPr>
          <w:sz w:val="22"/>
          <w:szCs w:val="22"/>
        </w:rPr>
        <w:t xml:space="preserve">For machine learning purposes, it is still unclear if </w:t>
      </w:r>
      <w:r w:rsidR="00C8143D">
        <w:rPr>
          <w:sz w:val="22"/>
          <w:szCs w:val="22"/>
        </w:rPr>
        <w:t>any</w:t>
      </w:r>
      <w:r w:rsidR="00571326">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2548DB0B" w14:textId="49A4BC65" w:rsidR="008A6E79" w:rsidRDefault="008A6E79" w:rsidP="00CC10EA">
      <w:pPr>
        <w:pStyle w:val="Heading3"/>
        <w:spacing w:line="360" w:lineRule="auto"/>
        <w:jc w:val="both"/>
        <w:rPr>
          <w:sz w:val="22"/>
          <w:szCs w:val="22"/>
        </w:rPr>
      </w:pPr>
      <w:bookmarkStart w:id="12" w:name="_Toc96333821"/>
      <w:bookmarkEnd w:id="3"/>
      <w:r w:rsidRPr="00B749B7">
        <w:rPr>
          <w:sz w:val="22"/>
          <w:szCs w:val="22"/>
        </w:rPr>
        <w:t>Compositional Data in Machine learning</w:t>
      </w:r>
      <w:bookmarkEnd w:id="12"/>
    </w:p>
    <w:p w14:paraId="4F4D8CCC" w14:textId="080C1B8A" w:rsidR="00FF4CE6" w:rsidRPr="00B749B7" w:rsidRDefault="00FF4CE6" w:rsidP="00CC10EA">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sidR="00811F09">
            <w:rPr>
              <w:sz w:val="22"/>
              <w:szCs w:val="22"/>
            </w:rPr>
            <w:t>(Tolosana-Delgado et al. 2019)</w:t>
          </w:r>
          <w:r w:rsidRPr="00B749B7">
            <w:rPr>
              <w:sz w:val="22"/>
              <w:szCs w:val="22"/>
            </w:rPr>
            <w:fldChar w:fldCharType="end"/>
          </w:r>
        </w:sdtContent>
      </w:sdt>
      <w:r w:rsidRPr="00B749B7">
        <w:rPr>
          <w:sz w:val="22"/>
          <w:szCs w:val="22"/>
        </w:rPr>
        <w:t xml:space="preserve">. </w:t>
      </w:r>
      <w:r w:rsidR="00B17D30">
        <w:rPr>
          <w:sz w:val="22"/>
          <w:szCs w:val="22"/>
        </w:rPr>
        <w:t xml:space="preserve">Vital for good machine learning conclusions is the </w:t>
      </w:r>
      <w:r w:rsidRPr="00B749B7">
        <w:rPr>
          <w:sz w:val="22"/>
          <w:szCs w:val="22"/>
        </w:rPr>
        <w:t xml:space="preserve">balancing </w:t>
      </w:r>
      <w:r w:rsidR="00B17D30">
        <w:rPr>
          <w:sz w:val="22"/>
          <w:szCs w:val="22"/>
        </w:rPr>
        <w:t>of</w:t>
      </w:r>
      <w:r w:rsidRPr="00B749B7">
        <w:rPr>
          <w:sz w:val="22"/>
          <w:szCs w:val="22"/>
        </w:rPr>
        <w:t xml:space="preserve"> predictive power with </w:t>
      </w:r>
      <w:r w:rsidR="00B17D30">
        <w:rPr>
          <w:sz w:val="22"/>
          <w:szCs w:val="22"/>
        </w:rPr>
        <w:t xml:space="preserve">the explainability, similarly to log-ratio transformations. </w:t>
      </w:r>
      <w:r w:rsidRPr="00B749B7">
        <w:rPr>
          <w:sz w:val="22"/>
          <w:szCs w:val="22"/>
        </w:rPr>
        <w:t xml:space="preserve"> </w:t>
      </w:r>
    </w:p>
    <w:p w14:paraId="46010E78" w14:textId="50494D74" w:rsidR="00FF4CE6" w:rsidRDefault="00F644FF" w:rsidP="00CC10EA">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811F09">
            <w:rPr>
              <w:sz w:val="22"/>
              <w:szCs w:val="22"/>
            </w:rPr>
            <w:t>(Marcos-Zambrano 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xOVQxODo1MzozOC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811F09">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811F09">
            <w:rPr>
              <w:sz w:val="22"/>
              <w:szCs w:val="22"/>
            </w:rPr>
            <w:t>(Zhang and Shi 2019)</w:t>
          </w:r>
          <w:r w:rsidR="00FF4CE6" w:rsidRPr="00B749B7">
            <w:rPr>
              <w:sz w:val="22"/>
              <w:szCs w:val="22"/>
            </w:rPr>
            <w:fldChar w:fldCharType="end"/>
          </w:r>
        </w:sdtContent>
      </w:sdt>
      <w:r w:rsidR="00FF4CE6" w:rsidRPr="00B749B7">
        <w:rPr>
          <w:sz w:val="22"/>
          <w:szCs w:val="22"/>
        </w:rPr>
        <w:t xml:space="preserve">. Tolosana-Delgado et al. (2019) </w:t>
      </w:r>
      <w:r w:rsidR="00B17D30">
        <w:rPr>
          <w:sz w:val="22"/>
          <w:szCs w:val="22"/>
        </w:rPr>
        <w:t>concluded</w:t>
      </w:r>
      <w:r w:rsidR="00FF4CE6" w:rsidRPr="00B749B7">
        <w:rPr>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811F09">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811F09">
            <w:rPr>
              <w:sz w:val="22"/>
              <w:szCs w:val="22"/>
            </w:rPr>
            <w:t>(Tolosana-Delgado et al. 2019)</w:t>
          </w:r>
          <w:r w:rsidR="00FF4CE6" w:rsidRPr="00B749B7">
            <w:rPr>
              <w:sz w:val="22"/>
              <w:szCs w:val="22"/>
            </w:rPr>
            <w:fldChar w:fldCharType="end"/>
          </w:r>
        </w:sdtContent>
      </w:sdt>
      <w:r w:rsidR="00FF4CE6">
        <w:rPr>
          <w:sz w:val="22"/>
          <w:szCs w:val="22"/>
        </w:rPr>
        <w:t xml:space="preserve">, i.e. not any log-ratio </w:t>
      </w:r>
      <w:r w:rsidR="00723753">
        <w:rPr>
          <w:sz w:val="22"/>
          <w:szCs w:val="22"/>
        </w:rPr>
        <w:t xml:space="preserve">transformation </w:t>
      </w:r>
      <w:r w:rsidR="00FF4CE6">
        <w:rPr>
          <w:sz w:val="22"/>
          <w:szCs w:val="22"/>
        </w:rPr>
        <w:t>works similarly well.</w:t>
      </w:r>
    </w:p>
    <w:p w14:paraId="577ABA8F" w14:textId="09D99175" w:rsidR="00F644FF" w:rsidRDefault="00FF4CE6" w:rsidP="00CC10EA">
      <w:pPr>
        <w:spacing w:line="360" w:lineRule="auto"/>
        <w:jc w:val="both"/>
        <w:rPr>
          <w:sz w:val="22"/>
          <w:szCs w:val="22"/>
        </w:rPr>
      </w:pPr>
      <w:r w:rsidRPr="00B749B7">
        <w:rPr>
          <w:sz w:val="22"/>
          <w:szCs w:val="22"/>
        </w:rPr>
        <w:t xml:space="preserve">These observations demonstrate the </w:t>
      </w:r>
      <w:r w:rsidR="00B17D30">
        <w:rPr>
          <w:sz w:val="22"/>
          <w:szCs w:val="22"/>
        </w:rPr>
        <w:t xml:space="preserve">current predicament between </w:t>
      </w:r>
      <w:r w:rsidRPr="00B749B7">
        <w:rPr>
          <w:sz w:val="22"/>
          <w:szCs w:val="22"/>
        </w:rPr>
        <w:t>compositional data</w:t>
      </w:r>
      <w:r w:rsidR="00B17D30">
        <w:rPr>
          <w:sz w:val="22"/>
          <w:szCs w:val="22"/>
        </w:rPr>
        <w:t xml:space="preserve"> and machine learning</w:t>
      </w:r>
      <w:r w:rsidRPr="00B749B7">
        <w:rPr>
          <w:sz w:val="22"/>
          <w:szCs w:val="22"/>
        </w:rPr>
        <w:t>. Log-ratio</w:t>
      </w:r>
      <w:r w:rsidR="001A6C1D">
        <w:rPr>
          <w:sz w:val="22"/>
          <w:szCs w:val="22"/>
        </w:rPr>
        <w:t xml:space="preserve"> transformation</w:t>
      </w:r>
      <w:r>
        <w:rPr>
          <w:sz w:val="22"/>
          <w:szCs w:val="22"/>
        </w:rPr>
        <w:t xml:space="preserve">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w:t>
      </w:r>
      <w:r>
        <w:rPr>
          <w:sz w:val="22"/>
          <w:szCs w:val="22"/>
        </w:rPr>
        <w:t>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5E304AE3" w:rsidR="00FF6F39" w:rsidRDefault="00FF6F39" w:rsidP="00CC10EA">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r w:rsidRPr="00F13093">
        <w:rPr>
          <w:i/>
          <w:iCs/>
          <w:sz w:val="22"/>
          <w:szCs w:val="22"/>
        </w:rPr>
        <w:t>CoDaCoRe</w:t>
      </w:r>
      <w:r>
        <w:rPr>
          <w:sz w:val="22"/>
          <w:szCs w:val="22"/>
        </w:rPr>
        <w:t xml:space="preserve"> exist, that are faster and do not require a lot of background knowledge to use. The next section describes </w:t>
      </w:r>
      <w:r w:rsidR="00B17D30">
        <w:rPr>
          <w:sz w:val="22"/>
          <w:szCs w:val="22"/>
        </w:rPr>
        <w:t>this</w:t>
      </w:r>
      <w:r>
        <w:rPr>
          <w:sz w:val="22"/>
          <w:szCs w:val="22"/>
        </w:rPr>
        <w:t xml:space="preserve"> </w:t>
      </w:r>
      <w:r w:rsidR="00B17D30">
        <w:rPr>
          <w:sz w:val="22"/>
          <w:szCs w:val="22"/>
        </w:rPr>
        <w:t>algorithm</w:t>
      </w:r>
      <w:r>
        <w:rPr>
          <w:sz w:val="22"/>
          <w:szCs w:val="22"/>
        </w:rPr>
        <w:t xml:space="preserve"> more in detail and their </w:t>
      </w:r>
      <w:r w:rsidR="00F13093">
        <w:rPr>
          <w:sz w:val="22"/>
          <w:szCs w:val="22"/>
        </w:rPr>
        <w:t xml:space="preserve">potential </w:t>
      </w:r>
      <w:r>
        <w:rPr>
          <w:sz w:val="22"/>
          <w:szCs w:val="22"/>
        </w:rPr>
        <w:t>effectiveness.</w:t>
      </w:r>
    </w:p>
    <w:p w14:paraId="1F54A8F8" w14:textId="25FE78C5" w:rsidR="00FF6F39" w:rsidRDefault="00B17D30" w:rsidP="00CC10EA">
      <w:pPr>
        <w:pStyle w:val="Heading3"/>
        <w:spacing w:line="360" w:lineRule="auto"/>
        <w:jc w:val="both"/>
        <w:rPr>
          <w:sz w:val="22"/>
          <w:szCs w:val="22"/>
        </w:rPr>
      </w:pPr>
      <w:r>
        <w:rPr>
          <w:sz w:val="22"/>
          <w:szCs w:val="22"/>
        </w:rPr>
        <w:t>CODACORE</w:t>
      </w:r>
    </w:p>
    <w:p w14:paraId="713013B4" w14:textId="17CA9F97" w:rsidR="0042179E" w:rsidRPr="00490A3F" w:rsidRDefault="00324C65" w:rsidP="00324C65">
      <w:pPr>
        <w:spacing w:line="360" w:lineRule="auto"/>
        <w:jc w:val="both"/>
        <w:rPr>
          <w:rFonts w:cstheme="minorHAnsi"/>
          <w:color w:val="FF0000"/>
          <w:sz w:val="22"/>
          <w:szCs w:val="22"/>
        </w:rPr>
      </w:pPr>
      <w:r>
        <w:rPr>
          <w:rFonts w:cstheme="minorHAnsi"/>
          <w:sz w:val="22"/>
          <w:szCs w:val="22"/>
        </w:rPr>
        <w:t>The following section is a summary of the paper</w:t>
      </w:r>
      <w:r w:rsidRPr="00992262">
        <w:rPr>
          <w:rFonts w:cstheme="minorHAnsi"/>
          <w:i/>
          <w:iCs/>
          <w:sz w:val="22"/>
          <w:szCs w:val="22"/>
        </w:rPr>
        <w:t xml:space="preserve"> “</w:t>
      </w:r>
      <w:r w:rsidRPr="00992262">
        <w:rPr>
          <w:rFonts w:cstheme="minorHAnsi"/>
          <w:i/>
          <w:iCs/>
          <w:sz w:val="22"/>
          <w:szCs w:val="22"/>
        </w:rPr>
        <w:t>Learning Sparse Log-Ratios</w:t>
      </w:r>
      <w:r w:rsidRPr="00992262">
        <w:rPr>
          <w:rFonts w:cstheme="minorHAnsi"/>
          <w:i/>
          <w:iCs/>
          <w:sz w:val="22"/>
          <w:szCs w:val="22"/>
        </w:rPr>
        <w:t xml:space="preserve"> </w:t>
      </w:r>
      <w:r w:rsidRPr="00992262">
        <w:rPr>
          <w:rFonts w:cstheme="minorHAnsi"/>
          <w:i/>
          <w:iCs/>
          <w:sz w:val="22"/>
          <w:szCs w:val="22"/>
        </w:rPr>
        <w:t>for High-Throughput Sequencing Data</w:t>
      </w:r>
      <w:r w:rsidRPr="00992262">
        <w:rPr>
          <w:rFonts w:cstheme="minorHAnsi"/>
          <w:i/>
          <w:iCs/>
          <w:sz w:val="22"/>
          <w:szCs w:val="22"/>
        </w:rPr>
        <w:t xml:space="preserve">” </w:t>
      </w:r>
      <w:r>
        <w:rPr>
          <w:rFonts w:cstheme="minorHAnsi"/>
          <w:sz w:val="22"/>
          <w:szCs w:val="22"/>
        </w:rPr>
        <w:t>published by</w:t>
      </w:r>
      <w:r w:rsidR="0042179E" w:rsidRPr="00490A3F">
        <w:rPr>
          <w:rFonts w:cstheme="minorHAnsi"/>
          <w:sz w:val="22"/>
          <w:szCs w:val="22"/>
        </w:rPr>
        <w:t xml:space="preserve"> Gordon-Rodriguez et al</w:t>
      </w:r>
      <w:r>
        <w:rPr>
          <w:rFonts w:cstheme="minorHAnsi"/>
          <w:sz w:val="22"/>
          <w:szCs w:val="22"/>
        </w:rPr>
        <w:t xml:space="preserve"> </w:t>
      </w:r>
      <w:r w:rsidR="002E0446">
        <w:rPr>
          <w:rFonts w:cstheme="minorHAnsi"/>
          <w:sz w:val="22"/>
          <w:szCs w:val="22"/>
        </w:rPr>
        <w:t xml:space="preserve">in </w:t>
      </w:r>
      <w:r>
        <w:rPr>
          <w:rFonts w:cstheme="minorHAnsi"/>
          <w:sz w:val="22"/>
          <w:szCs w:val="22"/>
        </w:rPr>
        <w:t>2021</w:t>
      </w:r>
      <w:r w:rsidR="002E0748">
        <w:rPr>
          <w:rFonts w:cstheme="minorHAnsi"/>
          <w:sz w:val="22"/>
          <w:szCs w:val="22"/>
        </w:rPr>
        <w:t xml:space="preserve">, where they first introduce </w:t>
      </w:r>
      <w:r w:rsidR="002E0748" w:rsidRPr="00B17D30">
        <w:rPr>
          <w:rFonts w:cstheme="minorHAnsi"/>
          <w:i/>
          <w:iCs/>
          <w:sz w:val="22"/>
          <w:szCs w:val="22"/>
        </w:rPr>
        <w:t>CoDaCoRe</w:t>
      </w:r>
      <w:r w:rsidR="002E0748">
        <w:rPr>
          <w:rFonts w:cstheme="minorHAnsi"/>
          <w:i/>
          <w:iCs/>
          <w:sz w:val="22"/>
          <w:szCs w:val="22"/>
        </w:rPr>
        <w:t>.</w:t>
      </w:r>
      <w:r>
        <w:rPr>
          <w:rFonts w:cstheme="minorHAnsi"/>
          <w:sz w:val="22"/>
          <w:szCs w:val="22"/>
        </w:rPr>
        <w:t xml:space="preserve"> </w:t>
      </w:r>
      <w:r w:rsidR="002E0748" w:rsidRPr="00B17D30">
        <w:rPr>
          <w:rFonts w:cstheme="minorHAnsi"/>
          <w:i/>
          <w:iCs/>
          <w:sz w:val="22"/>
          <w:szCs w:val="22"/>
        </w:rPr>
        <w:t>CoDaCoRe</w:t>
      </w:r>
      <w:r w:rsidR="002E0748" w:rsidRPr="00490A3F">
        <w:rPr>
          <w:rFonts w:cstheme="minorHAnsi"/>
          <w:sz w:val="22"/>
          <w:szCs w:val="22"/>
        </w:rPr>
        <w:t xml:space="preserve"> </w:t>
      </w:r>
      <w:r w:rsidR="002E0748">
        <w:rPr>
          <w:rFonts w:cstheme="minorHAnsi"/>
          <w:sz w:val="22"/>
          <w:szCs w:val="22"/>
        </w:rPr>
        <w:t xml:space="preserve">is </w:t>
      </w:r>
      <w:r w:rsidR="0042179E" w:rsidRPr="00490A3F">
        <w:rPr>
          <w:rFonts w:cstheme="minorHAnsi"/>
          <w:sz w:val="22"/>
          <w:szCs w:val="22"/>
        </w:rPr>
        <w:t xml:space="preserve">a novel learning algorithm for finding </w:t>
      </w:r>
      <w:r w:rsidR="001656C1" w:rsidRPr="00490A3F">
        <w:rPr>
          <w:rFonts w:cstheme="minorHAnsi"/>
          <w:sz w:val="22"/>
          <w:szCs w:val="22"/>
        </w:rPr>
        <w:t xml:space="preserve">balances </w:t>
      </w:r>
      <w:r w:rsidR="0042179E" w:rsidRPr="00490A3F">
        <w:rPr>
          <w:rFonts w:cstheme="minorHAnsi"/>
          <w:sz w:val="22"/>
          <w:szCs w:val="22"/>
        </w:rPr>
        <w:t xml:space="preserve">(Compositional Data via Continuous Relaxations). Balances are defined as the log-ratios between geometric means of two </w:t>
      </w:r>
      <w:r w:rsidR="00B17D30">
        <w:rPr>
          <w:rFonts w:cstheme="minorHAnsi"/>
          <w:sz w:val="22"/>
          <w:szCs w:val="22"/>
        </w:rPr>
        <w:t>features</w:t>
      </w:r>
      <w:r w:rsidR="0042179E" w:rsidRPr="00490A3F">
        <w:rPr>
          <w:rFonts w:cstheme="minorHAnsi"/>
          <w:sz w:val="22"/>
          <w:szCs w:val="22"/>
        </w:rPr>
        <w:t xml:space="preserve"> of the input variables. Translated, CoDaCoRe finds ratios between two features that are explanatory for the given classification task. Such ratios </w:t>
      </w:r>
      <w:r w:rsidR="001656C1" w:rsidRPr="00490A3F">
        <w:rPr>
          <w:rFonts w:cstheme="minorHAnsi"/>
          <w:sz w:val="22"/>
          <w:szCs w:val="22"/>
        </w:rPr>
        <w:t>are commonly used as biomarkers of gut health e.g., the Firmicutes-to-Bacteroidetes ratio</w:t>
      </w:r>
      <w:r w:rsidR="001656C1" w:rsidRPr="000E58F2">
        <w:rPr>
          <w:rFonts w:cstheme="minorHAnsi"/>
          <w:sz w:val="22"/>
          <w:szCs w:val="22"/>
        </w:rPr>
        <w:t xml:space="preserve"> (</w:t>
      </w:r>
      <w:proofErr w:type="spellStart"/>
      <w:r w:rsidR="001656C1" w:rsidRPr="000E58F2">
        <w:rPr>
          <w:rFonts w:cstheme="minorHAnsi"/>
          <w:sz w:val="22"/>
          <w:szCs w:val="22"/>
        </w:rPr>
        <w:t>Crovesy</w:t>
      </w:r>
      <w:proofErr w:type="spellEnd"/>
      <w:r w:rsidR="001656C1" w:rsidRPr="000E58F2">
        <w:rPr>
          <w:rFonts w:cstheme="minorHAnsi"/>
          <w:sz w:val="22"/>
          <w:szCs w:val="22"/>
        </w:rPr>
        <w:t xml:space="preserve"> et al., 2020; </w:t>
      </w:r>
      <w:proofErr w:type="spellStart"/>
      <w:r w:rsidR="001656C1" w:rsidRPr="000E58F2">
        <w:rPr>
          <w:rFonts w:cstheme="minorHAnsi"/>
          <w:sz w:val="22"/>
          <w:szCs w:val="22"/>
        </w:rPr>
        <w:t>Magne</w:t>
      </w:r>
      <w:proofErr w:type="spellEnd"/>
      <w:r w:rsidR="001656C1" w:rsidRPr="000E58F2">
        <w:rPr>
          <w:rFonts w:cstheme="minorHAnsi"/>
          <w:sz w:val="22"/>
          <w:szCs w:val="22"/>
        </w:rPr>
        <w:t xml:space="preserve"> et al.; 2020). </w:t>
      </w:r>
    </w:p>
    <w:p w14:paraId="5B939695" w14:textId="6D4ED0AD" w:rsidR="001656C1" w:rsidRPr="00490A3F" w:rsidRDefault="001656C1" w:rsidP="00CC10EA">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w:t>
      </w:r>
      <w:r w:rsidR="00D46C5B">
        <w:rPr>
          <w:rFonts w:cstheme="minorHAnsi"/>
          <w:sz w:val="22"/>
          <w:szCs w:val="22"/>
        </w:rPr>
        <w:t>Usually, pairwise log-ratios are computationally very taxing</w:t>
      </w:r>
      <w:r w:rsidR="00DC4D6C">
        <w:rPr>
          <w:rFonts w:cstheme="minorHAnsi"/>
          <w:sz w:val="22"/>
          <w:szCs w:val="22"/>
        </w:rPr>
        <w:t xml:space="preserve">, which is why they are not separately included in the master thesis. </w:t>
      </w:r>
      <w:r w:rsidR="0048363A" w:rsidRPr="00490A3F">
        <w:rPr>
          <w:rFonts w:cstheme="minorHAnsi"/>
          <w:sz w:val="22"/>
          <w:szCs w:val="22"/>
        </w:rPr>
        <w:t xml:space="preserve">However, in </w:t>
      </w:r>
      <w:r w:rsidR="0048363A" w:rsidRPr="00DC4D6C">
        <w:rPr>
          <w:rFonts w:cstheme="minorHAnsi"/>
          <w:i/>
          <w:iCs/>
          <w:sz w:val="22"/>
          <w:szCs w:val="22"/>
        </w:rPr>
        <w:t>CoDaCoRe</w:t>
      </w:r>
      <w:r w:rsidR="0048363A" w:rsidRPr="00490A3F">
        <w:rPr>
          <w:rFonts w:cstheme="minorHAnsi"/>
          <w:sz w:val="22"/>
          <w:szCs w:val="22"/>
        </w:rPr>
        <w:t xml:space="preserve"> Gordon-Rodrigues et al. use </w:t>
      </w:r>
      <w:r w:rsidR="00DC4D6C">
        <w:rPr>
          <w:rFonts w:cstheme="minorHAnsi"/>
          <w:sz w:val="22"/>
          <w:szCs w:val="22"/>
        </w:rPr>
        <w:t xml:space="preserve">a </w:t>
      </w:r>
      <w:r w:rsidR="0048363A" w:rsidRPr="00490A3F">
        <w:rPr>
          <w:rFonts w:cstheme="minorHAnsi"/>
          <w:sz w:val="22"/>
          <w:szCs w:val="22"/>
        </w:rPr>
        <w:t>deep learning technology called “continuous relaxation” and only approximate the optimization problem, which has the advantage of greatly reducing the runtime.</w:t>
      </w:r>
    </w:p>
    <w:p w14:paraId="05A1B5D5" w14:textId="06BE84C4" w:rsidR="00484ABD" w:rsidRPr="00490A3F" w:rsidRDefault="00484ABD" w:rsidP="00CC10EA">
      <w:pPr>
        <w:spacing w:line="360" w:lineRule="auto"/>
        <w:jc w:val="both"/>
        <w:rPr>
          <w:rFonts w:cstheme="minorHAnsi"/>
          <w:sz w:val="22"/>
          <w:szCs w:val="22"/>
        </w:rPr>
      </w:pPr>
      <w:r w:rsidRPr="00490A3F">
        <w:rPr>
          <w:rFonts w:cstheme="minorHAnsi"/>
          <w:sz w:val="22"/>
          <w:szCs w:val="22"/>
        </w:rPr>
        <w:lastRenderedPageBreak/>
        <w:t xml:space="preserve">In its basic formulation, </w:t>
      </w:r>
      <w:r w:rsidRPr="006F1D3F">
        <w:rPr>
          <w:rFonts w:cstheme="minorHAnsi"/>
          <w:i/>
          <w:iCs/>
          <w:sz w:val="22"/>
          <w:szCs w:val="22"/>
        </w:rPr>
        <w:t>CoDaCoRe</w:t>
      </w:r>
      <w:r w:rsidRPr="00490A3F">
        <w:rPr>
          <w:rFonts w:cstheme="minorHAnsi"/>
          <w:sz w:val="22"/>
          <w:szCs w:val="22"/>
        </w:rPr>
        <w:t xml:space="preserve"> learns a regression function, which uses balances as weights. The goal of </w:t>
      </w:r>
      <w:r w:rsidRPr="006F1D3F">
        <w:rPr>
          <w:rFonts w:cstheme="minorHAnsi"/>
          <w:i/>
          <w:iCs/>
          <w:sz w:val="22"/>
          <w:szCs w:val="22"/>
        </w:rPr>
        <w:t>CoDaCoRe</w:t>
      </w:r>
      <w:r w:rsidRPr="00490A3F">
        <w:rPr>
          <w:rFonts w:cstheme="minorHAnsi"/>
          <w:sz w:val="22"/>
          <w:szCs w:val="22"/>
        </w:rPr>
        <w:t xml:space="preserve"> is to find the balance that </w:t>
      </w:r>
      <w:r w:rsidR="00A87B28" w:rsidRPr="00490A3F">
        <w:rPr>
          <w:rFonts w:cstheme="minorHAnsi"/>
          <w:sz w:val="22"/>
          <w:szCs w:val="22"/>
        </w:rPr>
        <w:t>is maximally associated with the response 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7640BFEE" w:rsidR="00275E8D" w:rsidRPr="00490A3F" w:rsidRDefault="00275E8D" w:rsidP="00CC10EA">
      <w:pPr>
        <w:spacing w:line="360" w:lineRule="auto"/>
        <w:jc w:val="both"/>
        <w:rPr>
          <w:rFonts w:cstheme="minorHAnsi"/>
          <w:sz w:val="22"/>
          <w:szCs w:val="22"/>
        </w:rPr>
      </w:pPr>
      <w:r w:rsidRPr="00490A3F">
        <w:rPr>
          <w:rFonts w:cstheme="minorHAnsi"/>
          <w:sz w:val="22"/>
          <w:szCs w:val="22"/>
        </w:rPr>
        <w:t xml:space="preserve">At this step, weighted geometric averages or not easily interpretable. Therefore, </w:t>
      </w:r>
      <w:r w:rsidRPr="003E455B">
        <w:rPr>
          <w:rFonts w:cstheme="minorHAnsi"/>
          <w:i/>
          <w:iCs/>
          <w:sz w:val="22"/>
          <w:szCs w:val="22"/>
        </w:rPr>
        <w:t>CoDaCoRe</w:t>
      </w:r>
      <w:r w:rsidRPr="00490A3F">
        <w:rPr>
          <w:rFonts w:cstheme="minorHAnsi"/>
          <w:sz w:val="22"/>
          <w:szCs w:val="22"/>
        </w:rPr>
        <w:t xml:space="preserv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CC10EA">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w:t>
      </w:r>
      <w:r w:rsidR="00484ABD" w:rsidRPr="003E455B">
        <w:rPr>
          <w:rFonts w:cstheme="minorHAnsi"/>
          <w:i/>
          <w:iCs/>
          <w:sz w:val="22"/>
          <w:szCs w:val="22"/>
        </w:rPr>
        <w:t>CoDaCoRe</w:t>
      </w:r>
      <w:r w:rsidR="00484ABD" w:rsidRPr="00490A3F">
        <w:rPr>
          <w:rFonts w:cstheme="minorHAnsi"/>
          <w:sz w:val="22"/>
          <w:szCs w:val="22"/>
        </w:rPr>
        <w:t xml:space="preserve"> algorithm, multiple regressors are trained in a stage-wise additive fashion and afterwards each successive balance is fitted on the residual from the current model. Thus, </w:t>
      </w:r>
      <w:r w:rsidR="00484ABD" w:rsidRPr="003E455B">
        <w:rPr>
          <w:rFonts w:cstheme="minorHAnsi"/>
          <w:i/>
          <w:iCs/>
          <w:sz w:val="22"/>
          <w:szCs w:val="22"/>
        </w:rPr>
        <w:t>CoDaCoRe</w:t>
      </w:r>
      <w:r w:rsidR="00484ABD" w:rsidRPr="00490A3F">
        <w:rPr>
          <w:rFonts w:cstheme="minorHAnsi"/>
          <w:sz w:val="22"/>
          <w:szCs w:val="22"/>
        </w:rPr>
        <w:t xml:space="preserve"> identifies a sequence of balances, in decreasing order of importance, each of which is sparse and interpretable. </w:t>
      </w:r>
    </w:p>
    <w:p w14:paraId="1169ECDA" w14:textId="320617EC" w:rsidR="008C2AA7" w:rsidRPr="00490A3F" w:rsidRDefault="00B62E9F" w:rsidP="00CC10EA">
      <w:pPr>
        <w:spacing w:line="360" w:lineRule="auto"/>
        <w:jc w:val="both"/>
        <w:rPr>
          <w:rFonts w:cstheme="minorHAnsi"/>
          <w:sz w:val="22"/>
          <w:szCs w:val="22"/>
        </w:rPr>
      </w:pPr>
      <w:r w:rsidRPr="003E455B">
        <w:rPr>
          <w:rFonts w:cstheme="minorHAnsi"/>
          <w:i/>
          <w:iCs/>
          <w:sz w:val="22"/>
          <w:szCs w:val="22"/>
        </w:rPr>
        <w:t>CoDaCoRe</w:t>
      </w:r>
      <w:r w:rsidRPr="00490A3F">
        <w:rPr>
          <w:rFonts w:cstheme="minorHAnsi"/>
          <w:sz w:val="22"/>
          <w:szCs w:val="22"/>
        </w:rPr>
        <w:t xml:space="preserv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w:t>
      </w:r>
      <w:r w:rsidR="008C2AA7" w:rsidRPr="003E455B">
        <w:rPr>
          <w:rFonts w:cstheme="minorHAnsi"/>
          <w:i/>
          <w:iCs/>
          <w:sz w:val="22"/>
          <w:szCs w:val="22"/>
        </w:rPr>
        <w:t>CoDaCoRe</w:t>
      </w:r>
      <w:r w:rsidR="008C2AA7" w:rsidRPr="00490A3F">
        <w:rPr>
          <w:rFonts w:cstheme="minorHAnsi"/>
          <w:sz w:val="22"/>
          <w:szCs w:val="22"/>
        </w:rPr>
        <w:t xml:space="preserve"> against several machine learning </w:t>
      </w:r>
      <w:r w:rsidRPr="00490A3F">
        <w:rPr>
          <w:rFonts w:cstheme="minorHAnsi"/>
          <w:sz w:val="22"/>
          <w:szCs w:val="22"/>
        </w:rPr>
        <w:t>models (Lasso, RF and XGBoost) and show</w:t>
      </w:r>
      <w:r w:rsidR="008C2AA7" w:rsidRPr="00490A3F">
        <w:rPr>
          <w:rFonts w:cstheme="minorHAnsi"/>
          <w:sz w:val="22"/>
          <w:szCs w:val="22"/>
        </w:rPr>
        <w:t xml:space="preserve"> that their algorithm does not sacrifice interpretability nor predictive accuracy. As they do not show various machine learning models</w:t>
      </w:r>
      <w:r w:rsidRPr="00490A3F">
        <w:rPr>
          <w:rFonts w:cstheme="minorHAnsi"/>
          <w:sz w:val="22"/>
          <w:szCs w:val="22"/>
        </w:rPr>
        <w:t xml:space="preserve"> </w:t>
      </w:r>
      <w:r w:rsidR="008C2AA7" w:rsidRPr="00490A3F">
        <w:rPr>
          <w:rFonts w:cstheme="minorHAnsi"/>
          <w:sz w:val="22"/>
          <w:szCs w:val="22"/>
        </w:rPr>
        <w:t xml:space="preserve">and their performances </w:t>
      </w:r>
      <w:r w:rsidR="00606415">
        <w:rPr>
          <w:rFonts w:cstheme="minorHAnsi"/>
          <w:sz w:val="22"/>
          <w:szCs w:val="22"/>
        </w:rPr>
        <w:t>with</w:t>
      </w:r>
      <w:r w:rsidR="008C2AA7" w:rsidRPr="00490A3F">
        <w:rPr>
          <w:rFonts w:cstheme="minorHAnsi"/>
          <w:sz w:val="22"/>
          <w:szCs w:val="22"/>
        </w:rPr>
        <w:t xml:space="preserve"> various log-ratio transformations against their algorithm, one goal of this master thesis will be to include such tests</w:t>
      </w:r>
      <w:r w:rsidRPr="00490A3F">
        <w:rPr>
          <w:rFonts w:cstheme="minorHAnsi"/>
          <w:sz w:val="22"/>
          <w:szCs w:val="22"/>
        </w:rPr>
        <w:t>.</w:t>
      </w:r>
      <w:r w:rsidR="00181BA5">
        <w:rPr>
          <w:rFonts w:cstheme="minorHAnsi"/>
          <w:sz w:val="22"/>
          <w:szCs w:val="22"/>
        </w:rPr>
        <w:t xml:space="preserve"> </w:t>
      </w:r>
    </w:p>
    <w:p w14:paraId="6779A48C" w14:textId="09C99DEC" w:rsidR="00490A3F" w:rsidRDefault="007A19F8" w:rsidP="00CC10EA">
      <w:pPr>
        <w:pStyle w:val="Heading3"/>
        <w:spacing w:line="360" w:lineRule="auto"/>
        <w:jc w:val="both"/>
      </w:pPr>
      <w:r>
        <w:t>Implementation</w:t>
      </w:r>
    </w:p>
    <w:p w14:paraId="50C5C016" w14:textId="451EB5E4" w:rsidR="00776B4A" w:rsidRPr="001C6F20" w:rsidRDefault="00776B4A" w:rsidP="00CC10EA">
      <w:pPr>
        <w:spacing w:line="360" w:lineRule="auto"/>
        <w:jc w:val="both"/>
        <w:rPr>
          <w:rFonts w:cstheme="minorHAnsi"/>
          <w:sz w:val="22"/>
          <w:szCs w:val="22"/>
        </w:rPr>
      </w:pPr>
      <w:r w:rsidRPr="001C6F20">
        <w:rPr>
          <w:rFonts w:cstheme="minorHAnsi"/>
          <w:sz w:val="22"/>
          <w:szCs w:val="22"/>
        </w:rPr>
        <w:t>The former sections describe the problems and uncertainties regarding log-ratio transformation in machine learning procedures. This project focuses on collecting insights on the performances of machine learning models, but also practicality. Recent years made it clear that machine learning is a tool that should be available to all biologists, but comes with high complexity and its own pitfalls, even without the addition of mathematical characteristics of compositional data and log-ratio transformations.</w:t>
      </w:r>
    </w:p>
    <w:p w14:paraId="687D79A7" w14:textId="31115B80" w:rsidR="006B0BCC" w:rsidRDefault="00776B4A" w:rsidP="00CC10EA">
      <w:pPr>
        <w:spacing w:line="360" w:lineRule="auto"/>
        <w:jc w:val="both"/>
        <w:rPr>
          <w:rFonts w:cstheme="minorHAnsi"/>
          <w:sz w:val="22"/>
          <w:szCs w:val="22"/>
        </w:rPr>
      </w:pPr>
      <w:r w:rsidRPr="001C6F20">
        <w:rPr>
          <w:rFonts w:cstheme="minorHAnsi"/>
          <w:sz w:val="22"/>
          <w:szCs w:val="22"/>
        </w:rPr>
        <w:lastRenderedPageBreak/>
        <w:t xml:space="preserve">Therefore, the focus will be on standard machine learning models, that are already incorporated in easy-to-use packages in R: generalized linear models (GLMs) and </w:t>
      </w:r>
      <w:r w:rsidR="002B418A">
        <w:rPr>
          <w:rFonts w:cstheme="minorHAnsi"/>
          <w:sz w:val="22"/>
          <w:szCs w:val="22"/>
        </w:rPr>
        <w:t>support vector machines (SVM)</w:t>
      </w:r>
      <w:r w:rsidRPr="001C6F20">
        <w:rPr>
          <w:rFonts w:cstheme="minorHAnsi"/>
          <w:sz w:val="22"/>
          <w:szCs w:val="22"/>
        </w:rPr>
        <w:t xml:space="preserve"> as non-linear approach. </w:t>
      </w:r>
    </w:p>
    <w:p w14:paraId="46B9F7DF" w14:textId="00606D3F" w:rsidR="006B0BCC" w:rsidRDefault="006B0BCC" w:rsidP="00CC10EA">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46B4D39A5FB940CAA15B7C1E747FF1EE"/>
          </w:placeholder>
        </w:sdtPr>
        <w:sdtEndPr/>
        <w:sdtContent>
          <w:r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sidR="00811F09">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Pr="00B749B7">
        <w:rPr>
          <w:sz w:val="22"/>
          <w:szCs w:val="22"/>
        </w:rPr>
        <w:t xml:space="preserve"> microbiome and host, as well as continuous and discrete predictive variables.</w:t>
      </w:r>
    </w:p>
    <w:p w14:paraId="42DFB8C0" w14:textId="28743542" w:rsidR="001C6F20" w:rsidRPr="001C6F20" w:rsidRDefault="001C6F20" w:rsidP="00CC10EA">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80EECF05CC774B1E9B492F0279A4921F"/>
          </w:placeholder>
        </w:sdtPr>
        <w:sdtEndPr/>
        <w:sdtContent>
          <w:r w:rsidRPr="001C6F20">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TlUMTg6NTM6Mzg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proofErr w:type="spellStart"/>
          <w:r w:rsidR="00811F09">
            <w:rPr>
              <w:rFonts w:cstheme="minorHAnsi"/>
              <w:sz w:val="22"/>
              <w:szCs w:val="22"/>
            </w:rPr>
            <w:t>Wirbel</w:t>
          </w:r>
          <w:proofErr w:type="spellEnd"/>
          <w:r w:rsidR="00811F09">
            <w:rPr>
              <w:rFonts w:cstheme="minorHAnsi"/>
              <w:sz w:val="22"/>
              <w:szCs w:val="22"/>
            </w:rPr>
            <w:t xml:space="preserve">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sidR="005D41F2">
        <w:rPr>
          <w:rFonts w:cstheme="minorHAnsi"/>
          <w:sz w:val="22"/>
          <w:szCs w:val="22"/>
        </w:rPr>
        <w:t xml:space="preserve"> contains 7727 features with </w:t>
      </w:r>
      <w:r w:rsidR="006908EF">
        <w:rPr>
          <w:rFonts w:cstheme="minorHAnsi"/>
          <w:sz w:val="22"/>
          <w:szCs w:val="22"/>
        </w:rPr>
        <w:t>695</w:t>
      </w:r>
      <w:r w:rsidR="005D41F2">
        <w:rPr>
          <w:rFonts w:cstheme="minorHAnsi"/>
          <w:sz w:val="22"/>
          <w:szCs w:val="22"/>
        </w:rPr>
        <w:t xml:space="preserve"> samples. It</w:t>
      </w:r>
      <w:r w:rsidRPr="001C6F20">
        <w:rPr>
          <w:rFonts w:cstheme="minorHAnsi"/>
          <w:sz w:val="22"/>
          <w:szCs w:val="22"/>
        </w:rPr>
        <w:t xml:space="preserve"> shows clear correlations between </w:t>
      </w:r>
      <w:r w:rsidR="00E21E40">
        <w:rPr>
          <w:rFonts w:cstheme="minorHAnsi"/>
          <w:sz w:val="22"/>
          <w:szCs w:val="22"/>
        </w:rPr>
        <w:t>gut microbiota</w:t>
      </w:r>
      <w:r w:rsidRPr="001C6F20">
        <w:rPr>
          <w:rFonts w:cstheme="minorHAnsi"/>
          <w:sz w:val="22"/>
          <w:szCs w:val="22"/>
        </w:rPr>
        <w:t xml:space="preserve"> and colorectal </w:t>
      </w:r>
      <w:proofErr w:type="gramStart"/>
      <w:r w:rsidRPr="001C6F20">
        <w:rPr>
          <w:rFonts w:cstheme="minorHAnsi"/>
          <w:sz w:val="22"/>
          <w:szCs w:val="22"/>
        </w:rPr>
        <w:t>cancer</w:t>
      </w:r>
      <w:r w:rsidR="006526F8">
        <w:rPr>
          <w:rFonts w:cstheme="minorHAnsi"/>
          <w:sz w:val="22"/>
          <w:szCs w:val="22"/>
        </w:rPr>
        <w:t>, and</w:t>
      </w:r>
      <w:proofErr w:type="gramEnd"/>
      <w:r w:rsidRPr="001C6F20">
        <w:rPr>
          <w:rFonts w:cstheme="minorHAnsi"/>
          <w:sz w:val="22"/>
          <w:szCs w:val="22"/>
        </w:rPr>
        <w:t xml:space="preserve"> is therefore helpful to show the behavior of transformations and machine learning algorithms on small but highly specific data sets. </w:t>
      </w:r>
      <w:r w:rsidR="00943287">
        <w:rPr>
          <w:rFonts w:cstheme="minorHAnsi"/>
          <w:sz w:val="22"/>
          <w:szCs w:val="22"/>
        </w:rPr>
        <w:t>The</w:t>
      </w:r>
      <w:r w:rsidRPr="001C6F20">
        <w:rPr>
          <w:rFonts w:cstheme="minorHAnsi"/>
          <w:sz w:val="22"/>
          <w:szCs w:val="22"/>
        </w:rPr>
        <w:t xml:space="preserve"> second data set is the Polycystic Ovary Syndrome (PCOS) data set </w:t>
      </w:r>
      <w:r w:rsidR="00943287">
        <w:rPr>
          <w:rFonts w:cstheme="minorHAnsi"/>
          <w:sz w:val="22"/>
          <w:szCs w:val="22"/>
        </w:rPr>
        <w:t>described by</w:t>
      </w:r>
      <w:r w:rsidRPr="001C6F20">
        <w:rPr>
          <w:rFonts w:cstheme="minorHAnsi"/>
          <w:sz w:val="22"/>
          <w:szCs w:val="22"/>
        </w:rPr>
        <w:t xml:space="preserve"> Kreete et al. (2020). </w:t>
      </w:r>
      <w:r w:rsidR="005F7CAC">
        <w:rPr>
          <w:rFonts w:cstheme="minorHAnsi"/>
          <w:sz w:val="22"/>
          <w:szCs w:val="22"/>
        </w:rPr>
        <w:t xml:space="preserve">It observed </w:t>
      </w:r>
      <w:r w:rsidR="005D41F2">
        <w:rPr>
          <w:rFonts w:cstheme="minorHAnsi"/>
          <w:sz w:val="22"/>
          <w:szCs w:val="22"/>
        </w:rPr>
        <w:t>312</w:t>
      </w:r>
      <w:r w:rsidR="005F7CAC">
        <w:rPr>
          <w:rFonts w:cstheme="minorHAnsi"/>
          <w:sz w:val="22"/>
          <w:szCs w:val="22"/>
        </w:rPr>
        <w:t xml:space="preserve"> individuals, with two-thirds of them being healthy</w:t>
      </w:r>
      <w:r w:rsidR="005D41F2">
        <w:rPr>
          <w:rFonts w:cstheme="minorHAnsi"/>
          <w:sz w:val="22"/>
          <w:szCs w:val="22"/>
        </w:rPr>
        <w:t>, and 72738 features.</w:t>
      </w:r>
      <w:r w:rsidR="005F7CAC">
        <w:rPr>
          <w:rFonts w:cstheme="minorHAnsi"/>
          <w:sz w:val="22"/>
          <w:szCs w:val="22"/>
        </w:rPr>
        <w:t xml:space="preserve"> </w:t>
      </w:r>
      <w:r w:rsidRPr="001C6F20">
        <w:rPr>
          <w:rFonts w:cstheme="minorHAnsi"/>
          <w:sz w:val="22"/>
          <w:szCs w:val="22"/>
        </w:rPr>
        <w:t>It is a valuable addition as it is a small data set</w:t>
      </w:r>
      <w:r w:rsidR="00576202">
        <w:rPr>
          <w:rFonts w:cstheme="minorHAnsi"/>
          <w:sz w:val="22"/>
          <w:szCs w:val="22"/>
        </w:rPr>
        <w:t xml:space="preserve"> </w:t>
      </w:r>
      <w:r w:rsidR="00576202">
        <w:rPr>
          <w:rFonts w:cstheme="minorHAnsi"/>
          <w:sz w:val="22"/>
          <w:szCs w:val="22"/>
        </w:rPr>
        <w:t>(sample-wise)</w:t>
      </w:r>
      <w:r w:rsidRPr="001C6F20">
        <w:rPr>
          <w:rFonts w:cstheme="minorHAnsi"/>
          <w:sz w:val="22"/>
          <w:szCs w:val="22"/>
        </w:rPr>
        <w:t xml:space="preserve"> that shows no correlation between the disease and microbiome structure. Lastly, is the Estonian Biobank microbiome cohort (</w:t>
      </w:r>
      <w:proofErr w:type="spellStart"/>
      <w:r w:rsidRPr="001C6F20">
        <w:rPr>
          <w:rFonts w:cstheme="minorHAnsi"/>
          <w:sz w:val="22"/>
          <w:szCs w:val="22"/>
        </w:rPr>
        <w:t>EstMB</w:t>
      </w:r>
      <w:proofErr w:type="spellEnd"/>
      <w:r w:rsidRPr="001C6F20">
        <w:rPr>
          <w:rFonts w:cstheme="minorHAnsi"/>
          <w:sz w:val="22"/>
          <w:szCs w:val="22"/>
        </w:rPr>
        <w:t>).</w:t>
      </w:r>
      <w:r w:rsidR="006B0BCC">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w:t>
      </w:r>
      <w:r w:rsidR="00252143">
        <w:rPr>
          <w:rFonts w:cstheme="minorHAnsi"/>
          <w:sz w:val="22"/>
          <w:szCs w:val="22"/>
        </w:rPr>
        <w:t xml:space="preserve"> 17180 features overall, which makes it </w:t>
      </w:r>
      <w:r w:rsidR="00C33733">
        <w:rPr>
          <w:rFonts w:cstheme="minorHAnsi"/>
          <w:sz w:val="22"/>
          <w:szCs w:val="22"/>
        </w:rPr>
        <w:t>by far</w:t>
      </w:r>
      <w:r>
        <w:rPr>
          <w:rFonts w:cstheme="minorHAnsi"/>
          <w:sz w:val="22"/>
          <w:szCs w:val="22"/>
        </w:rPr>
        <w:t xml:space="preserve"> the largest of all three</w:t>
      </w:r>
      <w:r w:rsidR="005D41F2">
        <w:rPr>
          <w:rFonts w:cstheme="minorHAnsi"/>
          <w:sz w:val="22"/>
          <w:szCs w:val="22"/>
        </w:rPr>
        <w:t xml:space="preserve"> sample-wise</w:t>
      </w:r>
      <w:r>
        <w:rPr>
          <w:rFonts w:cstheme="minorHAnsi"/>
          <w:sz w:val="22"/>
          <w:szCs w:val="22"/>
        </w:rPr>
        <w:t xml:space="preserve">. </w:t>
      </w:r>
      <w:r w:rsidR="006B0BCC">
        <w:rPr>
          <w:rFonts w:cstheme="minorHAnsi"/>
          <w:sz w:val="22"/>
          <w:szCs w:val="22"/>
        </w:rPr>
        <w:t>All data sets contain at least one discrete and one continuous response variable.</w:t>
      </w:r>
    </w:p>
    <w:p w14:paraId="4634BD80" w14:textId="41D4A673" w:rsidR="00776B4A" w:rsidRPr="006002AB" w:rsidRDefault="00545048" w:rsidP="00CC10EA">
      <w:pPr>
        <w:spacing w:line="360" w:lineRule="auto"/>
        <w:jc w:val="both"/>
        <w:rPr>
          <w:rFonts w:cstheme="minorHAnsi"/>
          <w:sz w:val="22"/>
          <w:szCs w:val="22"/>
        </w:rPr>
      </w:pPr>
      <w:r w:rsidRPr="006002AB">
        <w:rPr>
          <w:rFonts w:cstheme="minorHAnsi"/>
          <w:sz w:val="22"/>
          <w:szCs w:val="22"/>
        </w:rPr>
        <w:t xml:space="preserve">Furthermore, </w:t>
      </w:r>
      <w:r w:rsidR="001E3FC6">
        <w:rPr>
          <w:rFonts w:cstheme="minorHAnsi"/>
          <w:sz w:val="22"/>
          <w:szCs w:val="22"/>
        </w:rPr>
        <w:t xml:space="preserve">four log-ratio </w:t>
      </w:r>
      <w:r w:rsidRPr="006002AB">
        <w:rPr>
          <w:rFonts w:cstheme="minorHAnsi"/>
          <w:sz w:val="22"/>
          <w:szCs w:val="22"/>
        </w:rPr>
        <w:t xml:space="preserve">transformations will be compared: CLR (centered log-ratio), </w:t>
      </w:r>
      <w:r w:rsidR="007A19F8" w:rsidRPr="006002AB">
        <w:rPr>
          <w:rFonts w:cstheme="minorHAnsi"/>
          <w:sz w:val="22"/>
          <w:szCs w:val="22"/>
        </w:rPr>
        <w:t xml:space="preserve">and three ALR methods (worst, random and optimal). </w:t>
      </w:r>
      <w:r w:rsidR="001E3FC6">
        <w:rPr>
          <w:rFonts w:cstheme="minorHAnsi"/>
          <w:sz w:val="22"/>
          <w:szCs w:val="22"/>
        </w:rPr>
        <w:t xml:space="preserve">The performances will be directly compared to </w:t>
      </w:r>
      <w:r w:rsidR="001E3FC6" w:rsidRPr="006002AB">
        <w:rPr>
          <w:rFonts w:cstheme="minorHAnsi"/>
          <w:sz w:val="22"/>
          <w:szCs w:val="22"/>
        </w:rPr>
        <w:t>TSS</w:t>
      </w:r>
      <w:r w:rsidR="001E3FC6">
        <w:rPr>
          <w:rFonts w:cstheme="minorHAnsi"/>
          <w:sz w:val="22"/>
          <w:szCs w:val="22"/>
        </w:rPr>
        <w:t xml:space="preserve">-transformed data </w:t>
      </w:r>
      <w:r w:rsidR="001E3FC6" w:rsidRPr="006002AB">
        <w:rPr>
          <w:rFonts w:cstheme="minorHAnsi"/>
          <w:sz w:val="22"/>
          <w:szCs w:val="22"/>
        </w:rPr>
        <w:t>(total sum scaling transformation)</w:t>
      </w:r>
      <w:r w:rsidR="001E3FC6">
        <w:rPr>
          <w:rFonts w:cstheme="minorHAnsi"/>
          <w:sz w:val="22"/>
          <w:szCs w:val="22"/>
        </w:rPr>
        <w:t xml:space="preserve"> and </w:t>
      </w:r>
      <w:r w:rsidR="007A19F8" w:rsidRPr="001E3FC6">
        <w:rPr>
          <w:rFonts w:cstheme="minorHAnsi"/>
          <w:i/>
          <w:iCs/>
          <w:sz w:val="22"/>
          <w:szCs w:val="22"/>
        </w:rPr>
        <w:t>CoDaCoRe</w:t>
      </w:r>
      <w:r w:rsidR="007A19F8" w:rsidRPr="006002AB">
        <w:rPr>
          <w:rFonts w:cstheme="minorHAnsi"/>
          <w:sz w:val="22"/>
          <w:szCs w:val="22"/>
        </w:rPr>
        <w:t xml:space="preserve"> </w:t>
      </w:r>
      <w:r w:rsidR="003A19BD" w:rsidRPr="006002AB">
        <w:rPr>
          <w:rFonts w:cstheme="minorHAnsi"/>
          <w:sz w:val="22"/>
          <w:szCs w:val="22"/>
        </w:rPr>
        <w:t xml:space="preserve">in the following conceptual pipeline: </w:t>
      </w:r>
    </w:p>
    <w:p w14:paraId="47CB4734" w14:textId="5C77683C" w:rsidR="003A19BD" w:rsidRPr="00776B4A" w:rsidRDefault="003A19BD" w:rsidP="00CC10EA">
      <w:pPr>
        <w:spacing w:line="360" w:lineRule="auto"/>
        <w:jc w:val="both"/>
      </w:pPr>
      <w:commentRangeStart w:id="13"/>
      <w:r>
        <w:rPr>
          <w:noProof/>
        </w:rPr>
        <w:lastRenderedPageBreak/>
        <w:drawing>
          <wp:inline distT="0" distB="0" distL="0" distR="0" wp14:anchorId="6BE6B789" wp14:editId="68E3B112">
            <wp:extent cx="5972810" cy="277155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commentRangeEnd w:id="13"/>
      <w:r>
        <w:rPr>
          <w:rStyle w:val="CommentReference"/>
        </w:rPr>
        <w:commentReference w:id="13"/>
      </w:r>
    </w:p>
    <w:p w14:paraId="27A4A4C9" w14:textId="2E1B330B" w:rsidR="00C35583" w:rsidRDefault="003A19BD" w:rsidP="00CC10EA">
      <w:pPr>
        <w:spacing w:line="360" w:lineRule="auto"/>
        <w:jc w:val="both"/>
      </w:pPr>
      <w:r>
        <w:rPr>
          <w:noProof/>
        </w:rPr>
        <mc:AlternateContent>
          <mc:Choice Requires="wps">
            <w:drawing>
              <wp:anchor distT="0" distB="0" distL="114300" distR="114300" simplePos="0" relativeHeight="251692032" behindDoc="0" locked="0" layoutInCell="1" allowOverlap="1" wp14:anchorId="6481F3BA" wp14:editId="68701264">
                <wp:simplePos x="0" y="0"/>
                <wp:positionH relativeFrom="margin">
                  <wp:posOffset>0</wp:posOffset>
                </wp:positionH>
                <wp:positionV relativeFrom="paragraph">
                  <wp:posOffset>296545</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595BB477" w:rsidR="00CF4421" w:rsidRDefault="00CF4421" w:rsidP="003A19BD">
                            <w:pPr>
                              <w:pStyle w:val="Caption"/>
                            </w:pPr>
                            <w:r>
                              <w:t xml:space="preserve">Figure </w:t>
                            </w:r>
                            <w:fldSimple w:instr=" SEQ Figure \* ARABIC ">
                              <w:r w:rsidR="00346FE3">
                                <w:rPr>
                                  <w:noProof/>
                                </w:rPr>
                                <w:t>5</w:t>
                              </w:r>
                            </w:fldSimple>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3.35pt;width:465.3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" stroked="f">
                <v:textbox style="mso-fit-shape-to-text:t" inset="0,0,0,0">
                  <w:txbxContent>
                    <w:p w14:paraId="6B67884E" w14:textId="595BB477" w:rsidR="00CF4421" w:rsidRDefault="00CF4421" w:rsidP="003A19BD">
                      <w:pPr>
                        <w:pStyle w:val="Caption"/>
                      </w:pPr>
                      <w:r>
                        <w:t xml:space="preserve">Figure </w:t>
                      </w:r>
                      <w:fldSimple w:instr=" SEQ Figure \* ARABIC ">
                        <w:r w:rsidR="00346FE3">
                          <w:rPr>
                            <w:noProof/>
                          </w:rPr>
                          <w:t>5</w:t>
                        </w:r>
                      </w:fldSimple>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p>
    <w:p w14:paraId="07B7AF05" w14:textId="7C866DA1" w:rsidR="009208FE" w:rsidRDefault="003A19BD" w:rsidP="00CC10EA">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sidR="009208FE">
        <w:rPr>
          <w:sz w:val="22"/>
          <w:szCs w:val="22"/>
        </w:rPr>
        <w:t xml:space="preserve">The core idea is to observe statistical fluctuations in all models given the same training data set. After the data split, a repeated cross-validation is used to find the best model and its performance is saved for plotting. </w:t>
      </w:r>
    </w:p>
    <w:p w14:paraId="4C28BE30" w14:textId="2B0E47D5" w:rsidR="006002AB" w:rsidRDefault="006002AB" w:rsidP="00CC10EA">
      <w:pPr>
        <w:spacing w:line="360" w:lineRule="auto"/>
        <w:jc w:val="both"/>
        <w:rPr>
          <w:sz w:val="22"/>
          <w:szCs w:val="22"/>
        </w:rPr>
      </w:pPr>
      <w:r>
        <w:rPr>
          <w:sz w:val="22"/>
          <w:szCs w:val="22"/>
        </w:rPr>
        <w:t xml:space="preserve">An additional point of interest is the impact of data leakage on transformations and machine learning models. It is considered good standard-of-practice to split the data before any pre-processing or imputation is conducted. As transformations fall under the category “pre-processing” and </w:t>
      </w:r>
      <w:r w:rsidR="002135A6">
        <w:rPr>
          <w:sz w:val="22"/>
          <w:szCs w:val="22"/>
        </w:rPr>
        <w:t>as ALR is</w:t>
      </w:r>
      <w:r>
        <w:rPr>
          <w:sz w:val="22"/>
          <w:szCs w:val="22"/>
        </w:rPr>
        <w:t xml:space="preserve"> conducted column-wise in nature</w:t>
      </w:r>
      <w:r w:rsidR="002135A6">
        <w:rPr>
          <w:sz w:val="22"/>
          <w:szCs w:val="22"/>
        </w:rPr>
        <w:t xml:space="preserve">. </w:t>
      </w:r>
      <w:r>
        <w:rPr>
          <w:sz w:val="22"/>
          <w:szCs w:val="22"/>
        </w:rPr>
        <w:t xml:space="preserve">it should be tested how machine learning models are impacted under data leakage and non-data-leakage circumstances. </w:t>
      </w:r>
      <w:r w:rsidR="00300D52">
        <w:rPr>
          <w:sz w:val="22"/>
          <w:szCs w:val="22"/>
        </w:rPr>
        <w:t>We hypothesize that the concept of data leakage is of less importance than the problematics that arise when splitting the data before transformations. Especially in ALR, different denominators could be chosen for test and training set, which would impact the interpretability of the results.</w:t>
      </w:r>
    </w:p>
    <w:p w14:paraId="0E4A627A" w14:textId="427649F8" w:rsidR="00B86507" w:rsidRPr="00F0583A" w:rsidRDefault="00F0583A" w:rsidP="00CC10EA">
      <w:pPr>
        <w:spacing w:line="360" w:lineRule="auto"/>
        <w:jc w:val="both"/>
        <w:rPr>
          <w:sz w:val="22"/>
          <w:szCs w:val="22"/>
        </w:rPr>
      </w:pPr>
      <w:r w:rsidRPr="00F0583A">
        <w:rPr>
          <w:sz w:val="22"/>
          <w:szCs w:val="22"/>
        </w:rPr>
        <w:t xml:space="preserve">Furthermore, an additional qualitative analysis will show, if picked ratios are consistent throughout all repetitions in </w:t>
      </w:r>
      <w:proofErr w:type="spellStart"/>
      <w:r w:rsidRPr="00F0583A">
        <w:rPr>
          <w:sz w:val="22"/>
          <w:szCs w:val="22"/>
        </w:rPr>
        <w:t>codacore</w:t>
      </w:r>
      <w:proofErr w:type="spellEnd"/>
      <w:r w:rsidRPr="00F0583A">
        <w:rPr>
          <w:sz w:val="22"/>
          <w:szCs w:val="22"/>
        </w:rPr>
        <w:t xml:space="preserve"> and also ALR, especially for the high correlation data sets.</w:t>
      </w:r>
    </w:p>
    <w:p w14:paraId="054BA54D" w14:textId="42112F59" w:rsidR="00C35583" w:rsidRDefault="00C35583" w:rsidP="00CC10EA">
      <w:pPr>
        <w:spacing w:line="360" w:lineRule="auto"/>
        <w:jc w:val="both"/>
      </w:pPr>
    </w:p>
    <w:p w14:paraId="285241E6" w14:textId="76B6E2DA" w:rsidR="00C35583" w:rsidRDefault="00C35583" w:rsidP="00CC10EA">
      <w:pPr>
        <w:spacing w:line="360" w:lineRule="auto"/>
        <w:jc w:val="both"/>
      </w:pPr>
    </w:p>
    <w:p w14:paraId="6129BE47" w14:textId="77777777" w:rsidR="00C35583" w:rsidRPr="00C35583" w:rsidRDefault="00C35583" w:rsidP="00CC10EA">
      <w:pPr>
        <w:spacing w:line="360" w:lineRule="auto"/>
        <w:jc w:val="both"/>
      </w:pPr>
    </w:p>
    <w:p w14:paraId="1505818B" w14:textId="5B6A3058" w:rsidR="005671D7" w:rsidRDefault="00D627AB" w:rsidP="00CC10EA">
      <w:pPr>
        <w:spacing w:line="360" w:lineRule="auto"/>
        <w:jc w:val="both"/>
        <w:rPr>
          <w:sz w:val="22"/>
          <w:szCs w:val="22"/>
        </w:rPr>
      </w:pPr>
      <w:r w:rsidRPr="00B749B7">
        <w:rPr>
          <w:sz w:val="22"/>
          <w:szCs w:val="22"/>
        </w:rPr>
        <w:t>In summary, a</w:t>
      </w:r>
      <w:r w:rsidR="006250BC" w:rsidRPr="00B749B7">
        <w:rPr>
          <w:sz w:val="22"/>
          <w:szCs w:val="22"/>
        </w:rPr>
        <w:t xml:space="preserve"> lot of the provided information show promises in terms of predictive performances of log-ratio transformations </w:t>
      </w:r>
      <w:r w:rsidR="0045423D" w:rsidRPr="00B749B7">
        <w:rPr>
          <w:sz w:val="22"/>
          <w:szCs w:val="22"/>
        </w:rPr>
        <w:t>for machine learning models</w:t>
      </w:r>
      <w:r w:rsidR="001B774D">
        <w:rPr>
          <w:sz w:val="22"/>
          <w:szCs w:val="22"/>
        </w:rPr>
        <w:t xml:space="preserve"> compared to no transformation</w:t>
      </w:r>
      <w:commentRangeStart w:id="14"/>
      <w:r w:rsidR="0045423D" w:rsidRPr="00B749B7">
        <w:rPr>
          <w:sz w:val="22"/>
          <w:szCs w:val="22"/>
        </w:rPr>
        <w:t>.</w:t>
      </w:r>
      <w:commentRangeEnd w:id="14"/>
      <w:r w:rsidR="00044266" w:rsidRPr="00B749B7">
        <w:rPr>
          <w:rStyle w:val="CommentReference"/>
          <w:sz w:val="22"/>
          <w:szCs w:val="22"/>
        </w:rPr>
        <w:commentReference w:id="14"/>
      </w:r>
      <w:r w:rsidR="0045423D" w:rsidRPr="00B749B7">
        <w:rPr>
          <w:sz w:val="22"/>
          <w:szCs w:val="22"/>
        </w:rPr>
        <w:t xml:space="preserve"> However, considering the small number of studies</w:t>
      </w:r>
      <w:r w:rsidR="0090020F" w:rsidRPr="00B749B7">
        <w:rPr>
          <w:sz w:val="22"/>
          <w:szCs w:val="22"/>
        </w:rPr>
        <w:t xml:space="preserve"> and </w:t>
      </w:r>
      <w:r w:rsidR="000721BE" w:rsidRPr="00B749B7">
        <w:rPr>
          <w:sz w:val="22"/>
          <w:szCs w:val="22"/>
        </w:rPr>
        <w:t xml:space="preserve">its benchmarking </w:t>
      </w:r>
      <w:r w:rsidR="00B0541F" w:rsidRPr="00B749B7">
        <w:rPr>
          <w:sz w:val="22"/>
          <w:szCs w:val="22"/>
        </w:rPr>
        <w:t>aspect</w:t>
      </w:r>
      <w:r w:rsidR="000721BE" w:rsidRPr="00B749B7">
        <w:rPr>
          <w:sz w:val="22"/>
          <w:szCs w:val="22"/>
        </w:rPr>
        <w:t>,</w:t>
      </w:r>
      <w:r w:rsidR="007F7739" w:rsidRPr="00B749B7">
        <w:rPr>
          <w:sz w:val="22"/>
          <w:szCs w:val="22"/>
        </w:rPr>
        <w:t xml:space="preserve"> </w:t>
      </w:r>
      <w:proofErr w:type="gramStart"/>
      <w:r w:rsidR="007F7739" w:rsidRPr="00B749B7">
        <w:rPr>
          <w:sz w:val="22"/>
          <w:szCs w:val="22"/>
        </w:rPr>
        <w:t>it</w:t>
      </w:r>
      <w:proofErr w:type="gramEnd"/>
      <w:r w:rsidR="001B774D">
        <w:rPr>
          <w:sz w:val="22"/>
          <w:szCs w:val="22"/>
        </w:rPr>
        <w:t xml:space="preserve"> context for this project they</w:t>
      </w:r>
      <w:r w:rsidR="007F7739" w:rsidRPr="00B749B7">
        <w:rPr>
          <w:sz w:val="22"/>
          <w:szCs w:val="22"/>
        </w:rPr>
        <w:t xml:space="preserve"> should be </w:t>
      </w:r>
      <w:r w:rsidR="00EE0CEA" w:rsidRPr="00B749B7">
        <w:rPr>
          <w:sz w:val="22"/>
          <w:szCs w:val="22"/>
        </w:rPr>
        <w:t xml:space="preserve">taken more as a </w:t>
      </w:r>
      <w:commentRangeStart w:id="15"/>
      <w:r w:rsidR="00EE0CEA" w:rsidRPr="00B749B7">
        <w:rPr>
          <w:sz w:val="22"/>
          <w:szCs w:val="22"/>
        </w:rPr>
        <w:t>guideline</w:t>
      </w:r>
      <w:commentRangeEnd w:id="15"/>
      <w:r w:rsidR="00044266" w:rsidRPr="00B749B7">
        <w:rPr>
          <w:rStyle w:val="CommentReference"/>
          <w:sz w:val="22"/>
          <w:szCs w:val="22"/>
        </w:rPr>
        <w:commentReference w:id="15"/>
      </w:r>
      <w:r w:rsidR="00EE0CEA" w:rsidRPr="00B749B7">
        <w:rPr>
          <w:sz w:val="22"/>
          <w:szCs w:val="22"/>
        </w:rPr>
        <w:t xml:space="preserve"> instead of face-value.</w:t>
      </w:r>
      <w:r w:rsidR="000721BE" w:rsidRPr="00B749B7">
        <w:rPr>
          <w:sz w:val="22"/>
          <w:szCs w:val="22"/>
        </w:rPr>
        <w:t xml:space="preserve"> </w:t>
      </w:r>
      <w:r w:rsidR="00394CE5" w:rsidRPr="00B749B7">
        <w:rPr>
          <w:sz w:val="22"/>
          <w:szCs w:val="22"/>
        </w:rPr>
        <w:t>Therefore, re-validating their results could prove to be beneficial for the scientific community.</w:t>
      </w:r>
      <w:r w:rsidR="00130EA2" w:rsidRPr="00B749B7">
        <w:rPr>
          <w:sz w:val="22"/>
          <w:szCs w:val="22"/>
        </w:rPr>
        <w:t xml:space="preserve"> Furthermore, the observations from all these papers show, that the</w:t>
      </w:r>
      <w:commentRangeStart w:id="16"/>
      <w:commentRangeStart w:id="17"/>
      <w:r w:rsidR="00130EA2" w:rsidRPr="00B749B7">
        <w:rPr>
          <w:sz w:val="22"/>
          <w:szCs w:val="22"/>
        </w:rPr>
        <w:t xml:space="preserve"> </w:t>
      </w:r>
      <w:commentRangeEnd w:id="16"/>
      <w:r w:rsidR="00C9181C" w:rsidRPr="00B749B7">
        <w:rPr>
          <w:rStyle w:val="CommentReference"/>
          <w:sz w:val="22"/>
          <w:szCs w:val="22"/>
        </w:rPr>
        <w:commentReference w:id="16"/>
      </w:r>
      <w:commentRangeEnd w:id="17"/>
      <w:r w:rsidR="00044266" w:rsidRPr="00B749B7">
        <w:rPr>
          <w:rStyle w:val="CommentReference"/>
          <w:sz w:val="22"/>
          <w:szCs w:val="22"/>
        </w:rPr>
        <w:commentReference w:id="17"/>
      </w:r>
      <w:r w:rsidR="001B774D">
        <w:rPr>
          <w:sz w:val="22"/>
          <w:szCs w:val="22"/>
        </w:rPr>
        <w:t xml:space="preserve">selection and performance of the best algorithm is </w:t>
      </w:r>
      <w:r w:rsidR="00130EA2" w:rsidRPr="00B749B7">
        <w:rPr>
          <w:sz w:val="22"/>
          <w:szCs w:val="22"/>
        </w:rPr>
        <w:t>heavily dependent on the dataset, its research hypotheses, and models. It is</w:t>
      </w:r>
      <w:r w:rsidR="00123E29" w:rsidRPr="00B749B7">
        <w:rPr>
          <w:sz w:val="22"/>
          <w:szCs w:val="22"/>
        </w:rPr>
        <w:t xml:space="preserve"> therefore difficult to understand and handle for non-experts, but unfortunately vital to the scientific community. Thus, this benchmarking project will focus </w:t>
      </w:r>
      <w:r w:rsidR="00CE5FE2" w:rsidRPr="00B749B7">
        <w:rPr>
          <w:sz w:val="22"/>
          <w:szCs w:val="22"/>
        </w:rPr>
        <w:t xml:space="preserve">on establishing a </w:t>
      </w:r>
      <w:commentRangeStart w:id="18"/>
      <w:r w:rsidR="00CE5FE2" w:rsidRPr="00B749B7">
        <w:rPr>
          <w:sz w:val="22"/>
          <w:szCs w:val="22"/>
        </w:rPr>
        <w:t>pipeline</w:t>
      </w:r>
      <w:r w:rsidR="001B774D">
        <w:rPr>
          <w:sz w:val="22"/>
          <w:szCs w:val="22"/>
        </w:rPr>
        <w:t>, as well as recommendations and guidelines</w:t>
      </w:r>
      <w:r w:rsidR="00CE5FE2" w:rsidRPr="00B749B7">
        <w:rPr>
          <w:sz w:val="22"/>
          <w:szCs w:val="22"/>
        </w:rPr>
        <w:t xml:space="preserve"> </w:t>
      </w:r>
      <w:commentRangeEnd w:id="18"/>
      <w:r w:rsidR="00E90B72" w:rsidRPr="00B749B7">
        <w:rPr>
          <w:rStyle w:val="CommentReference"/>
          <w:sz w:val="22"/>
          <w:szCs w:val="22"/>
        </w:rPr>
        <w:commentReference w:id="18"/>
      </w:r>
      <w:r w:rsidR="00CE5FE2" w:rsidRPr="00B749B7">
        <w:rPr>
          <w:sz w:val="22"/>
          <w:szCs w:val="22"/>
        </w:rPr>
        <w:t xml:space="preserve">that reduce human error and </w:t>
      </w:r>
      <w:r w:rsidR="0060312E" w:rsidRPr="00B749B7">
        <w:rPr>
          <w:sz w:val="22"/>
          <w:szCs w:val="22"/>
        </w:rPr>
        <w:t>hopefully improves quality management in machine learning methodology.</w:t>
      </w:r>
      <w:r w:rsidR="00CF79D5">
        <w:rPr>
          <w:sz w:val="22"/>
          <w:szCs w:val="22"/>
        </w:rPr>
        <w:t xml:space="preserve"> </w:t>
      </w:r>
    </w:p>
    <w:p w14:paraId="13CD7850" w14:textId="77777777" w:rsidR="005671D7" w:rsidRDefault="005671D7" w:rsidP="00CC10EA">
      <w:pPr>
        <w:spacing w:line="360" w:lineRule="auto"/>
        <w:jc w:val="both"/>
        <w:rPr>
          <w:sz w:val="22"/>
          <w:szCs w:val="22"/>
        </w:rPr>
      </w:pPr>
      <w:r>
        <w:rPr>
          <w:sz w:val="22"/>
          <w:szCs w:val="22"/>
        </w:rPr>
        <w:br w:type="page"/>
      </w:r>
    </w:p>
    <w:p w14:paraId="1B324539" w14:textId="0CB77D4E" w:rsidR="00DE7E66" w:rsidRDefault="00DE7E66" w:rsidP="00CC10EA">
      <w:pPr>
        <w:pStyle w:val="Heading2"/>
        <w:spacing w:line="360" w:lineRule="auto"/>
        <w:jc w:val="both"/>
        <w:rPr>
          <w:sz w:val="22"/>
          <w:szCs w:val="22"/>
        </w:rPr>
      </w:pPr>
      <w:bookmarkStart w:id="19" w:name="_Toc96333823"/>
      <w:r w:rsidRPr="00B749B7">
        <w:rPr>
          <w:sz w:val="22"/>
          <w:szCs w:val="22"/>
        </w:rPr>
        <w:lastRenderedPageBreak/>
        <w:t>Pipeline</w:t>
      </w:r>
      <w:bookmarkEnd w:id="19"/>
    </w:p>
    <w:p w14:paraId="05372689" w14:textId="6C754599" w:rsidR="00EF0889" w:rsidRPr="00EF0889" w:rsidRDefault="00CF79D5" w:rsidP="00CC10EA">
      <w:pPr>
        <w:spacing w:line="360" w:lineRule="auto"/>
        <w:jc w:val="both"/>
      </w:pPr>
      <w:r>
        <w:rPr>
          <w:noProof/>
        </w:rPr>
        <mc:AlternateContent>
          <mc:Choice Requires="wps">
            <w:drawing>
              <wp:anchor distT="0" distB="0" distL="114300" distR="114300" simplePos="0" relativeHeight="251688960" behindDoc="0" locked="0" layoutInCell="1" allowOverlap="1" wp14:anchorId="1C6BB5EB" wp14:editId="242AEA4F">
                <wp:simplePos x="0" y="0"/>
                <wp:positionH relativeFrom="margin">
                  <wp:align>right</wp:align>
                </wp:positionH>
                <wp:positionV relativeFrom="paragraph">
                  <wp:posOffset>2996565</wp:posOffset>
                </wp:positionV>
                <wp:extent cx="5909310" cy="635"/>
                <wp:effectExtent l="0" t="0" r="0" b="1270"/>
                <wp:wrapTopAndBottom/>
                <wp:docPr id="64" name="Text Box 64"/>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B111E0E" w14:textId="4C734DEB" w:rsidR="00CF4421" w:rsidRDefault="00CF4421" w:rsidP="00AF4DBC">
                            <w:pPr>
                              <w:pStyle w:val="Caption"/>
                            </w:pPr>
                            <w:r>
                              <w:t xml:space="preserve">Figure </w:t>
                            </w:r>
                            <w:fldSimple w:instr=" SEQ Figure \* ARABIC ">
                              <w:r w:rsidR="009C775B">
                                <w:rPr>
                                  <w:noProof/>
                                </w:rPr>
                                <w:t>7</w:t>
                              </w:r>
                            </w:fldSimple>
                            <w:r>
                              <w:t>: Used Pipeline</w:t>
                            </w:r>
                          </w:p>
                          <w:p w14:paraId="29A66026" w14:textId="6F39DE71" w:rsidR="00CF4421" w:rsidRPr="0071309B" w:rsidRDefault="00CF4421"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BB5EB" id="Text Box 64" o:spid="_x0000_s1061" type="#_x0000_t202" style="position:absolute;left:0;text-align:left;margin-left:414.1pt;margin-top:235.95pt;width:465.3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teGgIAAD8EAAAOAAAAZHJzL2Uyb0RvYy54bWysU8Fu2zAMvQ/YPwi6L05atFu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" stroked="f">
                <v:textbox style="mso-fit-shape-to-text:t" inset="0,0,0,0">
                  <w:txbxContent>
                    <w:p w14:paraId="4B111E0E" w14:textId="4C734DEB" w:rsidR="00CF4421" w:rsidRDefault="00CF4421" w:rsidP="00AF4DBC">
                      <w:pPr>
                        <w:pStyle w:val="Caption"/>
                      </w:pPr>
                      <w:r>
                        <w:t xml:space="preserve">Figure </w:t>
                      </w:r>
                      <w:fldSimple w:instr=" SEQ Figure \* ARABIC ">
                        <w:r w:rsidR="009C775B">
                          <w:rPr>
                            <w:noProof/>
                          </w:rPr>
                          <w:t>7</w:t>
                        </w:r>
                      </w:fldSimple>
                      <w:r>
                        <w:t>: Used Pipeline</w:t>
                      </w:r>
                    </w:p>
                    <w:p w14:paraId="29A66026" w14:textId="6F39DE71" w:rsidR="00CF4421" w:rsidRPr="0071309B" w:rsidRDefault="00CF4421"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Pr>
          <w:noProof/>
        </w:rPr>
        <w:drawing>
          <wp:inline distT="0" distB="0" distL="0" distR="0" wp14:anchorId="0E313146" wp14:editId="3131EEA7">
            <wp:extent cx="5984307" cy="277706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0582" cy="2784620"/>
                    </a:xfrm>
                    <a:prstGeom prst="rect">
                      <a:avLst/>
                    </a:prstGeom>
                    <a:noFill/>
                  </pic:spPr>
                </pic:pic>
              </a:graphicData>
            </a:graphic>
          </wp:inline>
        </w:drawing>
      </w:r>
    </w:p>
    <w:p w14:paraId="128F4D51" w14:textId="004FEECF" w:rsidR="003F5A00" w:rsidRDefault="00636A38" w:rsidP="00CC10EA">
      <w:pPr>
        <w:spacing w:line="360" w:lineRule="auto"/>
        <w:jc w:val="both"/>
        <w:rPr>
          <w:sz w:val="22"/>
          <w:szCs w:val="22"/>
        </w:rPr>
      </w:pPr>
      <w:commentRangeStart w:id="20"/>
      <w:r w:rsidRPr="00B749B7">
        <w:rPr>
          <w:sz w:val="22"/>
          <w:szCs w:val="22"/>
        </w:rPr>
        <w:t>T</w:t>
      </w:r>
      <w:commentRangeEnd w:id="20"/>
      <w:r w:rsidR="00FF7D02" w:rsidRPr="00B749B7">
        <w:rPr>
          <w:rStyle w:val="CommentReference"/>
          <w:sz w:val="22"/>
          <w:szCs w:val="22"/>
        </w:rPr>
        <w:commentReference w:id="20"/>
      </w:r>
      <w:proofErr w:type="gramStart"/>
      <w:r w:rsidRPr="00B749B7">
        <w:rPr>
          <w:sz w:val="22"/>
          <w:szCs w:val="22"/>
        </w:rPr>
        <w:t>he</w:t>
      </w:r>
      <w:proofErr w:type="gramEnd"/>
      <w:r w:rsidRPr="00B749B7">
        <w:rPr>
          <w:sz w:val="22"/>
          <w:szCs w:val="22"/>
        </w:rPr>
        <w:t xml:space="preserve"> goal of this pipeline is to compare </w:t>
      </w:r>
      <w:r w:rsidR="00BC683E" w:rsidRPr="00B749B7">
        <w:rPr>
          <w:sz w:val="22"/>
          <w:szCs w:val="22"/>
        </w:rPr>
        <w:t xml:space="preserve">the performance of </w:t>
      </w:r>
      <w:r w:rsidR="003A4086" w:rsidRPr="00B749B7">
        <w:rPr>
          <w:sz w:val="22"/>
          <w:szCs w:val="22"/>
        </w:rPr>
        <w:t xml:space="preserve">classic machine learning </w:t>
      </w:r>
      <w:r w:rsidR="005B4C19" w:rsidRPr="00B749B7">
        <w:rPr>
          <w:sz w:val="22"/>
          <w:szCs w:val="22"/>
        </w:rPr>
        <w:t xml:space="preserve">models after </w:t>
      </w:r>
      <w:r w:rsidR="00DD30FC" w:rsidRPr="00B749B7">
        <w:rPr>
          <w:sz w:val="22"/>
          <w:szCs w:val="22"/>
        </w:rPr>
        <w:t>different log-ratio transformations</w:t>
      </w:r>
      <w:r w:rsidR="005B13C5">
        <w:rPr>
          <w:sz w:val="22"/>
          <w:szCs w:val="22"/>
        </w:rPr>
        <w:t xml:space="preserve"> </w:t>
      </w:r>
      <w:r w:rsidR="00FC5D9A">
        <w:rPr>
          <w:sz w:val="22"/>
          <w:szCs w:val="22"/>
        </w:rPr>
        <w:t>with</w:t>
      </w:r>
      <w:r w:rsidR="005B13C5">
        <w:rPr>
          <w:sz w:val="22"/>
          <w:szCs w:val="22"/>
        </w:rPr>
        <w:t xml:space="preserve"> microbiome-native </w:t>
      </w:r>
      <w:r w:rsidR="00FC5D9A">
        <w:rPr>
          <w:sz w:val="22"/>
          <w:szCs w:val="22"/>
        </w:rPr>
        <w:t>and automated algorithms</w:t>
      </w:r>
      <w:r w:rsidR="005B13C5">
        <w:rPr>
          <w:sz w:val="22"/>
          <w:szCs w:val="22"/>
        </w:rPr>
        <w:t xml:space="preserve"> such as </w:t>
      </w:r>
      <w:r w:rsidR="005B13C5" w:rsidRPr="0071309B">
        <w:rPr>
          <w:i/>
          <w:iCs/>
          <w:sz w:val="22"/>
          <w:szCs w:val="22"/>
        </w:rPr>
        <w:t>selbal</w:t>
      </w:r>
      <w:r w:rsidR="005B13C5">
        <w:rPr>
          <w:sz w:val="22"/>
          <w:szCs w:val="22"/>
        </w:rPr>
        <w:t xml:space="preserve"> and </w:t>
      </w:r>
      <w:r w:rsidR="005B13C5" w:rsidRPr="00F2348C">
        <w:rPr>
          <w:i/>
          <w:iCs/>
          <w:sz w:val="22"/>
          <w:szCs w:val="22"/>
        </w:rPr>
        <w:t>CoDaCoRe</w:t>
      </w:r>
      <w:commentRangeStart w:id="21"/>
      <w:r w:rsidR="00DD30FC" w:rsidRPr="00F2348C">
        <w:rPr>
          <w:sz w:val="22"/>
          <w:szCs w:val="22"/>
        </w:rPr>
        <w:t>.</w:t>
      </w:r>
      <w:commentRangeEnd w:id="21"/>
      <w:r w:rsidR="00875154" w:rsidRPr="00F2348C">
        <w:rPr>
          <w:rStyle w:val="CommentReference"/>
          <w:sz w:val="22"/>
          <w:szCs w:val="22"/>
        </w:rPr>
        <w:commentReference w:id="21"/>
      </w:r>
      <w:r w:rsidR="00DD30FC" w:rsidRPr="00F2348C">
        <w:rPr>
          <w:sz w:val="22"/>
          <w:szCs w:val="22"/>
        </w:rPr>
        <w:t xml:space="preserve"> </w:t>
      </w:r>
      <w:r w:rsidR="00FC5D9A">
        <w:rPr>
          <w:sz w:val="22"/>
          <w:szCs w:val="22"/>
        </w:rPr>
        <w:t>This way it will become clearer if a scientist should make the effort in learning about machine learning methods, when automated algorithms perform well and no prior machine learning knowledge is necessary.</w:t>
      </w:r>
    </w:p>
    <w:p w14:paraId="165007EA" w14:textId="791D3D9E" w:rsidR="003F5A00" w:rsidRPr="00B749B7" w:rsidRDefault="003F5A00" w:rsidP="00CC10EA">
      <w:pPr>
        <w:spacing w:line="360" w:lineRule="auto"/>
        <w:jc w:val="both"/>
        <w:rPr>
          <w:sz w:val="22"/>
          <w:szCs w:val="22"/>
        </w:rPr>
      </w:pPr>
      <w:r w:rsidRPr="00B749B7">
        <w:rPr>
          <w:sz w:val="22"/>
          <w:szCs w:val="22"/>
        </w:rPr>
        <w:t xml:space="preserve">There are three common types of analyses conducted in microbiomics with machine learning approaches </w:t>
      </w:r>
      <w:sdt>
        <w:sdtPr>
          <w:rPr>
            <w:sz w:val="22"/>
            <w:szCs w:val="22"/>
          </w:rPr>
          <w:alias w:val="To edit, see citavi.com/edit"/>
          <w:tag w:val="CitaviPlaceholder#c18ab4ea-4b36-4dc7-87c3-042ffec0bf9b"/>
          <w:id w:val="2108310576"/>
          <w:placeholder>
            <w:docPart w:val="961A8EDBC9F04FF1BDF17CE886C45E4A"/>
          </w:placeholder>
        </w:sdtPr>
        <w:sdtEndPr/>
        <w:sdtContent>
          <w:r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2VhZjYwLTIwM2YtNDQzZS1iNmFiLTQ4Mzk2Mzg1OTFlN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MxOGFiNGVhLTRiMzYtNGRjNy04N2MzLTA0MmZmZWMwYmY5YiIsIlRleHQiOiIoTWFyY29zLVphbWJyYW5vIGV0IGFsLiAyMDIxKSIsIldBSVZlcnNpb24iOiI2LjExLjAuMCJ9}</w:instrText>
          </w:r>
          <w:r w:rsidRPr="00B749B7">
            <w:rPr>
              <w:sz w:val="22"/>
              <w:szCs w:val="22"/>
            </w:rPr>
            <w:fldChar w:fldCharType="separate"/>
          </w:r>
          <w:r w:rsidR="00811F09">
            <w:rPr>
              <w:sz w:val="22"/>
              <w:szCs w:val="22"/>
            </w:rPr>
            <w:t>(Marcos-Zambrano et al. 2021)</w:t>
          </w:r>
          <w:r w:rsidRPr="00B749B7">
            <w:rPr>
              <w:sz w:val="22"/>
              <w:szCs w:val="22"/>
            </w:rPr>
            <w:fldChar w:fldCharType="end"/>
          </w:r>
        </w:sdtContent>
      </w:sdt>
      <w:r w:rsidRPr="00B749B7">
        <w:rPr>
          <w:sz w:val="22"/>
          <w:szCs w:val="22"/>
        </w:rPr>
        <w:t>: (i) classification and prediction of microbial taxa, (ii) prediction of host phenotype, and (iii) usage of microbial communities for understanding disease mechanisms (i.e., biomarker-finding).</w:t>
      </w:r>
    </w:p>
    <w:p w14:paraId="174C658E" w14:textId="31FCC23E" w:rsidR="003F5A00" w:rsidRDefault="003F5A00" w:rsidP="00CC10EA">
      <w:pPr>
        <w:spacing w:line="360" w:lineRule="auto"/>
        <w:jc w:val="both"/>
        <w:rPr>
          <w:sz w:val="22"/>
          <w:szCs w:val="22"/>
        </w:rPr>
      </w:pPr>
      <w:r>
        <w:rPr>
          <w:sz w:val="22"/>
          <w:szCs w:val="22"/>
        </w:rPr>
        <w:t xml:space="preserve">To keep the size of this project manageable, the focus will be on prediction and classification tasks. This partially includes feature selection, e.g., in ElasticNet (ENET) and RF models. </w:t>
      </w:r>
      <w:r w:rsidRPr="00B749B7">
        <w:rPr>
          <w:sz w:val="22"/>
          <w:szCs w:val="22"/>
        </w:rPr>
        <w:t xml:space="preserve">Additionally, as several authors pointed out </w:t>
      </w:r>
      <w:sdt>
        <w:sdtPr>
          <w:rPr>
            <w:sz w:val="22"/>
            <w:szCs w:val="22"/>
          </w:rPr>
          <w:alias w:val="To edit, see citavi.com/edit"/>
          <w:tag w:val="CitaviPlaceholder#777d006c-ec83-4785-92be-73211feadb00"/>
          <w:id w:val="164140346"/>
          <w:placeholder>
            <w:docPart w:val="961A8EDBC9F04FF1BDF17CE886C45E4A"/>
          </w:placeholder>
        </w:sdtPr>
        <w:sdtEndPr/>
        <w:sdtContent>
          <w:r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c3N2QwMDZjLWVjODMtNDc4NS05MmJlLTczMjExZmVhZGIwMCIsIlRleHQiOiIoUXVpbm4gYW5kIEVyYiAyMDIwOyBHbG9vciBldCBhbC4gMjAxNykiLCJXQUlWZXJzaW9uIjoiNi4xMS4wLjAifQ==}</w:instrText>
          </w:r>
          <w:r w:rsidRPr="00B749B7">
            <w:rPr>
              <w:sz w:val="22"/>
              <w:szCs w:val="22"/>
            </w:rPr>
            <w:fldChar w:fldCharType="separate"/>
          </w:r>
          <w:r w:rsidR="00811F09">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data sets should be chosen accordingly to include direct comparison of performances of small and large data sets. </w:t>
      </w:r>
      <w:r w:rsidRPr="00B749B7">
        <w:rPr>
          <w:sz w:val="22"/>
          <w:szCs w:val="22"/>
        </w:rPr>
        <w:lastRenderedPageBreak/>
        <w:t xml:space="preserve">Furthermore, </w:t>
      </w:r>
      <w:commentRangeStart w:id="22"/>
      <w:r>
        <w:rPr>
          <w:sz w:val="22"/>
          <w:szCs w:val="22"/>
        </w:rPr>
        <w:t>phenotype variables</w:t>
      </w:r>
      <w:r w:rsidRPr="00B749B7">
        <w:rPr>
          <w:sz w:val="22"/>
          <w:szCs w:val="22"/>
        </w:rPr>
        <w:t xml:space="preserve"> </w:t>
      </w:r>
      <w:commentRangeEnd w:id="22"/>
      <w:r w:rsidRPr="00B749B7">
        <w:rPr>
          <w:rStyle w:val="CommentReference"/>
          <w:sz w:val="22"/>
          <w:szCs w:val="22"/>
        </w:rPr>
        <w:commentReference w:id="22"/>
      </w:r>
      <w:r w:rsidRPr="00B749B7">
        <w:rPr>
          <w:sz w:val="22"/>
          <w:szCs w:val="22"/>
        </w:rPr>
        <w:t>with high and low known correlations between microbiome and host will be chosen, as well as continuous and discrete predictive variables.</w:t>
      </w:r>
    </w:p>
    <w:p w14:paraId="4DF8B51B" w14:textId="77777777" w:rsidR="00533D9A" w:rsidRPr="00B749B7" w:rsidRDefault="00533D9A" w:rsidP="00CC10EA">
      <w:pPr>
        <w:pStyle w:val="Heading2"/>
        <w:spacing w:line="360" w:lineRule="auto"/>
        <w:jc w:val="both"/>
        <w:rPr>
          <w:sz w:val="22"/>
          <w:szCs w:val="22"/>
        </w:rPr>
      </w:pPr>
      <w:bookmarkStart w:id="23" w:name="_Toc96333828"/>
      <w:r w:rsidRPr="00B749B7">
        <w:rPr>
          <w:sz w:val="22"/>
          <w:szCs w:val="22"/>
        </w:rPr>
        <w:t>Machine Learning Models</w:t>
      </w:r>
      <w:bookmarkEnd w:id="23"/>
    </w:p>
    <w:p w14:paraId="5948BBC7" w14:textId="1E3C431C" w:rsidR="00533D9A" w:rsidRDefault="00533D9A" w:rsidP="00CC10EA">
      <w:pPr>
        <w:spacing w:line="360" w:lineRule="auto"/>
        <w:jc w:val="both"/>
        <w:rPr>
          <w:sz w:val="22"/>
          <w:szCs w:val="22"/>
        </w:rPr>
      </w:pPr>
      <w:commentRangeStart w:id="24"/>
      <w:commentRangeStart w:id="25"/>
      <w:commentRangeStart w:id="26"/>
      <w:r w:rsidRPr="00B749B7">
        <w:rPr>
          <w:sz w:val="22"/>
          <w:szCs w:val="22"/>
        </w:rPr>
        <w:t>Using</w:t>
      </w:r>
      <w:commentRangeEnd w:id="24"/>
      <w:r w:rsidRPr="00B749B7">
        <w:rPr>
          <w:rStyle w:val="CommentReference"/>
          <w:sz w:val="22"/>
          <w:szCs w:val="22"/>
        </w:rPr>
        <w:commentReference w:id="24"/>
      </w:r>
      <w:commentRangeEnd w:id="25"/>
      <w:r w:rsidRPr="00B749B7">
        <w:rPr>
          <w:rStyle w:val="CommentReference"/>
          <w:sz w:val="22"/>
          <w:szCs w:val="22"/>
        </w:rPr>
        <w:commentReference w:id="25"/>
      </w:r>
      <w:commentRangeEnd w:id="26"/>
      <w:r>
        <w:rPr>
          <w:rStyle w:val="CommentReference"/>
        </w:rPr>
        <w:commentReference w:id="26"/>
      </w:r>
      <w:r w:rsidRPr="00B749B7">
        <w:rPr>
          <w:sz w:val="22"/>
          <w:szCs w:val="22"/>
        </w:rPr>
        <w:t xml:space="preserve"> Machine Learning models always includes some form of cross-validation to ensure a low bias in machine learning models. </w:t>
      </w:r>
      <w:r w:rsidRPr="004F298A">
        <w:rPr>
          <w:sz w:val="22"/>
          <w:szCs w:val="22"/>
        </w:rPr>
        <w:t>One of the recurring methodologies is nested cross-validation algorithm</w:t>
      </w:r>
      <w:r w:rsidRPr="00B749B7">
        <w:rPr>
          <w:sz w:val="22"/>
          <w:szCs w:val="22"/>
        </w:rPr>
        <w:t xml:space="preserve">. </w:t>
      </w:r>
      <w:r>
        <w:rPr>
          <w:sz w:val="22"/>
          <w:szCs w:val="22"/>
        </w:rPr>
        <w:t xml:space="preserve">This is an approach to model hyperparameter optimization and model selection that attempts to overcome the problem of overfitting the training data set which often happens in standard cross-validation procedures </w:t>
      </w:r>
      <w:sdt>
        <w:sdtPr>
          <w:rPr>
            <w:sz w:val="22"/>
            <w:szCs w:val="22"/>
          </w:rPr>
          <w:alias w:val="To edit, see citavi.com/edit"/>
          <w:tag w:val="CitaviPlaceholder#1515c808-9bd6-4406-ac39-f5fd8ea0cd24"/>
          <w:id w:val="-607196424"/>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QzMDk4LWIzYWQtNDZhOS05N2I4LTk5ZTY0ZTkyMDc3Zi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MTUxNWM4MDgtOWJkNi00NDA2LWFjMzktZjVmZDhlYTBjZDI0IiwiVGV4dCI6IihDYXdsZXkgYW5kIFRhbGJvdCAyMDEwKSIsIldBSVZlcnNpb24iOiI2LjExLjAuMCJ9}</w:instrText>
          </w:r>
          <w:r>
            <w:rPr>
              <w:sz w:val="22"/>
              <w:szCs w:val="22"/>
            </w:rPr>
            <w:fldChar w:fldCharType="separate"/>
          </w:r>
          <w:r w:rsidR="00811F09">
            <w:rPr>
              <w:sz w:val="22"/>
              <w:szCs w:val="22"/>
            </w:rPr>
            <w:t>(Cawley and Talbot 2010)</w:t>
          </w:r>
          <w:r>
            <w:rPr>
              <w:sz w:val="22"/>
              <w:szCs w:val="22"/>
            </w:rPr>
            <w:fldChar w:fldCharType="end"/>
          </w:r>
        </w:sdtContent>
      </w:sdt>
      <w:r>
        <w:rPr>
          <w:sz w:val="22"/>
          <w:szCs w:val="22"/>
        </w:rPr>
        <w:t xml:space="preserve">. Typically, the k-fold cross-validation procedure involves fitting a model on all folds but one and evaluating the fit model on the holdout fold. Each training dataset is then provided to a hyperparameter optimized procedure that finds an optimal set of hyperparameters for the model </w:t>
      </w:r>
      <w:sdt>
        <w:sdtPr>
          <w:rPr>
            <w:sz w:val="22"/>
            <w:szCs w:val="22"/>
          </w:rPr>
          <w:alias w:val="To edit, see citavi.com/edit"/>
          <w:tag w:val="CitaviPlaceholder#ba37a906-d934-4435-aa5b-82b0da98b2ac"/>
          <w:id w:val="1566842403"/>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ZjViOTZiLTBjNjktNDM2Yi04YTA0LWQ0YTA2MGRkNWI3MS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YmEzN2E5MDYtZDkzNC00NDM1LWFhNWItODJiMGRhOThiMmFjIiwiVGV4dCI6IihDYXdsZXkgYW5kIFRhbGJvdCAyMDEwKSIsIldBSVZlcnNpb24iOiI2LjExLjAuMCJ9}</w:instrText>
          </w:r>
          <w:r>
            <w:rPr>
              <w:sz w:val="22"/>
              <w:szCs w:val="22"/>
            </w:rPr>
            <w:fldChar w:fldCharType="separate"/>
          </w:r>
          <w:r w:rsidR="00811F09">
            <w:rPr>
              <w:sz w:val="22"/>
              <w:szCs w:val="22"/>
            </w:rPr>
            <w:t>(Cawley and Talbot 2010)</w:t>
          </w:r>
          <w:r>
            <w:rPr>
              <w:sz w:val="22"/>
              <w:szCs w:val="22"/>
            </w:rPr>
            <w:fldChar w:fldCharType="end"/>
          </w:r>
        </w:sdtContent>
      </w:sdt>
      <w:r>
        <w:rPr>
          <w:sz w:val="22"/>
          <w:szCs w:val="22"/>
        </w:rPr>
        <w:t xml:space="preserve">. Additionally, stratification will be included. In stratified nested cross-validation during splitting of data into folds it is ensured that each fold has the same proportion of observations to ensure balancing. Here, a 10-fold stratified nested cross-validation protocol will be implemented, as it is standard now in various microbiome analyses </w:t>
      </w:r>
      <w:sdt>
        <w:sdtPr>
          <w:rPr>
            <w:sz w:val="22"/>
            <w:szCs w:val="22"/>
          </w:rPr>
          <w:alias w:val="To edit, see citavi.com/edit"/>
          <w:tag w:val="CitaviPlaceholder#27b8a9ea-0b7f-4775-b7b5-8c60946fb672"/>
          <w:id w:val="699752105"/>
          <w:placeholder>
            <w:docPart w:val="E2D9A3332A5A4DCE85394BC3136E7A8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YWY4YjJiLTE3NDAtNGU0MC1iN2QxLWE1YzZhNmUwZTg1NSIsIlJhbmdlTGVuZ3RoIjoyOC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Sx7IiRpZCI6IjQ0IiwiJHR5cGUiOiJTd2lzc0FjYWRlbWljLkNpdGF2aS5DaXRhdGlvbnMuV29yZFBsYWNlaG9sZGVyRW50cnksIFN3aXNzQWNhZGVtaWMuQ2l0YXZpIiwiSWQiOiI0MTY2MTA4NS05M2E5LTQ2YzMtODA4Ni03Yzc1ZmYwNTc0YzIiLCJSYW5nZVN0YXJ0IjoyOCwiUmFuZ2VMZW5ndGgiOjIxLCJSZWZlcmVuY2VJZCI6ImQzZWZhMWU4LTM5OTYtNDJiOC05NDk0LTllZjFmMTE5NzY4NC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}</w:instrText>
          </w:r>
          <w:r>
            <w:rPr>
              <w:sz w:val="22"/>
              <w:szCs w:val="22"/>
            </w:rPr>
            <w:fldChar w:fldCharType="separate"/>
          </w:r>
          <w:r w:rsidR="00811F09">
            <w:rPr>
              <w:sz w:val="22"/>
              <w:szCs w:val="22"/>
            </w:rPr>
            <w:t xml:space="preserve">(Marcos-Zambrano et al. 2021; </w:t>
          </w:r>
          <w:proofErr w:type="spellStart"/>
          <w:r w:rsidR="00811F09">
            <w:rPr>
              <w:sz w:val="22"/>
              <w:szCs w:val="22"/>
            </w:rPr>
            <w:t>Wirbel</w:t>
          </w:r>
          <w:proofErr w:type="spellEnd"/>
          <w:r w:rsidR="00811F09">
            <w:rPr>
              <w:sz w:val="22"/>
              <w:szCs w:val="22"/>
            </w:rPr>
            <w:t xml:space="preserve"> et al. 2019)</w:t>
          </w:r>
          <w:r>
            <w:rPr>
              <w:sz w:val="22"/>
              <w:szCs w:val="22"/>
            </w:rPr>
            <w:fldChar w:fldCharType="end"/>
          </w:r>
        </w:sdtContent>
      </w:sdt>
      <w:r>
        <w:rPr>
          <w:sz w:val="22"/>
          <w:szCs w:val="22"/>
        </w:rPr>
        <w:t xml:space="preserve">. </w:t>
      </w:r>
    </w:p>
    <w:p w14:paraId="56589B81" w14:textId="5F24F2BD" w:rsidR="00533D9A" w:rsidRPr="00B749B7" w:rsidRDefault="00533D9A" w:rsidP="00CC10EA">
      <w:pPr>
        <w:spacing w:line="360" w:lineRule="auto"/>
        <w:jc w:val="both"/>
        <w:rPr>
          <w:sz w:val="22"/>
          <w:szCs w:val="22"/>
        </w:rPr>
      </w:pPr>
      <w:r w:rsidRPr="00B749B7">
        <w:rPr>
          <w:sz w:val="22"/>
          <w:szCs w:val="22"/>
        </w:rPr>
        <w:t xml:space="preserve">Tsamardinos et al. (2015) showed that a stratified nested cross-validation algorithm shows the least bias compared to standard cross-validation algorithms. They also propose to always include repetitions of inner CV loop for small data sets to reduce variances </w:t>
      </w:r>
      <w:sdt>
        <w:sdtPr>
          <w:rPr>
            <w:sz w:val="22"/>
            <w:szCs w:val="22"/>
          </w:rPr>
          <w:alias w:val="To edit, see citavi.com/edit"/>
          <w:tag w:val="CitaviPlaceholder#dfe6aa20-1d33-4251-8c5e-3a4accc90d6d"/>
          <w:id w:val="-724985009"/>
          <w:placeholder>
            <w:docPart w:val="18A88FA93DFA4BFA88DA46E703098432"/>
          </w:placeholder>
        </w:sdtPr>
        <w:sdtEndPr/>
        <w:sdtContent>
          <w:r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MDU3Y2IwLTI1YWQtNDAyMi05ZmVkLTA1YWVlNWU5NTA0YS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UtMTlUMTg6NTM6Mzg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ZmU2YWEyMC0xZDMzLTQyNTEtOGM1ZS0zYTRhY2NjOTBkNmQiLCJUZXh0IjoiKFRzYW1hcmRpbm9zIGV0IGFsLiAyMDE1KSIsIldBSVZlcnNpb24iOiI2LjExLjAuMCJ9}</w:instrText>
          </w:r>
          <w:r w:rsidRPr="00B749B7">
            <w:rPr>
              <w:sz w:val="22"/>
              <w:szCs w:val="22"/>
            </w:rPr>
            <w:fldChar w:fldCharType="separate"/>
          </w:r>
          <w:r w:rsidR="00811F09">
            <w:rPr>
              <w:sz w:val="22"/>
              <w:szCs w:val="22"/>
            </w:rPr>
            <w:t>(Tsamardinos et al. 2015)</w:t>
          </w:r>
          <w:r w:rsidRPr="00B749B7">
            <w:rPr>
              <w:sz w:val="22"/>
              <w:szCs w:val="22"/>
            </w:rPr>
            <w:fldChar w:fldCharType="end"/>
          </w:r>
        </w:sdtContent>
      </w:sdt>
      <w:r w:rsidRPr="00B749B7">
        <w:rPr>
          <w:sz w:val="22"/>
          <w:szCs w:val="22"/>
        </w:rPr>
        <w:t>. Their computation of bias could be implemented as a control before feeding the data into machine learning models. The bias is computed as L</w:t>
      </w:r>
      <w:r w:rsidRPr="00B749B7">
        <w:rPr>
          <w:sz w:val="22"/>
          <w:szCs w:val="22"/>
          <w:vertAlign w:val="subscript"/>
        </w:rPr>
        <w:t>(hold-out)</w:t>
      </w:r>
      <w:r w:rsidRPr="00B749B7">
        <w:rPr>
          <w:sz w:val="22"/>
          <w:szCs w:val="22"/>
        </w:rPr>
        <w:t xml:space="preserve"> – L</w:t>
      </w:r>
      <w:r w:rsidRPr="00B749B7">
        <w:rPr>
          <w:sz w:val="22"/>
          <w:szCs w:val="22"/>
          <w:vertAlign w:val="subscript"/>
        </w:rPr>
        <w:t>(estimation),</w:t>
      </w:r>
      <w:r w:rsidRPr="00B749B7">
        <w:rPr>
          <w:sz w:val="22"/>
          <w:szCs w:val="22"/>
        </w:rPr>
        <w:t xml:space="preserve"> with L</w:t>
      </w:r>
      <w:r w:rsidRPr="00B749B7">
        <w:rPr>
          <w:sz w:val="22"/>
          <w:szCs w:val="22"/>
          <w:vertAlign w:val="subscript"/>
        </w:rPr>
        <w:t>(hold-out)</w:t>
      </w:r>
      <w:r w:rsidRPr="00B749B7">
        <w:rPr>
          <w:sz w:val="22"/>
          <w:szCs w:val="22"/>
        </w:rPr>
        <w:t xml:space="preserve"> being the performance of 70% of the data set, whereas 30% of each data set were used for sub-sampling (here n = 30) and training of the model </w:t>
      </w:r>
      <w:sdt>
        <w:sdtPr>
          <w:rPr>
            <w:sz w:val="22"/>
            <w:szCs w:val="22"/>
          </w:rPr>
          <w:alias w:val="To edit, see citavi.com/edit"/>
          <w:tag w:val="CitaviPlaceholder#d3c379af-4f56-43b1-8d78-14a4a0a0ef1d"/>
          <w:id w:val="2054580748"/>
          <w:placeholder>
            <w:docPart w:val="18A88FA93DFA4BFA88DA46E703098432"/>
          </w:placeholder>
        </w:sdtPr>
        <w:sdtEndPr/>
        <w:sdtContent>
          <w:r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E3YmU3LTBjMDgtNDEwNC04NzcwLTczZjFiMTg4YmM3Yi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UtMTlUMTg6NTM6Mzg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M2MzNzlhZi00ZjU2LTQzYjEtOGQ3OC0xNGE0YTBhMGVmMWQiLCJUZXh0IjoiKFRzYW1hcmRpbm9zIGV0IGFsLiAyMDE1KSIsIldBSVZlcnNpb24iOiI2LjExLjAuMCJ9}</w:instrText>
          </w:r>
          <w:r w:rsidRPr="00B749B7">
            <w:rPr>
              <w:sz w:val="22"/>
              <w:szCs w:val="22"/>
            </w:rPr>
            <w:fldChar w:fldCharType="separate"/>
          </w:r>
          <w:r w:rsidR="00811F09">
            <w:rPr>
              <w:sz w:val="22"/>
              <w:szCs w:val="22"/>
            </w:rPr>
            <w:t>(Tsamardinos et al. 2015)</w:t>
          </w:r>
          <w:r w:rsidRPr="00B749B7">
            <w:rPr>
              <w:sz w:val="22"/>
              <w:szCs w:val="22"/>
            </w:rPr>
            <w:fldChar w:fldCharType="end"/>
          </w:r>
        </w:sdtContent>
      </w:sdt>
      <w:r w:rsidRPr="00B749B7">
        <w:rPr>
          <w:sz w:val="22"/>
          <w:szCs w:val="22"/>
        </w:rPr>
        <w:t>.</w:t>
      </w:r>
      <w:r>
        <w:rPr>
          <w:sz w:val="22"/>
          <w:szCs w:val="22"/>
        </w:rPr>
        <w:t xml:space="preserve"> </w:t>
      </w:r>
    </w:p>
    <w:p w14:paraId="20529861" w14:textId="7C83B2A9" w:rsidR="00533D9A" w:rsidRPr="00B749B7" w:rsidRDefault="00533D9A" w:rsidP="00CC10EA">
      <w:pPr>
        <w:spacing w:line="360" w:lineRule="auto"/>
        <w:jc w:val="both"/>
        <w:rPr>
          <w:sz w:val="22"/>
          <w:szCs w:val="22"/>
        </w:rPr>
      </w:pPr>
      <w:r w:rsidRPr="00B749B7">
        <w:rPr>
          <w:sz w:val="22"/>
          <w:szCs w:val="22"/>
        </w:rPr>
        <w:t>It is a general consensus in the statistical community that most problems can be described via classical machine learning models</w:t>
      </w:r>
      <w:r>
        <w:rPr>
          <w:sz w:val="22"/>
          <w:szCs w:val="22"/>
        </w:rPr>
        <w:t xml:space="preserve"> </w:t>
      </w:r>
      <w:sdt>
        <w:sdtPr>
          <w:rPr>
            <w:sz w:val="22"/>
            <w:szCs w:val="22"/>
          </w:rPr>
          <w:alias w:val="To edit, see citavi.com/edit"/>
          <w:tag w:val="CitaviPlaceholder#ad270b9b-e41a-4a86-afd8-d565985b71c3"/>
          <w:id w:val="-1305077546"/>
          <w:placeholder>
            <w:docPart w:val="E2D9A3332A5A4DCE85394BC3136E7A8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TYxZWIzLWU2ZjQtNDZjMy04MzQxLTI1ZTUxYmY1NjNkZS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FkMjcwYjliLWU0MWEtNGE4Ni1hZmQ4LWQ1NjU5ODViNzFjMyIsIlRleHQiOiIoTWFyY29zLVphbWJyYW5vIGV0IGFsLiAyMDIxKSIsIldBSVZlcnNpb24iOiI2LjExLjAuMCJ9}</w:instrText>
          </w:r>
          <w:r>
            <w:rPr>
              <w:sz w:val="22"/>
              <w:szCs w:val="22"/>
            </w:rPr>
            <w:fldChar w:fldCharType="separate"/>
          </w:r>
          <w:r w:rsidR="00811F09">
            <w:rPr>
              <w:sz w:val="22"/>
              <w:szCs w:val="22"/>
            </w:rPr>
            <w:t>(Marcos-Zambrano et al. 2021)</w:t>
          </w:r>
          <w:r>
            <w:rPr>
              <w:sz w:val="22"/>
              <w:szCs w:val="22"/>
            </w:rPr>
            <w:fldChar w:fldCharType="end"/>
          </w:r>
        </w:sdtContent>
      </w:sdt>
      <w:commentRangeStart w:id="27"/>
      <w:r w:rsidRPr="00B749B7">
        <w:rPr>
          <w:sz w:val="22"/>
          <w:szCs w:val="22"/>
        </w:rPr>
        <w:t>.</w:t>
      </w:r>
      <w:commentRangeEnd w:id="27"/>
      <w:r w:rsidRPr="00B749B7">
        <w:rPr>
          <w:rStyle w:val="CommentReference"/>
          <w:sz w:val="22"/>
          <w:szCs w:val="22"/>
        </w:rPr>
        <w:commentReference w:id="27"/>
      </w:r>
      <w:r w:rsidRPr="00B749B7">
        <w:rPr>
          <w:sz w:val="22"/>
          <w:szCs w:val="22"/>
        </w:rPr>
        <w:t xml:space="preserve"> Therefore, this pipeline will only include standard and most frequently used models. In microbiome analyses, most applications for machine learning are classification tasks in supervised learning. Therefore, ElasticNet (ENET) will be used as regression model and XGBoost (XGB) as </w:t>
      </w:r>
      <w:commentRangeStart w:id="28"/>
      <w:commentRangeStart w:id="29"/>
      <w:r w:rsidRPr="00B749B7">
        <w:rPr>
          <w:sz w:val="22"/>
          <w:szCs w:val="22"/>
        </w:rPr>
        <w:t>random forest approach</w:t>
      </w:r>
      <w:commentRangeEnd w:id="28"/>
      <w:r w:rsidRPr="00B749B7">
        <w:rPr>
          <w:rStyle w:val="CommentReference"/>
          <w:sz w:val="22"/>
          <w:szCs w:val="22"/>
        </w:rPr>
        <w:commentReference w:id="28"/>
      </w:r>
      <w:commentRangeEnd w:id="29"/>
      <w:r>
        <w:rPr>
          <w:rStyle w:val="CommentReference"/>
        </w:rPr>
        <w:commentReference w:id="29"/>
      </w:r>
      <w:r w:rsidRPr="00B749B7">
        <w:rPr>
          <w:sz w:val="22"/>
          <w:szCs w:val="22"/>
        </w:rPr>
        <w:t xml:space="preserve">, also to have a direct comparison to </w:t>
      </w:r>
      <w:r w:rsidRPr="00B749B7">
        <w:rPr>
          <w:i/>
          <w:iCs/>
          <w:sz w:val="22"/>
          <w:szCs w:val="22"/>
        </w:rPr>
        <w:t>selbal</w:t>
      </w:r>
      <w:r w:rsidRPr="00B749B7">
        <w:rPr>
          <w:sz w:val="22"/>
          <w:szCs w:val="22"/>
        </w:rPr>
        <w:t xml:space="preserve"> and</w:t>
      </w:r>
      <w:r>
        <w:rPr>
          <w:sz w:val="22"/>
          <w:szCs w:val="22"/>
        </w:rPr>
        <w:t xml:space="preserve"> </w:t>
      </w:r>
      <w:r w:rsidRPr="00B749B7">
        <w:rPr>
          <w:i/>
          <w:iCs/>
          <w:sz w:val="22"/>
          <w:szCs w:val="22"/>
        </w:rPr>
        <w:t>CoDaCoRe.</w:t>
      </w:r>
      <w:r w:rsidRPr="00B749B7">
        <w:rPr>
          <w:sz w:val="22"/>
          <w:szCs w:val="22"/>
        </w:rPr>
        <w:t xml:space="preserve"> </w:t>
      </w:r>
      <w:r>
        <w:rPr>
          <w:sz w:val="22"/>
          <w:szCs w:val="22"/>
        </w:rPr>
        <w:t xml:space="preserve">Additionally, </w:t>
      </w:r>
      <w:r w:rsidRPr="00B749B7">
        <w:rPr>
          <w:sz w:val="22"/>
          <w:szCs w:val="22"/>
        </w:rPr>
        <w:t>Linear Discriminant Analysis (LDA) will be conducted.</w:t>
      </w:r>
    </w:p>
    <w:p w14:paraId="1BAC8606" w14:textId="77777777" w:rsidR="00533D9A" w:rsidRPr="00B749B7" w:rsidRDefault="00533D9A" w:rsidP="00CC10EA">
      <w:pPr>
        <w:autoSpaceDE w:val="0"/>
        <w:autoSpaceDN w:val="0"/>
        <w:adjustRightInd w:val="0"/>
        <w:spacing w:before="0" w:after="0" w:line="360" w:lineRule="auto"/>
        <w:jc w:val="both"/>
        <w:rPr>
          <w:sz w:val="22"/>
          <w:szCs w:val="22"/>
        </w:rPr>
      </w:pPr>
      <w:commentRangeStart w:id="30"/>
      <w:r w:rsidRPr="00B749B7">
        <w:rPr>
          <w:sz w:val="22"/>
          <w:szCs w:val="22"/>
        </w:rPr>
        <w:lastRenderedPageBreak/>
        <w:t xml:space="preserve">As most models will employ binary classification tasks, the following performance metrics will be proposed: </w:t>
      </w:r>
      <w:r>
        <w:rPr>
          <w:sz w:val="22"/>
          <w:szCs w:val="22"/>
        </w:rPr>
        <w:t>s</w:t>
      </w:r>
      <w:commentRangeStart w:id="31"/>
      <w:r w:rsidRPr="00B749B7">
        <w:rPr>
          <w:sz w:val="22"/>
          <w:szCs w:val="22"/>
        </w:rPr>
        <w:t xml:space="preserve">teadily recurring performance metrics are of course AUROC, and Accuracy metrics, as well as </w:t>
      </w:r>
      <w:r>
        <w:rPr>
          <w:sz w:val="22"/>
          <w:szCs w:val="22"/>
        </w:rPr>
        <w:t>MAE (mean absolute error)</w:t>
      </w:r>
      <w:r w:rsidRPr="00B749B7">
        <w:rPr>
          <w:sz w:val="22"/>
          <w:szCs w:val="22"/>
        </w:rPr>
        <w:t>.</w:t>
      </w:r>
      <w:commentRangeEnd w:id="31"/>
      <w:r w:rsidRPr="00B749B7">
        <w:rPr>
          <w:rStyle w:val="CommentReference"/>
          <w:sz w:val="22"/>
          <w:szCs w:val="22"/>
        </w:rPr>
        <w:commentReference w:id="31"/>
      </w:r>
      <w:commentRangeEnd w:id="30"/>
      <w:r>
        <w:rPr>
          <w:rStyle w:val="CommentReference"/>
        </w:rPr>
        <w:commentReference w:id="30"/>
      </w:r>
    </w:p>
    <w:p w14:paraId="449E6447" w14:textId="62165FED" w:rsidR="00533D9A" w:rsidRDefault="00533D9A" w:rsidP="00CC10EA">
      <w:pPr>
        <w:spacing w:line="360" w:lineRule="auto"/>
        <w:jc w:val="both"/>
        <w:rPr>
          <w:sz w:val="22"/>
          <w:szCs w:val="22"/>
        </w:rPr>
      </w:pPr>
      <w:commentRangeStart w:id="32"/>
      <w:r w:rsidRPr="00B749B7">
        <w:rPr>
          <w:sz w:val="22"/>
          <w:szCs w:val="22"/>
        </w:rPr>
        <w:t xml:space="preserve">To assess </w:t>
      </w:r>
      <w:commentRangeEnd w:id="32"/>
      <w:r>
        <w:rPr>
          <w:rStyle w:val="CommentReference"/>
        </w:rPr>
        <w:commentReference w:id="32"/>
      </w:r>
      <w:r w:rsidRPr="00B749B7">
        <w:rPr>
          <w:sz w:val="22"/>
          <w:szCs w:val="22"/>
        </w:rPr>
        <w:t xml:space="preserve">if the difference in model performances is statistically significant, Statnikov et al. (2013) employed Random Permutation testing. Additional methods mentioned in literature are </w:t>
      </w:r>
      <w:proofErr w:type="spellStart"/>
      <w:r w:rsidRPr="00B749B7">
        <w:rPr>
          <w:sz w:val="22"/>
          <w:szCs w:val="22"/>
        </w:rPr>
        <w:t>McNemar’s</w:t>
      </w:r>
      <w:proofErr w:type="spellEnd"/>
      <w:r w:rsidRPr="00B749B7">
        <w:rPr>
          <w:sz w:val="22"/>
          <w:szCs w:val="22"/>
        </w:rPr>
        <w:t xml:space="preserve"> test, 5x2-fold cross-validation with modified paired students t-test and Wilcoxon signed-rank test.</w:t>
      </w:r>
    </w:p>
    <w:p w14:paraId="0F52245D" w14:textId="77777777" w:rsidR="00533D9A" w:rsidRPr="00B749B7" w:rsidRDefault="00533D9A" w:rsidP="00CC10EA">
      <w:pPr>
        <w:pStyle w:val="Heading2"/>
        <w:spacing w:line="360" w:lineRule="auto"/>
        <w:jc w:val="both"/>
        <w:rPr>
          <w:sz w:val="22"/>
          <w:szCs w:val="22"/>
        </w:rPr>
      </w:pPr>
      <w:bookmarkStart w:id="33" w:name="_Toc96333826"/>
      <w:r w:rsidRPr="00B749B7">
        <w:rPr>
          <w:sz w:val="22"/>
          <w:szCs w:val="22"/>
        </w:rPr>
        <w:t>Standard Microbiome Approaches</w:t>
      </w:r>
      <w:bookmarkEnd w:id="33"/>
    </w:p>
    <w:p w14:paraId="5D49CC2A" w14:textId="250E0130" w:rsidR="00533D9A" w:rsidRPr="00ED43CF" w:rsidRDefault="00533D9A" w:rsidP="00CC10EA">
      <w:pPr>
        <w:spacing w:line="360" w:lineRule="auto"/>
        <w:jc w:val="both"/>
        <w:rPr>
          <w:sz w:val="22"/>
          <w:szCs w:val="22"/>
        </w:rPr>
      </w:pPr>
      <w:r w:rsidRPr="00B749B7">
        <w:rPr>
          <w:sz w:val="22"/>
          <w:szCs w:val="22"/>
        </w:rPr>
        <w:t xml:space="preserve">Using tested and published libraries for microbiome analysis is the easiest way to reduce human error and improve quality management. Two approaches are used frequently, and they will present the baseline comparison if one should use those packages or a machine learning model. One is called </w:t>
      </w:r>
      <w:r w:rsidRPr="00B749B7">
        <w:rPr>
          <w:i/>
          <w:iCs/>
          <w:sz w:val="22"/>
          <w:szCs w:val="22"/>
        </w:rPr>
        <w:t>selbal</w:t>
      </w:r>
      <w:r w:rsidRPr="00B749B7">
        <w:rPr>
          <w:sz w:val="22"/>
          <w:szCs w:val="22"/>
        </w:rPr>
        <w:t xml:space="preserve"> and was proposed by Rivera-Pinto et al. (2018). It is based on </w:t>
      </w:r>
      <w:r>
        <w:rPr>
          <w:sz w:val="22"/>
          <w:szCs w:val="22"/>
        </w:rPr>
        <w:t>standard generalized linear models</w:t>
      </w:r>
      <w:r w:rsidRPr="00B749B7">
        <w:rPr>
          <w:sz w:val="22"/>
          <w:szCs w:val="22"/>
        </w:rPr>
        <w:t xml:space="preserve">. The second one will be </w:t>
      </w:r>
      <w:r w:rsidRPr="00B749B7">
        <w:rPr>
          <w:i/>
          <w:iCs/>
          <w:sz w:val="22"/>
          <w:szCs w:val="22"/>
        </w:rPr>
        <w:t>CoDaCoRe</w:t>
      </w:r>
      <w:r w:rsidRPr="00B749B7">
        <w:rPr>
          <w:sz w:val="22"/>
          <w:szCs w:val="22"/>
        </w:rPr>
        <w:t xml:space="preserve"> proposed by </w:t>
      </w:r>
      <w:sdt>
        <w:sdtPr>
          <w:rPr>
            <w:sz w:val="22"/>
            <w:szCs w:val="22"/>
          </w:rPr>
          <w:alias w:val="To edit, see citavi.com/edit"/>
          <w:tag w:val="CitaviPlaceholder#00835b25-49c6-4a78-b78f-a72ae306deec"/>
          <w:id w:val="1874495164"/>
          <w:placeholder>
            <w:docPart w:val="B59AC2A327CC4F3D90EA4E02B98685B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WYxNDg2LTU4MzMtNDRlYi05NmUxLTdiZjU4OWRjYTQxY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MDgzNWIyNS00OWM2LTRhNzgtYjc4Zi1hNzJhZTMwNmRlZWMiLCJUZXh0IjoiKEdvcmRvbi1Sb2RyaWd1ZXogZXQgYWwuIDIwMjEpIiwiV0FJVmVyc2lvbiI6IjYuMTEuMC4wIn0=}</w:instrText>
          </w:r>
          <w:r w:rsidRPr="00B749B7">
            <w:rPr>
              <w:sz w:val="22"/>
              <w:szCs w:val="22"/>
            </w:rPr>
            <w:fldChar w:fldCharType="separate"/>
          </w:r>
          <w:r w:rsidR="00811F09">
            <w:rPr>
              <w:sz w:val="22"/>
              <w:szCs w:val="22"/>
            </w:rPr>
            <w:t>(Gordon-Rodriguez et al. 2021)</w:t>
          </w:r>
          <w:r w:rsidRPr="00B749B7">
            <w:rPr>
              <w:sz w:val="22"/>
              <w:szCs w:val="22"/>
            </w:rPr>
            <w:fldChar w:fldCharType="end"/>
          </w:r>
        </w:sdtContent>
      </w:sdt>
      <w:r w:rsidRPr="00B749B7">
        <w:rPr>
          <w:sz w:val="22"/>
          <w:szCs w:val="22"/>
        </w:rPr>
        <w:t>, which is based on random forest analysis.</w:t>
      </w:r>
      <w:r>
        <w:rPr>
          <w:sz w:val="22"/>
          <w:szCs w:val="22"/>
        </w:rPr>
        <w:t xml:space="preserve"> </w:t>
      </w:r>
    </w:p>
    <w:p w14:paraId="0F6AE85C" w14:textId="77777777" w:rsidR="00533D9A" w:rsidRPr="00B749B7" w:rsidRDefault="00533D9A" w:rsidP="00CC10EA">
      <w:pPr>
        <w:spacing w:line="360" w:lineRule="auto"/>
        <w:jc w:val="both"/>
        <w:rPr>
          <w:sz w:val="22"/>
          <w:szCs w:val="22"/>
        </w:rPr>
      </w:pPr>
    </w:p>
    <w:p w14:paraId="20D7EA9B" w14:textId="5454C434" w:rsidR="003F5A00" w:rsidRPr="003F5A00" w:rsidRDefault="00533D9A" w:rsidP="00CC10EA">
      <w:pPr>
        <w:spacing w:line="360" w:lineRule="auto"/>
        <w:jc w:val="both"/>
        <w:rPr>
          <w:sz w:val="22"/>
          <w:szCs w:val="22"/>
        </w:rPr>
      </w:pPr>
      <w:r>
        <w:rPr>
          <w:sz w:val="22"/>
          <w:szCs w:val="22"/>
        </w:rPr>
        <w:br w:type="page"/>
      </w:r>
    </w:p>
    <w:p w14:paraId="08908765" w14:textId="472E3931" w:rsidR="00CF79D5" w:rsidRDefault="00CF79D5" w:rsidP="00CC10EA">
      <w:pPr>
        <w:pStyle w:val="Heading1"/>
        <w:spacing w:line="360" w:lineRule="auto"/>
        <w:jc w:val="both"/>
      </w:pPr>
      <w:r>
        <w:lastRenderedPageBreak/>
        <w:t>Methodology</w:t>
      </w:r>
    </w:p>
    <w:p w14:paraId="44A17224" w14:textId="30699D6C" w:rsidR="00874BB4" w:rsidRPr="00225A7C" w:rsidRDefault="00874BB4" w:rsidP="00CC10EA">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34"/>
      <w:r w:rsidR="008C1911" w:rsidRPr="00225A7C">
        <w:rPr>
          <w:sz w:val="22"/>
          <w:szCs w:val="22"/>
        </w:rPr>
        <w:t>“</w:t>
      </w:r>
      <w:proofErr w:type="spellStart"/>
      <w:r w:rsidR="008C1911" w:rsidRPr="00225A7C">
        <w:rPr>
          <w:sz w:val="22"/>
          <w:szCs w:val="22"/>
        </w:rPr>
        <w:t>tidyverse</w:t>
      </w:r>
      <w:proofErr w:type="spellEnd"/>
      <w:r w:rsidR="008C1911" w:rsidRPr="00225A7C">
        <w:rPr>
          <w:sz w:val="22"/>
          <w:szCs w:val="22"/>
        </w:rPr>
        <w:t>”</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w:t>
      </w:r>
      <w:proofErr w:type="spellStart"/>
      <w:r w:rsidRPr="00225A7C">
        <w:rPr>
          <w:sz w:val="22"/>
          <w:szCs w:val="22"/>
        </w:rPr>
        <w:t>easyCODA</w:t>
      </w:r>
      <w:proofErr w:type="spellEnd"/>
      <w:r w:rsidRPr="00225A7C">
        <w:rPr>
          <w:sz w:val="22"/>
          <w:szCs w:val="22"/>
        </w:rPr>
        <w:t>”</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w:t>
      </w:r>
      <w:proofErr w:type="spellStart"/>
      <w:r w:rsidRPr="00225A7C">
        <w:rPr>
          <w:sz w:val="22"/>
          <w:szCs w:val="22"/>
        </w:rPr>
        <w:t>mikropml</w:t>
      </w:r>
      <w:proofErr w:type="spellEnd"/>
      <w:r w:rsidRPr="00225A7C">
        <w:rPr>
          <w:sz w:val="22"/>
          <w:szCs w:val="22"/>
        </w:rPr>
        <w:t>”</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w:t>
      </w:r>
      <w:proofErr w:type="spellStart"/>
      <w:r w:rsidRPr="00225A7C">
        <w:rPr>
          <w:sz w:val="22"/>
          <w:szCs w:val="22"/>
        </w:rPr>
        <w:t>tidymodels</w:t>
      </w:r>
      <w:proofErr w:type="spellEnd"/>
      <w:r w:rsidRPr="00225A7C">
        <w:rPr>
          <w:sz w:val="22"/>
          <w:szCs w:val="22"/>
        </w:rPr>
        <w:t>”</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w:t>
      </w:r>
      <w:proofErr w:type="spellStart"/>
      <w:r w:rsidR="008C1911" w:rsidRPr="00225A7C">
        <w:rPr>
          <w:sz w:val="22"/>
          <w:szCs w:val="22"/>
        </w:rPr>
        <w:t>codacore</w:t>
      </w:r>
      <w:proofErr w:type="spellEnd"/>
      <w:r w:rsidR="008C1911" w:rsidRPr="00225A7C">
        <w:rPr>
          <w:sz w:val="22"/>
          <w:szCs w:val="22"/>
        </w:rPr>
        <w:t>”</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34"/>
      <w:r w:rsidR="003F6E93">
        <w:rPr>
          <w:rStyle w:val="CommentReference"/>
        </w:rPr>
        <w:commentReference w:id="34"/>
      </w:r>
    </w:p>
    <w:p w14:paraId="52BE2C63" w14:textId="1D92AE43" w:rsidR="00225A7C" w:rsidRDefault="00225A7C" w:rsidP="00CC10EA">
      <w:pPr>
        <w:spacing w:line="360" w:lineRule="auto"/>
        <w:jc w:val="both"/>
        <w:rPr>
          <w:sz w:val="22"/>
          <w:szCs w:val="22"/>
        </w:rPr>
      </w:pPr>
      <w:r w:rsidRPr="00225A7C">
        <w:rPr>
          <w:sz w:val="22"/>
          <w:szCs w:val="22"/>
        </w:rPr>
        <w:t xml:space="preserve">Additionally, own scripts were created for convenience purposes. All scripts can be found on </w:t>
      </w:r>
      <w:proofErr w:type="spellStart"/>
      <w:r w:rsidRPr="00225A7C">
        <w:rPr>
          <w:sz w:val="22"/>
          <w:szCs w:val="22"/>
        </w:rPr>
        <w:t>Github</w:t>
      </w:r>
      <w:proofErr w:type="spellEnd"/>
      <w:r w:rsidRPr="00225A7C">
        <w:rPr>
          <w:sz w:val="22"/>
          <w:szCs w:val="22"/>
        </w:rPr>
        <w:t xml:space="preserve"> </w:t>
      </w:r>
      <w:proofErr w:type="spellStart"/>
      <w:r w:rsidRPr="00225A7C">
        <w:rPr>
          <w:sz w:val="22"/>
          <w:szCs w:val="22"/>
        </w:rPr>
        <w:t>JenniferNeumaier</w:t>
      </w:r>
      <w:proofErr w:type="spellEnd"/>
      <w:r w:rsidRPr="00225A7C">
        <w:rPr>
          <w:sz w:val="22"/>
          <w:szCs w:val="22"/>
        </w:rPr>
        <w:t>/</w:t>
      </w:r>
      <w:proofErr w:type="spellStart"/>
      <w:r w:rsidRPr="00225A7C">
        <w:rPr>
          <w:sz w:val="22"/>
          <w:szCs w:val="22"/>
        </w:rPr>
        <w:t>ml_coda</w:t>
      </w:r>
      <w:proofErr w:type="spellEnd"/>
      <w:r w:rsidRPr="00225A7C">
        <w:rPr>
          <w:sz w:val="22"/>
          <w:szCs w:val="22"/>
        </w:rPr>
        <w:t xml:space="preserve">. </w:t>
      </w:r>
    </w:p>
    <w:p w14:paraId="41DBA457" w14:textId="5A63185D" w:rsidR="00C32761" w:rsidRDefault="00637DA6" w:rsidP="00CC10EA">
      <w:pPr>
        <w:pStyle w:val="Heading2"/>
        <w:spacing w:line="360" w:lineRule="auto"/>
        <w:jc w:val="both"/>
        <w:rPr>
          <w:sz w:val="22"/>
          <w:szCs w:val="22"/>
        </w:rPr>
      </w:pPr>
      <w:bookmarkStart w:id="35" w:name="_Toc96333825"/>
      <w:r w:rsidRPr="00B749B7">
        <w:rPr>
          <w:sz w:val="22"/>
          <w:szCs w:val="22"/>
        </w:rPr>
        <w:t>Pre-Processing</w:t>
      </w:r>
      <w:bookmarkEnd w:id="35"/>
    </w:p>
    <w:p w14:paraId="26AA8705" w14:textId="122CA72C" w:rsidR="007C015F" w:rsidRPr="007C015F" w:rsidRDefault="007C015F" w:rsidP="00CC10EA">
      <w:pPr>
        <w:pStyle w:val="Heading3"/>
        <w:spacing w:line="360" w:lineRule="auto"/>
        <w:jc w:val="both"/>
      </w:pPr>
      <w:r>
        <w:t>Cleaning and filtering</w:t>
      </w:r>
    </w:p>
    <w:p w14:paraId="30CF35AB" w14:textId="06109B48" w:rsidR="00450E52" w:rsidRPr="008774A3" w:rsidRDefault="00450E52" w:rsidP="00CC10EA">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w:t>
      </w:r>
      <w:proofErr w:type="spellStart"/>
      <w:r w:rsidRPr="008774A3">
        <w:rPr>
          <w:sz w:val="22"/>
          <w:szCs w:val="22"/>
        </w:rPr>
        <w:t>EstMB</w:t>
      </w:r>
      <w:proofErr w:type="spellEnd"/>
      <w:r w:rsidRPr="008774A3">
        <w:rPr>
          <w:sz w:val="22"/>
          <w:szCs w:val="22"/>
        </w:rPr>
        <w:t xml:space="preserve"> data set, 21 rows removed in metadata due to NA and 21 patients respectively cut out of abundance table. </w:t>
      </w:r>
      <w:r w:rsidR="002B141C">
        <w:rPr>
          <w:sz w:val="22"/>
          <w:szCs w:val="22"/>
        </w:rPr>
        <w:t xml:space="preserve">This leads to 2485 final sample-size. </w:t>
      </w:r>
      <w:r w:rsidRPr="008774A3">
        <w:rPr>
          <w:sz w:val="22"/>
          <w:szCs w:val="22"/>
        </w:rPr>
        <w:t>In CRC, 128 rows were removed due to NA in feature “BMI”</w:t>
      </w:r>
      <w:r w:rsidR="002B141C">
        <w:rPr>
          <w:sz w:val="22"/>
          <w:szCs w:val="22"/>
        </w:rPr>
        <w:t xml:space="preserve">, leading to 567 samples overall. </w:t>
      </w:r>
      <w:r w:rsidRPr="008774A3">
        <w:rPr>
          <w:sz w:val="22"/>
          <w:szCs w:val="22"/>
        </w:rPr>
        <w:t xml:space="preserve">Additionally, the column “X.1” has been removed as it is only a sum of all abundances per row. In PCOS, </w:t>
      </w:r>
      <w:r>
        <w:rPr>
          <w:sz w:val="22"/>
          <w:szCs w:val="22"/>
        </w:rPr>
        <w:t>6 rows removed in abundance table because no matching patient has been found in metadata</w:t>
      </w:r>
      <w:r w:rsidR="0043066C">
        <w:rPr>
          <w:sz w:val="22"/>
          <w:szCs w:val="22"/>
        </w:rPr>
        <w:t>, reducing the number of samples to 304.</w:t>
      </w:r>
      <w:r>
        <w:rPr>
          <w:sz w:val="22"/>
          <w:szCs w:val="22"/>
        </w:rPr>
        <w:t xml:space="preserve"> </w:t>
      </w:r>
    </w:p>
    <w:p w14:paraId="4BB6E0D2" w14:textId="48F58485" w:rsidR="00C32761" w:rsidRPr="00032877" w:rsidRDefault="00C32761" w:rsidP="00CC10EA">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 xml:space="preserve">In this benchmarking project, taxa with </w:t>
      </w:r>
      <w:r w:rsidR="009109D7" w:rsidRPr="00B749B7">
        <w:rPr>
          <w:sz w:val="22"/>
          <w:szCs w:val="22"/>
        </w:rPr>
        <w:t>≥10%</w:t>
      </w:r>
      <w:r w:rsidRPr="00B749B7">
        <w:rPr>
          <w:sz w:val="22"/>
          <w:szCs w:val="22"/>
        </w:rPr>
        <w:t xml:space="preserve"> abundance in samples will be discarded. Additionally, a filter of </w:t>
      </w:r>
      <w:r w:rsidR="009109D7" w:rsidRPr="00B749B7">
        <w:rPr>
          <w:sz w:val="22"/>
          <w:szCs w:val="22"/>
        </w:rPr>
        <w:t>≥50%</w:t>
      </w:r>
      <w:r w:rsidRPr="00B749B7">
        <w:rPr>
          <w:sz w:val="22"/>
          <w:szCs w:val="22"/>
        </w:rPr>
        <w:t xml:space="preserve"> abundance in samples will be applied</w:t>
      </w:r>
      <w:r w:rsidR="006709F0">
        <w:rPr>
          <w:sz w:val="22"/>
          <w:szCs w:val="22"/>
        </w:rPr>
        <w:t>, as well as a mean relative abundance filter for 0.001.</w:t>
      </w:r>
      <w:r w:rsidR="0043066C">
        <w:rPr>
          <w:sz w:val="22"/>
          <w:szCs w:val="22"/>
        </w:rPr>
        <w:t xml:space="preserve"> </w:t>
      </w:r>
      <w:r w:rsidR="007C015F">
        <w:rPr>
          <w:sz w:val="22"/>
          <w:szCs w:val="22"/>
        </w:rPr>
        <w:t xml:space="preserve">For 10% abundance filters </w:t>
      </w:r>
      <w:proofErr w:type="spellStart"/>
      <w:r w:rsidR="007C015F">
        <w:rPr>
          <w:sz w:val="22"/>
          <w:szCs w:val="22"/>
        </w:rPr>
        <w:t>EstMB</w:t>
      </w:r>
      <w:proofErr w:type="spellEnd"/>
      <w:r w:rsidR="007C015F">
        <w:rPr>
          <w:sz w:val="22"/>
          <w:szCs w:val="22"/>
        </w:rPr>
        <w:t xml:space="preserve"> keeps </w:t>
      </w:r>
      <w:r w:rsidR="005F7CAC">
        <w:rPr>
          <w:sz w:val="22"/>
          <w:szCs w:val="22"/>
        </w:rPr>
        <w:t>9738</w:t>
      </w:r>
      <w:r w:rsidR="007C015F">
        <w:rPr>
          <w:sz w:val="22"/>
          <w:szCs w:val="22"/>
        </w:rPr>
        <w:t xml:space="preserve"> features, CRC </w:t>
      </w:r>
      <w:r w:rsidR="005D41F2">
        <w:rPr>
          <w:sz w:val="22"/>
          <w:szCs w:val="22"/>
        </w:rPr>
        <w:t>650</w:t>
      </w:r>
      <w:r w:rsidR="007C015F">
        <w:rPr>
          <w:sz w:val="22"/>
          <w:szCs w:val="22"/>
        </w:rPr>
        <w:t xml:space="preserve"> features and PCOS </w:t>
      </w:r>
      <w:r w:rsidR="005D41F2">
        <w:rPr>
          <w:sz w:val="22"/>
          <w:szCs w:val="22"/>
        </w:rPr>
        <w:t>1154</w:t>
      </w:r>
      <w:r w:rsidR="007C015F">
        <w:rPr>
          <w:sz w:val="22"/>
          <w:szCs w:val="22"/>
        </w:rPr>
        <w:t xml:space="preserve"> features.</w:t>
      </w:r>
      <w:r w:rsidR="0043066C">
        <w:rPr>
          <w:sz w:val="22"/>
          <w:szCs w:val="22"/>
        </w:rPr>
        <w:t xml:space="preserve"> Respectively, for </w:t>
      </w:r>
      <w:r w:rsidR="007C015F">
        <w:rPr>
          <w:sz w:val="22"/>
          <w:szCs w:val="22"/>
        </w:rPr>
        <w:t xml:space="preserve">50% abundance filters </w:t>
      </w:r>
      <w:proofErr w:type="spellStart"/>
      <w:r w:rsidR="007C015F">
        <w:rPr>
          <w:sz w:val="22"/>
          <w:szCs w:val="22"/>
        </w:rPr>
        <w:t>EstMB</w:t>
      </w:r>
      <w:proofErr w:type="spellEnd"/>
      <w:r w:rsidR="007C015F">
        <w:rPr>
          <w:sz w:val="22"/>
          <w:szCs w:val="22"/>
        </w:rPr>
        <w:t xml:space="preserve"> keeps </w:t>
      </w:r>
      <w:r w:rsidR="00252143">
        <w:rPr>
          <w:sz w:val="22"/>
          <w:szCs w:val="22"/>
        </w:rPr>
        <w:t>5233</w:t>
      </w:r>
      <w:r w:rsidR="007C015F">
        <w:rPr>
          <w:sz w:val="22"/>
          <w:szCs w:val="22"/>
        </w:rPr>
        <w:t xml:space="preserve"> features, CRC</w:t>
      </w:r>
      <w:r w:rsidR="005D41F2">
        <w:rPr>
          <w:sz w:val="22"/>
          <w:szCs w:val="22"/>
        </w:rPr>
        <w:t xml:space="preserve"> 189 </w:t>
      </w:r>
      <w:r w:rsidR="007C015F">
        <w:rPr>
          <w:sz w:val="22"/>
          <w:szCs w:val="22"/>
        </w:rPr>
        <w:t xml:space="preserve">features and PCOS </w:t>
      </w:r>
      <w:r w:rsidR="005D41F2">
        <w:rPr>
          <w:sz w:val="22"/>
          <w:szCs w:val="22"/>
        </w:rPr>
        <w:t>120</w:t>
      </w:r>
      <w:r w:rsidR="007C015F">
        <w:rPr>
          <w:sz w:val="22"/>
          <w:szCs w:val="22"/>
        </w:rPr>
        <w:t xml:space="preserve"> features.</w:t>
      </w:r>
      <w:r w:rsidR="007A716A">
        <w:rPr>
          <w:sz w:val="22"/>
          <w:szCs w:val="22"/>
        </w:rPr>
        <w:t xml:space="preserve"> For </w:t>
      </w:r>
      <w:proofErr w:type="spellStart"/>
      <w:r w:rsidR="007A716A">
        <w:rPr>
          <w:sz w:val="22"/>
          <w:szCs w:val="22"/>
        </w:rPr>
        <w:t>EstMB</w:t>
      </w:r>
      <w:proofErr w:type="spellEnd"/>
      <w:r w:rsidR="007A716A">
        <w:rPr>
          <w:sz w:val="22"/>
          <w:szCs w:val="22"/>
        </w:rPr>
        <w:t xml:space="preserve"> data, 90% abundance was used, as the data was otherwise not practically usable without heavy computational power. </w:t>
      </w:r>
      <w:proofErr w:type="spellStart"/>
      <w:r w:rsidR="007A716A">
        <w:rPr>
          <w:sz w:val="22"/>
          <w:szCs w:val="22"/>
        </w:rPr>
        <w:t>EstMB</w:t>
      </w:r>
      <w:proofErr w:type="spellEnd"/>
      <w:r w:rsidR="007A716A">
        <w:rPr>
          <w:sz w:val="22"/>
          <w:szCs w:val="22"/>
        </w:rPr>
        <w:t xml:space="preserve"> keeps </w:t>
      </w:r>
      <w:r w:rsidR="00646F79">
        <w:rPr>
          <w:sz w:val="22"/>
          <w:szCs w:val="22"/>
        </w:rPr>
        <w:t>3062</w:t>
      </w:r>
      <w:r w:rsidR="007A716A">
        <w:rPr>
          <w:sz w:val="22"/>
          <w:szCs w:val="22"/>
        </w:rPr>
        <w:t xml:space="preserve"> features</w:t>
      </w:r>
      <w:r w:rsidR="00646F79">
        <w:rPr>
          <w:sz w:val="22"/>
          <w:szCs w:val="22"/>
        </w:rPr>
        <w:t xml:space="preserve"> </w:t>
      </w:r>
      <w:r w:rsidR="007A716A">
        <w:rPr>
          <w:sz w:val="22"/>
          <w:szCs w:val="22"/>
        </w:rPr>
        <w:t>after filtering.</w:t>
      </w:r>
    </w:p>
    <w:p w14:paraId="5C1DE2E5" w14:textId="01964855" w:rsidR="007C015F" w:rsidRPr="007C015F" w:rsidRDefault="007C015F" w:rsidP="00CC10EA">
      <w:pPr>
        <w:pStyle w:val="Heading3"/>
        <w:spacing w:line="360" w:lineRule="auto"/>
        <w:jc w:val="both"/>
      </w:pPr>
      <w:r>
        <w:t>Imputation</w:t>
      </w:r>
    </w:p>
    <w:p w14:paraId="1EC246FE" w14:textId="22EE8D28" w:rsidR="002B2C1A" w:rsidRPr="00B749B7" w:rsidRDefault="006147E2" w:rsidP="00CC10EA">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On the other hand in log-ratio transformation zeros lead to problems, as </w:t>
      </w:r>
      <w:proofErr w:type="gramStart"/>
      <w:r w:rsidR="00C32761">
        <w:rPr>
          <w:rFonts w:cstheme="minorHAnsi"/>
          <w:sz w:val="22"/>
          <w:szCs w:val="22"/>
        </w:rPr>
        <w:t>log(</w:t>
      </w:r>
      <w:proofErr w:type="gramEnd"/>
      <w:r w:rsidR="00C32761">
        <w:rPr>
          <w:rFonts w:cstheme="minorHAnsi"/>
          <w:sz w:val="22"/>
          <w:szCs w:val="22"/>
        </w:rPr>
        <w:t xml:space="preserve">0) is undefined. </w:t>
      </w:r>
      <w:r w:rsidRPr="00B749B7">
        <w:rPr>
          <w:rFonts w:cstheme="minorHAnsi"/>
          <w:sz w:val="22"/>
          <w:szCs w:val="22"/>
        </w:rPr>
        <w:t xml:space="preserve">Therefore, one of </w:t>
      </w:r>
      <w:r w:rsidRPr="00B749B7">
        <w:rPr>
          <w:rFonts w:cstheme="minorHAnsi"/>
          <w:sz w:val="22"/>
          <w:szCs w:val="22"/>
        </w:rPr>
        <w:lastRenderedPageBreak/>
        <w:t xml:space="preserve">the first steps </w:t>
      </w:r>
      <w:r w:rsidR="00722306">
        <w:rPr>
          <w:rFonts w:cstheme="minorHAnsi"/>
          <w:sz w:val="22"/>
          <w:szCs w:val="22"/>
        </w:rPr>
        <w:t xml:space="preserve">after filtering and </w:t>
      </w:r>
      <w:r w:rsidR="00C32761">
        <w:rPr>
          <w:rFonts w:cstheme="minorHAnsi"/>
          <w:sz w:val="22"/>
          <w:szCs w:val="22"/>
        </w:rPr>
        <w:t>before</w:t>
      </w:r>
      <w:commentRangeStart w:id="36"/>
      <w:commentRangeStart w:id="37"/>
      <w:r w:rsidR="000D58B0">
        <w:rPr>
          <w:rFonts w:cstheme="minorHAnsi"/>
          <w:sz w:val="22"/>
          <w:szCs w:val="22"/>
        </w:rPr>
        <w:t xml:space="preserve"> log-ratio transformation</w:t>
      </w:r>
      <w:r w:rsidRPr="00B749B7">
        <w:rPr>
          <w:rFonts w:cstheme="minorHAnsi"/>
          <w:sz w:val="22"/>
          <w:szCs w:val="22"/>
        </w:rPr>
        <w:t xml:space="preserve"> is zero-imputation</w:t>
      </w:r>
      <w:commentRangeEnd w:id="36"/>
      <w:r w:rsidR="00875154" w:rsidRPr="00B749B7">
        <w:rPr>
          <w:rStyle w:val="CommentReference"/>
          <w:sz w:val="22"/>
          <w:szCs w:val="22"/>
        </w:rPr>
        <w:commentReference w:id="36"/>
      </w:r>
      <w:commentRangeEnd w:id="37"/>
      <w:r w:rsidR="000D58B0">
        <w:rPr>
          <w:rStyle w:val="CommentReference"/>
        </w:rPr>
        <w:commentReference w:id="37"/>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TlUMTg6NTM6Mzg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811F09">
            <w:rPr>
              <w:rFonts w:cstheme="minorHAnsi"/>
              <w:sz w:val="22"/>
              <w:szCs w:val="22"/>
            </w:rPr>
            <w:t>(</w:t>
          </w:r>
          <w:proofErr w:type="spellStart"/>
          <w:r w:rsidR="00811F09">
            <w:rPr>
              <w:rFonts w:cstheme="minorHAnsi"/>
              <w:sz w:val="22"/>
              <w:szCs w:val="22"/>
            </w:rPr>
            <w:t>Palarea-Albaladejo</w:t>
          </w:r>
          <w:proofErr w:type="spellEnd"/>
          <w:r w:rsidR="00811F09">
            <w:rPr>
              <w:rFonts w:cstheme="minorHAnsi"/>
              <w:sz w:val="22"/>
              <w:szCs w:val="22"/>
            </w:rPr>
            <w:t xml:space="preserve">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resulting from </w:t>
      </w:r>
      <w:proofErr w:type="gramStart"/>
      <w:r w:rsidR="00863151" w:rsidRPr="00B749B7">
        <w:rPr>
          <w:rFonts w:cstheme="minorHAnsi"/>
          <w:sz w:val="22"/>
          <w:szCs w:val="22"/>
        </w:rPr>
        <w:t>log(</w:t>
      </w:r>
      <w:proofErr w:type="gramEnd"/>
      <w:r w:rsidR="00863151" w:rsidRPr="00B749B7">
        <w:rPr>
          <w:rFonts w:cstheme="minorHAnsi"/>
          <w:sz w:val="22"/>
          <w:szCs w:val="22"/>
        </w:rPr>
        <w:t>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w:t>
      </w:r>
      <w:r w:rsidR="008774A3">
        <w:rPr>
          <w:rFonts w:cstheme="minorHAnsi"/>
          <w:sz w:val="22"/>
          <w:szCs w:val="22"/>
        </w:rPr>
        <w:t>M</w:t>
      </w:r>
      <w:r w:rsidR="00FD4C8F" w:rsidRPr="00FD4C8F">
        <w:rPr>
          <w:rFonts w:cstheme="minorHAnsi"/>
          <w:sz w:val="22"/>
          <w:szCs w:val="22"/>
        </w:rPr>
        <w:t>ultiplicative</w:t>
      </w:r>
      <w:r w:rsidR="008774A3">
        <w:rPr>
          <w:rFonts w:cstheme="minorHAnsi"/>
          <w:sz w:val="22"/>
          <w:szCs w:val="22"/>
        </w:rPr>
        <w:t xml:space="preserve"> (GBM)</w:t>
      </w:r>
      <w:r w:rsidR="00FD4C8F" w:rsidRPr="00FD4C8F">
        <w:rPr>
          <w:rFonts w:cstheme="minorHAnsi"/>
          <w:sz w:val="22"/>
          <w:szCs w:val="22"/>
        </w:rPr>
        <w:t xml:space="preserve"> and output form “p-counts”.</w:t>
      </w:r>
      <w:r w:rsidR="00CD0BCB">
        <w:rPr>
          <w:rFonts w:cstheme="minorHAnsi"/>
          <w:sz w:val="22"/>
          <w:szCs w:val="22"/>
        </w:rPr>
        <w:t xml:space="preserve"> </w:t>
      </w:r>
    </w:p>
    <w:p w14:paraId="2B49709A" w14:textId="328E21EF" w:rsidR="00096AD0" w:rsidRPr="00B749B7" w:rsidRDefault="00637DA6" w:rsidP="00CC10EA">
      <w:pPr>
        <w:pStyle w:val="Heading2"/>
        <w:spacing w:line="360" w:lineRule="auto"/>
        <w:jc w:val="both"/>
        <w:rPr>
          <w:sz w:val="22"/>
          <w:szCs w:val="22"/>
        </w:rPr>
      </w:pPr>
      <w:bookmarkStart w:id="38" w:name="_Toc96333827"/>
      <w:r w:rsidRPr="00B749B7">
        <w:rPr>
          <w:sz w:val="22"/>
          <w:szCs w:val="22"/>
        </w:rPr>
        <w:t>Transformation</w:t>
      </w:r>
      <w:r w:rsidR="00ED43CF">
        <w:rPr>
          <w:sz w:val="22"/>
          <w:szCs w:val="22"/>
        </w:rPr>
        <w:t>s</w:t>
      </w:r>
      <w:bookmarkEnd w:id="38"/>
    </w:p>
    <w:p w14:paraId="2B5E06A5" w14:textId="77777777" w:rsidR="00BB3E3D" w:rsidRDefault="00096AD0" w:rsidP="00CC10EA">
      <w:pPr>
        <w:spacing w:line="360" w:lineRule="auto"/>
        <w:jc w:val="both"/>
        <w:rPr>
          <w:sz w:val="22"/>
          <w:szCs w:val="22"/>
        </w:rPr>
      </w:pPr>
      <w:r w:rsidRPr="00B749B7">
        <w:rPr>
          <w:sz w:val="22"/>
          <w:szCs w:val="22"/>
        </w:rPr>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work with and interpret. Similarly, pair-wise log-ratio transformations will also not be tested, as they are very computationally taxing</w:t>
      </w:r>
      <w:r w:rsidR="00367F1A" w:rsidRPr="00B749B7">
        <w:rPr>
          <w:sz w:val="22"/>
          <w:szCs w:val="22"/>
        </w:rPr>
        <w:t xml:space="preserve">. It has been decided to use </w:t>
      </w:r>
      <w:r w:rsidR="00F313D1" w:rsidRPr="00B749B7">
        <w:rPr>
          <w:sz w:val="22"/>
          <w:szCs w:val="22"/>
        </w:rPr>
        <w:t xml:space="preserve">TSS (total sum scaling transformation), which is standard relative abundance data, and compare it to CLR and ALR transformed data. </w:t>
      </w:r>
    </w:p>
    <w:p w14:paraId="1184B64E" w14:textId="2FBAA1AE" w:rsidR="0040199C" w:rsidRDefault="00F92AC0" w:rsidP="00CC10EA">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w:t>
      </w:r>
      <w:commentRangeStart w:id="39"/>
      <w:commentRangeStart w:id="40"/>
      <w:r w:rsidR="001C4C56" w:rsidRPr="00B749B7">
        <w:rPr>
          <w:sz w:val="22"/>
          <w:szCs w:val="22"/>
        </w:rPr>
        <w:t>random reference will be picked as denominator</w:t>
      </w:r>
      <w:commentRangeEnd w:id="39"/>
      <w:r w:rsidR="00FF7D02" w:rsidRPr="00B749B7">
        <w:rPr>
          <w:rStyle w:val="CommentReference"/>
          <w:sz w:val="22"/>
          <w:szCs w:val="22"/>
        </w:rPr>
        <w:commentReference w:id="39"/>
      </w:r>
      <w:commentRangeEnd w:id="40"/>
      <w:r w:rsidR="000B4DC7">
        <w:rPr>
          <w:rStyle w:val="CommentReference"/>
        </w:rPr>
        <w:commentReference w:id="40"/>
      </w:r>
      <w:r w:rsidR="001C4C56" w:rsidRPr="00B749B7">
        <w:rPr>
          <w:sz w:val="22"/>
          <w:szCs w:val="22"/>
        </w:rPr>
        <w:t xml:space="preserve">, to </w:t>
      </w:r>
      <w:r w:rsidR="004F61BA">
        <w:rPr>
          <w:sz w:val="22"/>
          <w:szCs w:val="22"/>
        </w:rPr>
        <w:t>assess the average performance of machine learning models</w:t>
      </w:r>
      <w:r w:rsidR="001C4C56" w:rsidRPr="00B749B7">
        <w:rPr>
          <w:sz w:val="22"/>
          <w:szCs w:val="22"/>
        </w:rPr>
        <w:t xml:space="preserve"> for ALR, (ii) </w:t>
      </w:r>
      <w:r w:rsidR="000B08EE" w:rsidRPr="00B749B7">
        <w:rPr>
          <w:sz w:val="22"/>
          <w:szCs w:val="22"/>
        </w:rPr>
        <w:t>find the most optimal</w:t>
      </w:r>
      <w:r w:rsidR="004F61BA">
        <w:rPr>
          <w:sz w:val="22"/>
          <w:szCs w:val="22"/>
        </w:rPr>
        <w:t xml:space="preserve"> denominator and </w:t>
      </w:r>
      <w:r w:rsidR="000B08EE" w:rsidRPr="00B749B7">
        <w:rPr>
          <w:sz w:val="22"/>
          <w:szCs w:val="22"/>
        </w:rPr>
        <w:t>(iii)</w:t>
      </w:r>
      <w:r w:rsidR="004F61BA">
        <w:rPr>
          <w:sz w:val="22"/>
          <w:szCs w:val="22"/>
        </w:rPr>
        <w:t xml:space="preserve"> worst ALR denominator 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w:t>
      </w:r>
      <w:proofErr w:type="spellStart"/>
      <w:r w:rsidR="004F61BA">
        <w:rPr>
          <w:sz w:val="22"/>
          <w:szCs w:val="22"/>
        </w:rPr>
        <w:t>easyCODA</w:t>
      </w:r>
      <w:proofErr w:type="spellEnd"/>
      <w:r w:rsidR="004F61BA">
        <w:rPr>
          <w:sz w:val="22"/>
          <w:szCs w:val="22"/>
        </w:rPr>
        <w:t xml:space="preserve">” is the function </w:t>
      </w:r>
      <w:proofErr w:type="gramStart"/>
      <w:r w:rsidR="004F61BA">
        <w:rPr>
          <w:sz w:val="22"/>
          <w:szCs w:val="22"/>
        </w:rPr>
        <w:t>ALR(</w:t>
      </w:r>
      <w:proofErr w:type="gramEnd"/>
      <w:r w:rsidR="004F61BA">
        <w:rPr>
          <w:sz w:val="22"/>
          <w:szCs w:val="22"/>
        </w:rPr>
        <w:t>)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w:t>
      </w:r>
      <w:proofErr w:type="spellStart"/>
      <w:r w:rsidR="005C0B90">
        <w:rPr>
          <w:sz w:val="22"/>
          <w:szCs w:val="22"/>
        </w:rPr>
        <w:t>easyCODA</w:t>
      </w:r>
      <w:proofErr w:type="spellEnd"/>
      <w:r w:rsidR="005C0B90">
        <w:rPr>
          <w:sz w:val="22"/>
          <w:szCs w:val="22"/>
        </w:rPr>
        <w:t xml:space="preserve">” also contains the function </w:t>
      </w:r>
      <w:proofErr w:type="gramStart"/>
      <w:r w:rsidR="005C0B90">
        <w:rPr>
          <w:sz w:val="22"/>
          <w:szCs w:val="22"/>
        </w:rPr>
        <w:t>CLR(</w:t>
      </w:r>
      <w:proofErr w:type="gramEnd"/>
      <w:r w:rsidR="005C0B90">
        <w:rPr>
          <w:sz w:val="22"/>
          <w:szCs w:val="22"/>
        </w:rPr>
        <w:t>) to compute the centered log-ratio.</w:t>
      </w:r>
    </w:p>
    <w:p w14:paraId="25D96ED9" w14:textId="558B9E3E" w:rsidR="00533D9A" w:rsidRDefault="00533D9A" w:rsidP="00CC10EA">
      <w:pPr>
        <w:pStyle w:val="Heading2"/>
        <w:spacing w:line="360" w:lineRule="auto"/>
        <w:jc w:val="both"/>
      </w:pPr>
      <w:r>
        <w:t>Machine LEarning models</w:t>
      </w:r>
    </w:p>
    <w:p w14:paraId="536394E1" w14:textId="2EC81E4C" w:rsidR="00062C29" w:rsidRPr="00062C29" w:rsidRDefault="00445961" w:rsidP="00CC10EA">
      <w:pPr>
        <w:spacing w:line="360" w:lineRule="auto"/>
        <w:jc w:val="both"/>
        <w:rPr>
          <w:sz w:val="22"/>
          <w:szCs w:val="22"/>
        </w:rPr>
      </w:pPr>
      <w:r w:rsidRPr="00062C29">
        <w:rPr>
          <w:sz w:val="22"/>
          <w:szCs w:val="22"/>
        </w:rPr>
        <w:t>Figure</w:t>
      </w:r>
      <w:proofErr w:type="gramStart"/>
      <w:r w:rsidRPr="00062C29">
        <w:rPr>
          <w:sz w:val="22"/>
          <w:szCs w:val="22"/>
        </w:rPr>
        <w:t xml:space="preserve"> ..</w:t>
      </w:r>
      <w:proofErr w:type="gramEnd"/>
      <w:r w:rsidRPr="00062C29">
        <w:rPr>
          <w:sz w:val="22"/>
          <w:szCs w:val="22"/>
        </w:rPr>
        <w:t xml:space="preserve"> shows the pipeline for comparing the performance of machine learning models. First, the preprocessed (and imputed) data set was transformed using TSS, CLR, and various ALR options. Afterwards, the data set was split </w:t>
      </w:r>
      <w:r w:rsidR="00B36859">
        <w:rPr>
          <w:sz w:val="22"/>
          <w:szCs w:val="22"/>
        </w:rPr>
        <w:t>80/20 with stratification with the package “</w:t>
      </w:r>
      <w:proofErr w:type="spellStart"/>
      <w:r w:rsidR="00B36859">
        <w:rPr>
          <w:sz w:val="22"/>
          <w:szCs w:val="22"/>
        </w:rPr>
        <w:t>tidymodels</w:t>
      </w:r>
      <w:proofErr w:type="spellEnd"/>
      <w:r w:rsidR="00B36859">
        <w:rPr>
          <w:sz w:val="22"/>
          <w:szCs w:val="22"/>
        </w:rPr>
        <w:t xml:space="preserve">”. The </w:t>
      </w:r>
      <w:r w:rsidRPr="00062C29">
        <w:rPr>
          <w:sz w:val="22"/>
          <w:szCs w:val="22"/>
        </w:rPr>
        <w:t xml:space="preserve">train set given to the function </w:t>
      </w:r>
      <w:proofErr w:type="spellStart"/>
      <w:r w:rsidRPr="00062C29">
        <w:rPr>
          <w:sz w:val="22"/>
          <w:szCs w:val="22"/>
        </w:rPr>
        <w:t>run_</w:t>
      </w:r>
      <w:proofErr w:type="gramStart"/>
      <w:r w:rsidRPr="00062C29">
        <w:rPr>
          <w:sz w:val="22"/>
          <w:szCs w:val="22"/>
        </w:rPr>
        <w:t>ml</w:t>
      </w:r>
      <w:proofErr w:type="spellEnd"/>
      <w:r w:rsidRPr="00062C29">
        <w:rPr>
          <w:sz w:val="22"/>
          <w:szCs w:val="22"/>
        </w:rPr>
        <w:t>(</w:t>
      </w:r>
      <w:proofErr w:type="gramEnd"/>
      <w:r w:rsidRPr="00062C29">
        <w:rPr>
          <w:sz w:val="22"/>
          <w:szCs w:val="22"/>
        </w:rPr>
        <w:t>) from “</w:t>
      </w:r>
      <w:proofErr w:type="spellStart"/>
      <w:r w:rsidRPr="00062C29">
        <w:rPr>
          <w:sz w:val="22"/>
          <w:szCs w:val="22"/>
        </w:rPr>
        <w:t>mikropml</w:t>
      </w:r>
      <w:proofErr w:type="spellEnd"/>
      <w:r w:rsidRPr="00062C29">
        <w:rPr>
          <w:sz w:val="22"/>
          <w:szCs w:val="22"/>
        </w:rPr>
        <w:t xml:space="preserve">” by. This package nicely compacts the use of standard machine learning models to a few lines of code and supports the use of </w:t>
      </w:r>
      <w:r w:rsidR="00B36859">
        <w:rPr>
          <w:sz w:val="22"/>
          <w:szCs w:val="22"/>
        </w:rPr>
        <w:t>GLMs (</w:t>
      </w:r>
      <w:proofErr w:type="spellStart"/>
      <w:r w:rsidR="00B36859">
        <w:rPr>
          <w:sz w:val="22"/>
          <w:szCs w:val="22"/>
        </w:rPr>
        <w:t>glmnet</w:t>
      </w:r>
      <w:proofErr w:type="spellEnd"/>
      <w:r w:rsidR="00B36859">
        <w:rPr>
          <w:sz w:val="22"/>
          <w:szCs w:val="22"/>
        </w:rPr>
        <w:t>)</w:t>
      </w:r>
      <w:r w:rsidRPr="00062C29">
        <w:rPr>
          <w:sz w:val="22"/>
          <w:szCs w:val="22"/>
        </w:rPr>
        <w:t xml:space="preserve">, as well as </w:t>
      </w:r>
      <w:r w:rsidR="00B36859">
        <w:rPr>
          <w:sz w:val="22"/>
          <w:szCs w:val="22"/>
        </w:rPr>
        <w:t>XGBoost (</w:t>
      </w:r>
      <w:proofErr w:type="spellStart"/>
      <w:r w:rsidR="00B36859">
        <w:rPr>
          <w:sz w:val="22"/>
          <w:szCs w:val="22"/>
        </w:rPr>
        <w:t>xgbTree</w:t>
      </w:r>
      <w:proofErr w:type="spellEnd"/>
      <w:r w:rsidR="00B36859">
        <w:rPr>
          <w:sz w:val="22"/>
          <w:szCs w:val="22"/>
        </w:rPr>
        <w:t>)</w:t>
      </w:r>
      <w:r w:rsidRPr="00062C29">
        <w:rPr>
          <w:sz w:val="22"/>
          <w:szCs w:val="22"/>
        </w:rPr>
        <w:t xml:space="preserve">. As shown in the pipeline, it was of interest to control the initial split into test and train data, which is also allowed by </w:t>
      </w:r>
      <w:proofErr w:type="spellStart"/>
      <w:r w:rsidRPr="00062C29">
        <w:rPr>
          <w:sz w:val="22"/>
          <w:szCs w:val="22"/>
        </w:rPr>
        <w:t>mikropml</w:t>
      </w:r>
      <w:proofErr w:type="spellEnd"/>
      <w:r w:rsidRPr="00062C29">
        <w:rPr>
          <w:sz w:val="22"/>
          <w:szCs w:val="22"/>
        </w:rPr>
        <w:t xml:space="preserve">. </w:t>
      </w:r>
      <w:r w:rsidR="00062C29" w:rsidRPr="00062C29">
        <w:rPr>
          <w:sz w:val="22"/>
          <w:szCs w:val="22"/>
        </w:rPr>
        <w:t xml:space="preserve">The training set is </w:t>
      </w:r>
      <w:r w:rsidR="009129F1">
        <w:rPr>
          <w:sz w:val="22"/>
          <w:szCs w:val="22"/>
        </w:rPr>
        <w:t xml:space="preserve">then </w:t>
      </w:r>
      <w:r w:rsidR="00062C29" w:rsidRPr="00062C29">
        <w:rPr>
          <w:sz w:val="22"/>
          <w:szCs w:val="22"/>
        </w:rPr>
        <w:t xml:space="preserve">split into 5 folds and the best model assessed via 10-fold cross validation and the final test and training scores of </w:t>
      </w:r>
      <w:r w:rsidR="00062C29" w:rsidRPr="00062C29">
        <w:rPr>
          <w:sz w:val="22"/>
          <w:szCs w:val="22"/>
        </w:rPr>
        <w:lastRenderedPageBreak/>
        <w:t>the best model are saved for plotting. This procedure is repeated 10x for each model and each data set to assess statistical fluctuations of model performances and accuracies.</w:t>
      </w:r>
      <w:r w:rsidR="00062C29">
        <w:rPr>
          <w:sz w:val="22"/>
          <w:szCs w:val="22"/>
        </w:rPr>
        <w:t xml:space="preserve"> </w:t>
      </w:r>
    </w:p>
    <w:p w14:paraId="6864B92E" w14:textId="287609D2" w:rsidR="00533D9A" w:rsidRDefault="00445961" w:rsidP="00CC10EA">
      <w:pPr>
        <w:spacing w:line="360" w:lineRule="auto"/>
        <w:jc w:val="both"/>
      </w:pPr>
      <w:r>
        <w:rPr>
          <w:noProof/>
        </w:rPr>
        <w:drawing>
          <wp:inline distT="0" distB="0" distL="0" distR="0" wp14:anchorId="2F126890" wp14:editId="44963761">
            <wp:extent cx="5972810" cy="2771551"/>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p>
    <w:p w14:paraId="6FE30D77" w14:textId="56C03F72" w:rsidR="00C26190" w:rsidRDefault="00062C29" w:rsidP="00CC10EA">
      <w:pPr>
        <w:spacing w:line="360" w:lineRule="auto"/>
        <w:jc w:val="both"/>
        <w:rPr>
          <w:sz w:val="22"/>
          <w:szCs w:val="22"/>
        </w:rPr>
      </w:pPr>
      <w:r w:rsidRPr="0042156A">
        <w:rPr>
          <w:sz w:val="22"/>
          <w:szCs w:val="22"/>
        </w:rPr>
        <w:t xml:space="preserve">As it was of interest to compare the machine learning model performances to </w:t>
      </w:r>
      <w:proofErr w:type="spellStart"/>
      <w:r w:rsidRPr="0042156A">
        <w:rPr>
          <w:sz w:val="22"/>
          <w:szCs w:val="22"/>
        </w:rPr>
        <w:t>codacore</w:t>
      </w:r>
      <w:proofErr w:type="spellEnd"/>
      <w:r w:rsidRPr="0042156A">
        <w:rPr>
          <w:sz w:val="22"/>
          <w:szCs w:val="22"/>
        </w:rPr>
        <w:t xml:space="preserve">, the pipeline includes </w:t>
      </w:r>
      <w:proofErr w:type="spellStart"/>
      <w:r w:rsidRPr="0042156A">
        <w:rPr>
          <w:sz w:val="22"/>
          <w:szCs w:val="22"/>
        </w:rPr>
        <w:t>codacore</w:t>
      </w:r>
      <w:proofErr w:type="spellEnd"/>
      <w:r w:rsidRPr="0042156A">
        <w:rPr>
          <w:sz w:val="22"/>
          <w:szCs w:val="22"/>
        </w:rPr>
        <w:t xml:space="preserve"> directly. The first initial data split is fed to the function </w:t>
      </w:r>
      <w:proofErr w:type="spellStart"/>
      <w:proofErr w:type="gramStart"/>
      <w:r w:rsidRPr="0042156A">
        <w:rPr>
          <w:sz w:val="22"/>
          <w:szCs w:val="22"/>
        </w:rPr>
        <w:t>codacore</w:t>
      </w:r>
      <w:proofErr w:type="spellEnd"/>
      <w:r w:rsidRPr="0042156A">
        <w:rPr>
          <w:sz w:val="22"/>
          <w:szCs w:val="22"/>
        </w:rPr>
        <w:t>(</w:t>
      </w:r>
      <w:proofErr w:type="gramEnd"/>
      <w:r w:rsidRPr="0042156A">
        <w:rPr>
          <w:sz w:val="22"/>
          <w:szCs w:val="22"/>
        </w:rPr>
        <w:t>)</w:t>
      </w:r>
      <w:r w:rsidR="009129F1">
        <w:rPr>
          <w:sz w:val="22"/>
          <w:szCs w:val="22"/>
        </w:rPr>
        <w:t xml:space="preserve">. Two </w:t>
      </w:r>
      <w:proofErr w:type="spellStart"/>
      <w:r w:rsidR="009129F1">
        <w:rPr>
          <w:sz w:val="22"/>
          <w:szCs w:val="22"/>
        </w:rPr>
        <w:t>codacore</w:t>
      </w:r>
      <w:proofErr w:type="spellEnd"/>
      <w:r w:rsidR="009129F1">
        <w:rPr>
          <w:sz w:val="22"/>
          <w:szCs w:val="22"/>
        </w:rPr>
        <w:t xml:space="preserve"> models are trained, one with lambda = 0 and the other with lambda = 1. For both models, AUC values were predicted with all balances taken into consideration and one were only the best balance was used.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 xml:space="preserve">The </w:t>
      </w:r>
      <w:proofErr w:type="spellStart"/>
      <w:r w:rsidRPr="0042156A">
        <w:rPr>
          <w:sz w:val="22"/>
          <w:szCs w:val="22"/>
        </w:rPr>
        <w:t>codacore</w:t>
      </w:r>
      <w:proofErr w:type="spellEnd"/>
      <w:r w:rsidRPr="0042156A">
        <w:rPr>
          <w:sz w:val="22"/>
          <w:szCs w:val="22"/>
        </w:rPr>
        <w:t xml:space="preserve"> 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rsidP="00CC10EA">
      <w:pPr>
        <w:spacing w:line="360" w:lineRule="auto"/>
        <w:jc w:val="both"/>
        <w:rPr>
          <w:sz w:val="22"/>
          <w:szCs w:val="22"/>
        </w:rPr>
      </w:pPr>
      <w:r>
        <w:rPr>
          <w:sz w:val="22"/>
          <w:szCs w:val="22"/>
        </w:rPr>
        <w:br w:type="page"/>
      </w:r>
    </w:p>
    <w:p w14:paraId="04591BDF" w14:textId="2882CB5C" w:rsidR="0042156A" w:rsidRDefault="0042156A" w:rsidP="00CC10EA">
      <w:pPr>
        <w:pStyle w:val="Heading2"/>
        <w:spacing w:line="360" w:lineRule="auto"/>
        <w:jc w:val="both"/>
      </w:pPr>
      <w:r>
        <w:lastRenderedPageBreak/>
        <w:t>Data Leakage in Transformations</w:t>
      </w:r>
    </w:p>
    <w:p w14:paraId="2BA80383" w14:textId="1369F682" w:rsidR="00C26190" w:rsidRPr="00BE3EFB" w:rsidRDefault="00AA3915" w:rsidP="00CC10EA">
      <w:pPr>
        <w:spacing w:line="360" w:lineRule="auto"/>
        <w:jc w:val="both"/>
      </w:pPr>
      <w:r>
        <w:rPr>
          <w:noProof/>
        </w:rPr>
        <w:drawing>
          <wp:anchor distT="0" distB="0" distL="114300" distR="114300" simplePos="0" relativeHeight="251693056" behindDoc="0" locked="0" layoutInCell="1" allowOverlap="1" wp14:anchorId="455115F6" wp14:editId="710E8C93">
            <wp:simplePos x="0" y="0"/>
            <wp:positionH relativeFrom="margin">
              <wp:align>center</wp:align>
            </wp:positionH>
            <wp:positionV relativeFrom="paragraph">
              <wp:posOffset>1159087</wp:posOffset>
            </wp:positionV>
            <wp:extent cx="4889500" cy="5334635"/>
            <wp:effectExtent l="0" t="0" r="635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9500" cy="5334635"/>
                    </a:xfrm>
                    <a:prstGeom prst="rect">
                      <a:avLst/>
                    </a:prstGeom>
                    <a:noFill/>
                  </pic:spPr>
                </pic:pic>
              </a:graphicData>
            </a:graphic>
          </wp:anchor>
        </w:drawing>
      </w:r>
      <w:r w:rsidR="00C26190" w:rsidRPr="00533D9A">
        <w:rPr>
          <w:sz w:val="22"/>
          <w:szCs w:val="22"/>
        </w:rPr>
        <w:t xml:space="preserve">In order to assess the influence of transformation on the concept of “data leakage” (machine learning best practice paper), a small test was conducted. </w:t>
      </w:r>
      <w:r w:rsidR="00C26190" w:rsidRPr="00214DAA">
        <w:rPr>
          <w:sz w:val="22"/>
          <w:szCs w:val="22"/>
        </w:rPr>
        <w:t xml:space="preserve">In this, the CRC </w:t>
      </w:r>
      <w:r w:rsidR="00C26190">
        <w:rPr>
          <w:sz w:val="22"/>
          <w:szCs w:val="22"/>
        </w:rPr>
        <w:t xml:space="preserve">and PCOS </w:t>
      </w:r>
      <w:r w:rsidR="00C26190" w:rsidRPr="00214DAA">
        <w:rPr>
          <w:sz w:val="22"/>
          <w:szCs w:val="22"/>
        </w:rPr>
        <w:t>data set</w:t>
      </w:r>
      <w:r w:rsidR="00C26190">
        <w:rPr>
          <w:sz w:val="22"/>
          <w:szCs w:val="22"/>
        </w:rPr>
        <w:t>s were</w:t>
      </w:r>
      <w:r w:rsidR="00C26190" w:rsidRPr="00214DAA">
        <w:rPr>
          <w:sz w:val="22"/>
          <w:szCs w:val="22"/>
        </w:rPr>
        <w:t xml:space="preserve"> used</w:t>
      </w:r>
      <w:r w:rsidR="00C26190">
        <w:rPr>
          <w:sz w:val="22"/>
          <w:szCs w:val="22"/>
        </w:rPr>
        <w:t xml:space="preserve">, </w:t>
      </w:r>
      <w:r w:rsidR="00C26190" w:rsidRPr="00214DAA">
        <w:rPr>
          <w:sz w:val="22"/>
          <w:szCs w:val="22"/>
        </w:rPr>
        <w:t xml:space="preserve">and it was compared how the test and training set </w:t>
      </w:r>
      <w:r w:rsidR="00C26190">
        <w:rPr>
          <w:sz w:val="22"/>
          <w:szCs w:val="22"/>
        </w:rPr>
        <w:t>performances</w:t>
      </w:r>
      <w:r w:rsidR="00C26190" w:rsidRPr="00214DAA">
        <w:rPr>
          <w:sz w:val="22"/>
          <w:szCs w:val="22"/>
        </w:rPr>
        <w:t xml:space="preserve"> behave with </w:t>
      </w:r>
      <w:r>
        <w:rPr>
          <w:sz w:val="22"/>
          <w:szCs w:val="22"/>
        </w:rPr>
        <w:t xml:space="preserve">imputation and </w:t>
      </w:r>
      <w:r w:rsidR="00C26190" w:rsidRPr="00214DAA">
        <w:rPr>
          <w:sz w:val="22"/>
          <w:szCs w:val="22"/>
        </w:rPr>
        <w:t>transformation before data merging vs. after data merging (see figure).</w:t>
      </w:r>
      <w:r w:rsidR="00C26190">
        <w:t xml:space="preserve"> </w:t>
      </w:r>
    </w:p>
    <w:p w14:paraId="679B7D72" w14:textId="7396D9CB" w:rsidR="00C26190" w:rsidRDefault="00C26190" w:rsidP="00CC10EA">
      <w:pPr>
        <w:spacing w:line="360" w:lineRule="auto"/>
        <w:jc w:val="both"/>
      </w:pPr>
    </w:p>
    <w:p w14:paraId="53287BD8" w14:textId="67C0CCDC" w:rsidR="00C26190" w:rsidRPr="00214DAA" w:rsidRDefault="00C26190" w:rsidP="00CC10EA">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sidR="00AA3915">
        <w:rPr>
          <w:sz w:val="22"/>
          <w:szCs w:val="22"/>
        </w:rPr>
        <w:t xml:space="preserve"> imputation, as well as</w:t>
      </w:r>
      <w:r w:rsidRPr="00214DAA">
        <w:rPr>
          <w:sz w:val="22"/>
          <w:szCs w:val="22"/>
        </w:rPr>
        <w:t xml:space="preserve"> three transformations (TSS, CLR and optimal ALR) are performed separately on both. Finally, train and test set are fed into a </w:t>
      </w:r>
      <w:proofErr w:type="spellStart"/>
      <w:r w:rsidRPr="00214DAA">
        <w:rPr>
          <w:sz w:val="22"/>
          <w:szCs w:val="22"/>
        </w:rPr>
        <w:t>glmnnet</w:t>
      </w:r>
      <w:proofErr w:type="spellEnd"/>
      <w:r w:rsidRPr="00214DAA">
        <w:rPr>
          <w:sz w:val="22"/>
          <w:szCs w:val="22"/>
        </w:rPr>
        <w:t xml:space="preserve"> model. </w:t>
      </w:r>
    </w:p>
    <w:p w14:paraId="5323E9DB" w14:textId="3FE0CBE0" w:rsidR="00C26190" w:rsidRPr="00214DAA" w:rsidRDefault="00C26190" w:rsidP="00CC10EA">
      <w:pPr>
        <w:spacing w:line="360" w:lineRule="auto"/>
        <w:jc w:val="both"/>
        <w:rPr>
          <w:sz w:val="22"/>
          <w:szCs w:val="22"/>
        </w:rPr>
      </w:pPr>
      <w:r w:rsidRPr="00214DAA">
        <w:rPr>
          <w:sz w:val="22"/>
          <w:szCs w:val="22"/>
        </w:rPr>
        <w:lastRenderedPageBreak/>
        <w:t xml:space="preserve">In the leaky procedure, </w:t>
      </w:r>
      <w:r w:rsidR="00AA3915">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w:t>
      </w:r>
      <w:proofErr w:type="spellStart"/>
      <w:r w:rsidRPr="00214DAA">
        <w:rPr>
          <w:sz w:val="22"/>
          <w:szCs w:val="22"/>
        </w:rPr>
        <w:t>glmnet</w:t>
      </w:r>
      <w:proofErr w:type="spellEnd"/>
      <w:r w:rsidRPr="00214DAA">
        <w:rPr>
          <w:sz w:val="22"/>
          <w:szCs w:val="22"/>
        </w:rPr>
        <w:t xml:space="preserve"> model. </w:t>
      </w:r>
      <w:r>
        <w:rPr>
          <w:sz w:val="22"/>
          <w:szCs w:val="22"/>
        </w:rPr>
        <w:t>Both procedures were repeated 10x to observe statistical fluctuations.</w:t>
      </w:r>
      <w:r w:rsidR="00E07AF5">
        <w:rPr>
          <w:sz w:val="22"/>
          <w:szCs w:val="22"/>
        </w:rPr>
        <w:t xml:space="preserve"> Only 10% abundance filter data sets have been used.</w:t>
      </w:r>
    </w:p>
    <w:p w14:paraId="3A7CAEFE" w14:textId="2FA4F67A" w:rsidR="009F4DA7" w:rsidRDefault="009F4DA7" w:rsidP="00CC10EA">
      <w:pPr>
        <w:pStyle w:val="Heading1"/>
        <w:spacing w:line="360" w:lineRule="auto"/>
        <w:jc w:val="both"/>
      </w:pPr>
      <w:r>
        <w:t>Results</w:t>
      </w:r>
    </w:p>
    <w:p w14:paraId="1A5C4DF9" w14:textId="33E86572" w:rsidR="00565D45" w:rsidRPr="00565D45" w:rsidRDefault="00565D45" w:rsidP="00CC10EA">
      <w:pPr>
        <w:spacing w:line="360" w:lineRule="auto"/>
        <w:jc w:val="both"/>
        <w:rPr>
          <w:sz w:val="22"/>
          <w:szCs w:val="22"/>
        </w:rPr>
      </w:pPr>
      <w:r w:rsidRPr="00533D9A">
        <w:rPr>
          <w:sz w:val="22"/>
          <w:szCs w:val="22"/>
        </w:rPr>
        <w:t xml:space="preserve">In the following section all results gathered throughout the project are introduced and described. This section is divided into three parts, each containing the results of one dataset, comparing different transformations directly with </w:t>
      </w:r>
      <w:proofErr w:type="spellStart"/>
      <w:r w:rsidRPr="00533D9A">
        <w:rPr>
          <w:sz w:val="22"/>
          <w:szCs w:val="22"/>
        </w:rPr>
        <w:t>codacore</w:t>
      </w:r>
      <w:proofErr w:type="spellEnd"/>
      <w:r w:rsidRPr="00533D9A">
        <w:rPr>
          <w:sz w:val="22"/>
          <w:szCs w:val="22"/>
        </w:rPr>
        <w:t xml:space="preserve"> and selbal results. </w:t>
      </w:r>
    </w:p>
    <w:p w14:paraId="2EEB9175" w14:textId="4E8C6D60" w:rsidR="00BE3EFB" w:rsidRDefault="00BE3EFB" w:rsidP="00CC10EA">
      <w:pPr>
        <w:pStyle w:val="Heading2"/>
        <w:spacing w:line="360" w:lineRule="auto"/>
        <w:jc w:val="both"/>
      </w:pPr>
      <w:r>
        <w:t>Leaky Preprocessing</w:t>
      </w:r>
    </w:p>
    <w:p w14:paraId="59AF4F0C" w14:textId="43E65B4A" w:rsidR="00820C56" w:rsidRPr="00214DAA" w:rsidRDefault="00820C56" w:rsidP="00CC10EA">
      <w:pPr>
        <w:spacing w:line="360" w:lineRule="auto"/>
        <w:jc w:val="both"/>
        <w:rPr>
          <w:sz w:val="22"/>
          <w:szCs w:val="22"/>
        </w:rPr>
      </w:pPr>
      <w:r w:rsidRPr="00214DAA">
        <w:rPr>
          <w:sz w:val="22"/>
          <w:szCs w:val="22"/>
        </w:rPr>
        <w:t>In these results, CRC</w:t>
      </w:r>
      <w:r w:rsidR="00894DAB" w:rsidRPr="00214DAA">
        <w:rPr>
          <w:sz w:val="22"/>
          <w:szCs w:val="22"/>
        </w:rPr>
        <w:t xml:space="preserve"> (10% filtering and imputed)</w:t>
      </w:r>
      <w:r w:rsidRPr="00214DAA">
        <w:rPr>
          <w:sz w:val="22"/>
          <w:szCs w:val="22"/>
        </w:rPr>
        <w:t xml:space="preserve"> was predicted once on GER and once on FRA as test set and both results combined for this figure.</w:t>
      </w:r>
    </w:p>
    <w:p w14:paraId="7C67546E" w14:textId="6F320859" w:rsidR="003C5574" w:rsidRDefault="00E07818" w:rsidP="00CC10EA">
      <w:pPr>
        <w:spacing w:line="360" w:lineRule="auto"/>
        <w:jc w:val="both"/>
      </w:pPr>
      <w:r>
        <w:rPr>
          <w:noProof/>
        </w:rPr>
        <w:drawing>
          <wp:inline distT="0" distB="0" distL="0" distR="0" wp14:anchorId="35051AC4" wp14:editId="06A26A21">
            <wp:extent cx="5884333" cy="3902671"/>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9225" cy="3905915"/>
                    </a:xfrm>
                    <a:prstGeom prst="rect">
                      <a:avLst/>
                    </a:prstGeom>
                    <a:noFill/>
                  </pic:spPr>
                </pic:pic>
              </a:graphicData>
            </a:graphic>
          </wp:inline>
        </w:drawing>
      </w:r>
    </w:p>
    <w:p w14:paraId="63BBED9E" w14:textId="46C5BF5C" w:rsidR="00820C56" w:rsidRPr="00214DAA" w:rsidRDefault="00820C56" w:rsidP="00CC10EA">
      <w:pPr>
        <w:spacing w:line="360" w:lineRule="auto"/>
        <w:jc w:val="both"/>
        <w:rPr>
          <w:sz w:val="22"/>
          <w:szCs w:val="22"/>
        </w:rPr>
      </w:pPr>
      <w:r w:rsidRPr="00214DAA">
        <w:rPr>
          <w:sz w:val="22"/>
          <w:szCs w:val="22"/>
        </w:rPr>
        <w:t xml:space="preserve">The figure compares the </w:t>
      </w:r>
      <w:r w:rsidR="00907745" w:rsidRPr="00214DAA">
        <w:rPr>
          <w:sz w:val="22"/>
          <w:szCs w:val="22"/>
        </w:rPr>
        <w:t>behavior</w:t>
      </w:r>
      <w:r w:rsidR="00907745">
        <w:rPr>
          <w:sz w:val="22"/>
          <w:szCs w:val="22"/>
        </w:rPr>
        <w:t xml:space="preserve"> </w:t>
      </w:r>
      <w:r w:rsidRPr="00214DAA">
        <w:rPr>
          <w:sz w:val="22"/>
          <w:szCs w:val="22"/>
        </w:rPr>
        <w:t xml:space="preserve">of AUC in train and test set in a leaky and non-leaky procedure. It can be seen that the achieved AUCs for </w:t>
      </w:r>
      <w:proofErr w:type="spellStart"/>
      <w:r w:rsidRPr="00214DAA">
        <w:rPr>
          <w:sz w:val="22"/>
          <w:szCs w:val="22"/>
        </w:rPr>
        <w:t>ALR_optimal</w:t>
      </w:r>
      <w:proofErr w:type="spellEnd"/>
      <w:r w:rsidRPr="00214DAA">
        <w:rPr>
          <w:sz w:val="22"/>
          <w:szCs w:val="22"/>
        </w:rPr>
        <w:t xml:space="preserve"> and CLR are both around 0.86, however the leaky procedure shows a lower variance compared to non-leaky. TSS shows in both </w:t>
      </w:r>
      <w:r w:rsidRPr="00214DAA">
        <w:rPr>
          <w:sz w:val="22"/>
          <w:szCs w:val="22"/>
        </w:rPr>
        <w:lastRenderedPageBreak/>
        <w:t xml:space="preserve">procedures </w:t>
      </w:r>
      <w:proofErr w:type="gramStart"/>
      <w:r w:rsidRPr="00214DAA">
        <w:rPr>
          <w:sz w:val="22"/>
          <w:szCs w:val="22"/>
        </w:rPr>
        <w:t>a</w:t>
      </w:r>
      <w:proofErr w:type="gramEnd"/>
      <w:r w:rsidRPr="00214DAA">
        <w:rPr>
          <w:sz w:val="22"/>
          <w:szCs w:val="22"/>
        </w:rPr>
        <w:t xml:space="preserve"> AUC between 0.6 and 0.78, with the training set converging on a AUC of around 0.78.</w:t>
      </w:r>
    </w:p>
    <w:p w14:paraId="77A2D0DD" w14:textId="3C3394CA" w:rsidR="003C272E" w:rsidRPr="00214DAA" w:rsidRDefault="003C272E" w:rsidP="00CC10EA">
      <w:pPr>
        <w:spacing w:line="360" w:lineRule="auto"/>
        <w:jc w:val="both"/>
        <w:rPr>
          <w:sz w:val="22"/>
          <w:szCs w:val="22"/>
        </w:rPr>
      </w:pPr>
    </w:p>
    <w:p w14:paraId="21DFCF71" w14:textId="23FEEC81" w:rsidR="003C272E" w:rsidRPr="00214DAA" w:rsidRDefault="003C272E" w:rsidP="00CC10EA">
      <w:pPr>
        <w:spacing w:line="360" w:lineRule="auto"/>
        <w:jc w:val="both"/>
        <w:rPr>
          <w:sz w:val="22"/>
          <w:szCs w:val="22"/>
        </w:rPr>
      </w:pPr>
      <w:r w:rsidRPr="00214DAA">
        <w:rPr>
          <w:sz w:val="22"/>
          <w:szCs w:val="22"/>
        </w:rPr>
        <w:t xml:space="preserve">The same procedure was used on the PCOS data set to estimate the influence of data leakage in less clear correlations. </w:t>
      </w:r>
    </w:p>
    <w:p w14:paraId="453F9E77" w14:textId="47031544" w:rsidR="00820C56" w:rsidRDefault="000E2E6C" w:rsidP="00CC10EA">
      <w:pPr>
        <w:spacing w:line="360" w:lineRule="auto"/>
        <w:jc w:val="both"/>
      </w:pPr>
      <w:r>
        <w:rPr>
          <w:noProof/>
        </w:rPr>
        <w:drawing>
          <wp:inline distT="0" distB="0" distL="0" distR="0" wp14:anchorId="2BA7A9CF" wp14:editId="7DDE95BC">
            <wp:extent cx="5924773" cy="39285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6" cy="3936386"/>
                    </a:xfrm>
                    <a:prstGeom prst="rect">
                      <a:avLst/>
                    </a:prstGeom>
                    <a:noFill/>
                  </pic:spPr>
                </pic:pic>
              </a:graphicData>
            </a:graphic>
          </wp:inline>
        </w:drawing>
      </w:r>
    </w:p>
    <w:p w14:paraId="0063E6C2" w14:textId="07AD92E6" w:rsidR="00820C56" w:rsidRPr="00214DAA" w:rsidRDefault="003C272E" w:rsidP="00CC10EA">
      <w:pPr>
        <w:spacing w:line="360" w:lineRule="auto"/>
        <w:jc w:val="both"/>
        <w:rPr>
          <w:sz w:val="22"/>
          <w:szCs w:val="22"/>
        </w:rPr>
      </w:pPr>
      <w:r w:rsidRPr="00214DAA">
        <w:rPr>
          <w:sz w:val="22"/>
          <w:szCs w:val="22"/>
        </w:rPr>
        <w:t xml:space="preserve">Similar to figure () leaky and non-leaky behavior is compared directly. In PCOS the AUC varies between 0.55 and 0.6, with the training sets converging on 0.55. The test sets however show </w:t>
      </w:r>
      <w:r w:rsidR="00AB3DE9" w:rsidRPr="00214DAA">
        <w:rPr>
          <w:sz w:val="22"/>
          <w:szCs w:val="22"/>
        </w:rPr>
        <w:t>higher variances.</w:t>
      </w:r>
    </w:p>
    <w:p w14:paraId="7B685E90" w14:textId="62967156" w:rsidR="005E52C3" w:rsidRDefault="005E52C3" w:rsidP="00CC10EA">
      <w:pPr>
        <w:pStyle w:val="Heading2"/>
        <w:spacing w:line="360" w:lineRule="auto"/>
        <w:jc w:val="both"/>
      </w:pPr>
      <w:r>
        <w:t>Colorectal Cancer Dataset (CRC)</w:t>
      </w:r>
    </w:p>
    <w:p w14:paraId="250F3AA8" w14:textId="16164BC2" w:rsidR="005E52C3" w:rsidRDefault="00130178" w:rsidP="00CC10EA">
      <w:pPr>
        <w:pStyle w:val="Heading3"/>
        <w:spacing w:line="360" w:lineRule="auto"/>
        <w:jc w:val="both"/>
      </w:pPr>
      <w:r>
        <w:t>GLMNET</w:t>
      </w:r>
    </w:p>
    <w:p w14:paraId="7DE35177" w14:textId="338F25C6" w:rsidR="00130178" w:rsidRDefault="00130178" w:rsidP="00CC10EA">
      <w:pPr>
        <w:pStyle w:val="Heading4"/>
        <w:spacing w:line="360" w:lineRule="auto"/>
        <w:jc w:val="both"/>
      </w:pPr>
      <w:r>
        <w:t>Classification</w:t>
      </w:r>
    </w:p>
    <w:p w14:paraId="1815C1A5" w14:textId="73DA43C8" w:rsidR="00DB51B7" w:rsidRDefault="00DB51B7" w:rsidP="00CC10EA">
      <w:pPr>
        <w:spacing w:line="360" w:lineRule="auto"/>
        <w:jc w:val="both"/>
        <w:rPr>
          <w:sz w:val="22"/>
          <w:szCs w:val="22"/>
        </w:rPr>
      </w:pPr>
      <w:r w:rsidRPr="00214DAA">
        <w:rPr>
          <w:sz w:val="22"/>
          <w:szCs w:val="22"/>
        </w:rPr>
        <w:lastRenderedPageBreak/>
        <w:t>In this figure, the predictor column was “</w:t>
      </w:r>
      <w:r>
        <w:rPr>
          <w:sz w:val="22"/>
          <w:szCs w:val="22"/>
        </w:rPr>
        <w:t>Group</w:t>
      </w:r>
      <w:r w:rsidRPr="00214DAA">
        <w:rPr>
          <w:sz w:val="22"/>
          <w:szCs w:val="22"/>
        </w:rPr>
        <w:t xml:space="preserve">”, </w:t>
      </w:r>
      <w:proofErr w:type="gramStart"/>
      <w:r w:rsidRPr="00214DAA">
        <w:rPr>
          <w:sz w:val="22"/>
          <w:szCs w:val="22"/>
        </w:rPr>
        <w:t>i.e.</w:t>
      </w:r>
      <w:proofErr w:type="gramEnd"/>
      <w:r w:rsidRPr="00214DAA">
        <w:rPr>
          <w:sz w:val="22"/>
          <w:szCs w:val="22"/>
        </w:rPr>
        <w:t xml:space="preserve"> the column that determined if someone had </w:t>
      </w:r>
      <w:r>
        <w:rPr>
          <w:sz w:val="22"/>
          <w:szCs w:val="22"/>
        </w:rPr>
        <w:t>cancer</w:t>
      </w:r>
      <w:r w:rsidRPr="00214DAA">
        <w:rPr>
          <w:sz w:val="22"/>
          <w:szCs w:val="22"/>
        </w:rPr>
        <w:t xml:space="preserve"> or not. All models were trained on the same training set</w:t>
      </w:r>
      <w:r>
        <w:rPr>
          <w:sz w:val="22"/>
          <w:szCs w:val="22"/>
        </w:rPr>
        <w:t xml:space="preserve"> and the same test set. A holdout set was not used here.</w:t>
      </w:r>
    </w:p>
    <w:p w14:paraId="176757E1" w14:textId="5E4F4ED8" w:rsidR="00DE1021" w:rsidRPr="00634EB4" w:rsidRDefault="00EE53D5" w:rsidP="00CC10EA">
      <w:pPr>
        <w:spacing w:line="360" w:lineRule="auto"/>
        <w:jc w:val="both"/>
        <w:rPr>
          <w:sz w:val="22"/>
          <w:szCs w:val="22"/>
        </w:rPr>
      </w:pPr>
      <w:r>
        <w:rPr>
          <w:noProof/>
          <w:sz w:val="22"/>
          <w:szCs w:val="22"/>
        </w:rPr>
        <w:drawing>
          <wp:inline distT="0" distB="0" distL="0" distR="0" wp14:anchorId="45D97500" wp14:editId="1BA52EFC">
            <wp:extent cx="5987415" cy="231181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6203" cy="2319070"/>
                    </a:xfrm>
                    <a:prstGeom prst="rect">
                      <a:avLst/>
                    </a:prstGeom>
                    <a:noFill/>
                  </pic:spPr>
                </pic:pic>
              </a:graphicData>
            </a:graphic>
          </wp:inline>
        </w:drawing>
      </w:r>
    </w:p>
    <w:p w14:paraId="42FA175B" w14:textId="561FDC65" w:rsidR="009114C1" w:rsidRPr="00214DAA" w:rsidRDefault="009114C1"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AUC performances and on the x-axis are all </w:t>
      </w:r>
      <w:proofErr w:type="spellStart"/>
      <w:r w:rsidRPr="00214DAA">
        <w:rPr>
          <w:sz w:val="22"/>
          <w:szCs w:val="22"/>
        </w:rPr>
        <w:t>codacore</w:t>
      </w:r>
      <w:proofErr w:type="spellEnd"/>
      <w:r w:rsidRPr="00214DAA">
        <w:rPr>
          <w:sz w:val="22"/>
          <w:szCs w:val="22"/>
        </w:rPr>
        <w:t xml:space="preserve"> models. In both data sets the training set shows higher performances than the test set, with an AUC </w:t>
      </w:r>
      <w:r>
        <w:rPr>
          <w:sz w:val="22"/>
          <w:szCs w:val="22"/>
        </w:rPr>
        <w:t>for 10% abundance filter data set of 0.8</w:t>
      </w:r>
      <w:r w:rsidRPr="00214DAA">
        <w:rPr>
          <w:sz w:val="22"/>
          <w:szCs w:val="22"/>
        </w:rPr>
        <w:t xml:space="preserve"> and 0.</w:t>
      </w:r>
      <w:r>
        <w:rPr>
          <w:sz w:val="22"/>
          <w:szCs w:val="22"/>
        </w:rPr>
        <w:t>775 for 50% abundance filter set</w:t>
      </w:r>
      <w:r w:rsidRPr="00214DAA">
        <w:rPr>
          <w:sz w:val="22"/>
          <w:szCs w:val="22"/>
        </w:rPr>
        <w:t>. The test set ranges between 0.</w:t>
      </w:r>
      <w:r>
        <w:rPr>
          <w:sz w:val="22"/>
          <w:szCs w:val="22"/>
        </w:rPr>
        <w:t>8 for 10% abundance filter</w:t>
      </w:r>
      <w:r w:rsidRPr="00214DAA">
        <w:rPr>
          <w:sz w:val="22"/>
          <w:szCs w:val="22"/>
        </w:rPr>
        <w:t xml:space="preserve"> and 0.</w:t>
      </w:r>
      <w:r>
        <w:rPr>
          <w:sz w:val="22"/>
          <w:szCs w:val="22"/>
        </w:rPr>
        <w:t xml:space="preserve">75 for 50% abundance filter </w:t>
      </w:r>
      <w:r w:rsidRPr="00214DAA">
        <w:rPr>
          <w:sz w:val="22"/>
          <w:szCs w:val="22"/>
        </w:rPr>
        <w:t xml:space="preserve">for all </w:t>
      </w:r>
      <w:proofErr w:type="spellStart"/>
      <w:r w:rsidRPr="00214DAA">
        <w:rPr>
          <w:sz w:val="22"/>
          <w:szCs w:val="22"/>
        </w:rPr>
        <w:t>codacore</w:t>
      </w:r>
      <w:proofErr w:type="spellEnd"/>
      <w:r w:rsidRPr="00214DAA">
        <w:rPr>
          <w:sz w:val="22"/>
          <w:szCs w:val="22"/>
        </w:rPr>
        <w:t xml:space="preserve"> models. </w:t>
      </w:r>
    </w:p>
    <w:p w14:paraId="0F5ECC83" w14:textId="4BDCAAFB" w:rsidR="009114C1" w:rsidRPr="00662B0A" w:rsidRDefault="009114C1"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AUC performances and on the x-axis are the different transformations. Performances for train and test set vary greatly over all transformations for both data sets, with the train tests showing</w:t>
      </w:r>
      <w:r w:rsidR="00324B16">
        <w:rPr>
          <w:sz w:val="22"/>
          <w:szCs w:val="22"/>
        </w:rPr>
        <w:t xml:space="preserve"> significantly higher performances between 0.8 and 0.9 for 10% abundance data set and constant 0.8 for 50% filter set. The training set is in general significantly lower than the respective test set with the lowest performances in the 50% abundance filter set with AUC performances around 0.75.</w:t>
      </w:r>
    </w:p>
    <w:p w14:paraId="15A8DCD9" w14:textId="0A2D21FD" w:rsidR="00130178" w:rsidRDefault="00130178" w:rsidP="00CC10EA">
      <w:pPr>
        <w:spacing w:line="360" w:lineRule="auto"/>
        <w:jc w:val="both"/>
      </w:pPr>
    </w:p>
    <w:p w14:paraId="007DA062" w14:textId="359D6F89" w:rsidR="00130178" w:rsidRPr="00130178" w:rsidRDefault="00130178" w:rsidP="00CC10EA">
      <w:pPr>
        <w:pStyle w:val="Heading4"/>
        <w:spacing w:line="360" w:lineRule="auto"/>
        <w:jc w:val="both"/>
      </w:pPr>
      <w:r>
        <w:t>Regression</w:t>
      </w:r>
    </w:p>
    <w:p w14:paraId="12F8F7A8" w14:textId="66132E2A" w:rsidR="00DB51B7" w:rsidRPr="00634EB4" w:rsidRDefault="00DB51B7" w:rsidP="00CC10EA">
      <w:pPr>
        <w:spacing w:line="360" w:lineRule="auto"/>
        <w:jc w:val="both"/>
        <w:rPr>
          <w:sz w:val="22"/>
          <w:szCs w:val="22"/>
        </w:rPr>
      </w:pPr>
      <w:r w:rsidRPr="00214DAA">
        <w:rPr>
          <w:sz w:val="22"/>
          <w:szCs w:val="22"/>
        </w:rPr>
        <w:t>In this figure, the predictor column was “</w:t>
      </w:r>
      <w:r>
        <w:rPr>
          <w:sz w:val="22"/>
          <w:szCs w:val="22"/>
        </w:rPr>
        <w:t>BMI</w:t>
      </w:r>
      <w:r w:rsidRPr="00214DAA">
        <w:rPr>
          <w:sz w:val="22"/>
          <w:szCs w:val="22"/>
        </w:rPr>
        <w:t>”</w:t>
      </w:r>
      <w:r w:rsidR="00635AB3">
        <w:rPr>
          <w:sz w:val="22"/>
          <w:szCs w:val="22"/>
        </w:rPr>
        <w:t xml:space="preserve">. </w:t>
      </w:r>
      <w:r w:rsidRPr="00214DAA">
        <w:rPr>
          <w:sz w:val="22"/>
          <w:szCs w:val="22"/>
        </w:rPr>
        <w:t>All models were trained on the same training set</w:t>
      </w:r>
      <w:r>
        <w:rPr>
          <w:sz w:val="22"/>
          <w:szCs w:val="22"/>
        </w:rPr>
        <w:t xml:space="preserve"> and the same test set. A holdout set was not used here.</w:t>
      </w:r>
    </w:p>
    <w:p w14:paraId="7603B2C5" w14:textId="45B4CA7C" w:rsidR="005E52C3" w:rsidRPr="005E52C3" w:rsidRDefault="007F48E2" w:rsidP="00CC10EA">
      <w:pPr>
        <w:spacing w:line="360" w:lineRule="auto"/>
        <w:jc w:val="both"/>
      </w:pPr>
      <w:r>
        <w:rPr>
          <w:noProof/>
        </w:rPr>
        <w:lastRenderedPageBreak/>
        <w:drawing>
          <wp:inline distT="0" distB="0" distL="0" distR="0" wp14:anchorId="7F96608C" wp14:editId="4B95AFEA">
            <wp:extent cx="5960070" cy="2277533"/>
            <wp:effectExtent l="0" t="0" r="3175"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4995" cy="2287058"/>
                    </a:xfrm>
                    <a:prstGeom prst="rect">
                      <a:avLst/>
                    </a:prstGeom>
                    <a:noFill/>
                  </pic:spPr>
                </pic:pic>
              </a:graphicData>
            </a:graphic>
          </wp:inline>
        </w:drawing>
      </w:r>
    </w:p>
    <w:p w14:paraId="7E358C03" w14:textId="10278D9B" w:rsidR="003B1E3F" w:rsidRPr="00214DAA" w:rsidRDefault="003B1E3F"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all </w:t>
      </w:r>
      <w:proofErr w:type="spellStart"/>
      <w:r w:rsidRPr="00214DAA">
        <w:rPr>
          <w:sz w:val="22"/>
          <w:szCs w:val="22"/>
        </w:rPr>
        <w:t>codacore</w:t>
      </w:r>
      <w:proofErr w:type="spellEnd"/>
      <w:r w:rsidRPr="00214DAA">
        <w:rPr>
          <w:sz w:val="22"/>
          <w:szCs w:val="22"/>
        </w:rPr>
        <w:t xml:space="preserv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4 for all test sets with very low variances.</w:t>
      </w:r>
      <w:r w:rsidRPr="00214DAA">
        <w:rPr>
          <w:sz w:val="22"/>
          <w:szCs w:val="22"/>
        </w:rPr>
        <w:t xml:space="preserve"> </w:t>
      </w:r>
    </w:p>
    <w:p w14:paraId="7DE17C6E" w14:textId="3B2E2C32" w:rsidR="005E52C3" w:rsidRPr="003B1E3F" w:rsidRDefault="003B1E3F"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w:t>
      </w:r>
      <w:r>
        <w:rPr>
          <w:sz w:val="22"/>
          <w:szCs w:val="22"/>
        </w:rPr>
        <w:t xml:space="preserve">s sit around 3.8 for all transformations besides TSS which shows performances for train and test set around 4.2 for 10% abundance filtering and 3.9 for 50% abundance filters. In general, test sets show lower performances than training sets. </w:t>
      </w:r>
    </w:p>
    <w:p w14:paraId="2443CD8F" w14:textId="44044B0F" w:rsidR="005E52C3" w:rsidRDefault="005E52C3" w:rsidP="00CC10EA">
      <w:pPr>
        <w:pStyle w:val="Heading2"/>
        <w:spacing w:line="360" w:lineRule="auto"/>
        <w:jc w:val="both"/>
      </w:pPr>
      <w:r>
        <w:t>Polycystic Ovary Syndrome Dataset (PCOS)</w:t>
      </w:r>
    </w:p>
    <w:p w14:paraId="2C386317" w14:textId="669084B5" w:rsidR="005E52C3" w:rsidRPr="00214DAA" w:rsidRDefault="009F575C" w:rsidP="00CC10EA">
      <w:pPr>
        <w:spacing w:line="360" w:lineRule="auto"/>
        <w:jc w:val="both"/>
        <w:rPr>
          <w:sz w:val="22"/>
          <w:szCs w:val="22"/>
        </w:rPr>
      </w:pPr>
      <w:r w:rsidRPr="00214DAA">
        <w:rPr>
          <w:sz w:val="22"/>
          <w:szCs w:val="22"/>
        </w:rPr>
        <w:t xml:space="preserve">The following section describes the result for several machine learning models and their performances on the PCOS data set under various transformations. </w:t>
      </w:r>
    </w:p>
    <w:p w14:paraId="59FD4F8D" w14:textId="65E1C224" w:rsidR="008073F3" w:rsidRPr="008073F3" w:rsidRDefault="008073F3" w:rsidP="00CC10EA">
      <w:pPr>
        <w:pStyle w:val="Heading3"/>
        <w:spacing w:line="360" w:lineRule="auto"/>
        <w:jc w:val="both"/>
      </w:pPr>
      <w:r>
        <w:t>GLMNET</w:t>
      </w:r>
    </w:p>
    <w:p w14:paraId="4044B368" w14:textId="7BA4D7A4" w:rsidR="008073F3" w:rsidRDefault="008073F3" w:rsidP="00CC10EA">
      <w:pPr>
        <w:pStyle w:val="Heading4"/>
        <w:spacing w:line="360" w:lineRule="auto"/>
        <w:jc w:val="both"/>
      </w:pPr>
      <w:r>
        <w:t>Classification</w:t>
      </w:r>
    </w:p>
    <w:p w14:paraId="7DF1BAEA" w14:textId="36F218D6" w:rsidR="009F575C" w:rsidRPr="00214DAA" w:rsidRDefault="009F575C" w:rsidP="00CC10EA">
      <w:pPr>
        <w:spacing w:line="360" w:lineRule="auto"/>
        <w:jc w:val="both"/>
        <w:rPr>
          <w:sz w:val="22"/>
          <w:szCs w:val="22"/>
        </w:rPr>
      </w:pPr>
      <w:r w:rsidRPr="00214DAA">
        <w:rPr>
          <w:sz w:val="22"/>
          <w:szCs w:val="22"/>
        </w:rPr>
        <w:t>In this figure, the predictor column was “</w:t>
      </w:r>
      <w:proofErr w:type="spellStart"/>
      <w:r w:rsidRPr="00214DAA">
        <w:rPr>
          <w:sz w:val="22"/>
          <w:szCs w:val="22"/>
        </w:rPr>
        <w:t>PCOS_Riikka</w:t>
      </w:r>
      <w:proofErr w:type="spellEnd"/>
      <w:r w:rsidRPr="00214DAA">
        <w:rPr>
          <w:sz w:val="22"/>
          <w:szCs w:val="22"/>
        </w:rPr>
        <w:t xml:space="preserve">”, </w:t>
      </w:r>
      <w:proofErr w:type="gramStart"/>
      <w:r w:rsidRPr="00214DAA">
        <w:rPr>
          <w:sz w:val="22"/>
          <w:szCs w:val="22"/>
        </w:rPr>
        <w:t>i.e.</w:t>
      </w:r>
      <w:proofErr w:type="gramEnd"/>
      <w:r w:rsidRPr="00214DAA">
        <w:rPr>
          <w:sz w:val="22"/>
          <w:szCs w:val="22"/>
        </w:rPr>
        <w:t xml:space="preserve"> the column that determined if someone had PCOS or not. All models were trained on the same training set. </w:t>
      </w:r>
    </w:p>
    <w:p w14:paraId="05A1ADBC" w14:textId="77777777" w:rsidR="00EE6027" w:rsidRDefault="003D4E41" w:rsidP="00CC10EA">
      <w:pPr>
        <w:keepNext/>
        <w:spacing w:line="360" w:lineRule="auto"/>
        <w:jc w:val="both"/>
      </w:pPr>
      <w:r>
        <w:rPr>
          <w:noProof/>
        </w:rPr>
        <w:lastRenderedPageBreak/>
        <w:drawing>
          <wp:inline distT="0" distB="0" distL="0" distR="0" wp14:anchorId="705F002E" wp14:editId="419FCEBB">
            <wp:extent cx="5977466" cy="2298433"/>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6326" cy="2305685"/>
                    </a:xfrm>
                    <a:prstGeom prst="rect">
                      <a:avLst/>
                    </a:prstGeom>
                    <a:noFill/>
                  </pic:spPr>
                </pic:pic>
              </a:graphicData>
            </a:graphic>
          </wp:inline>
        </w:drawing>
      </w:r>
    </w:p>
    <w:p w14:paraId="435A30AE" w14:textId="1A791719" w:rsidR="008073F3" w:rsidRDefault="00EE6027" w:rsidP="00CC10EA">
      <w:pPr>
        <w:pStyle w:val="Caption"/>
        <w:spacing w:line="360" w:lineRule="auto"/>
        <w:jc w:val="both"/>
      </w:pPr>
      <w:r>
        <w:t xml:space="preserve">Figure </w:t>
      </w:r>
      <w:fldSimple w:instr=" SEQ Figure \* ARABIC ">
        <w:r w:rsidR="009C775B">
          <w:rPr>
            <w:noProof/>
          </w:rPr>
          <w:t>8</w:t>
        </w:r>
      </w:fldSimple>
    </w:p>
    <w:p w14:paraId="7CA4F3F1" w14:textId="74F13BA9" w:rsidR="00EE6027" w:rsidRPr="00EE6027" w:rsidRDefault="00EE6027" w:rsidP="00CC10EA">
      <w:pPr>
        <w:pStyle w:val="Caption"/>
        <w:spacing w:line="360" w:lineRule="auto"/>
        <w:jc w:val="both"/>
      </w:pPr>
      <w:proofErr w:type="spellStart"/>
      <w:r>
        <w:t>ALRw</w:t>
      </w:r>
      <w:proofErr w:type="spellEnd"/>
      <w:r>
        <w:t xml:space="preserve"> = worst ALR, </w:t>
      </w:r>
      <w:proofErr w:type="spellStart"/>
      <w:r>
        <w:t>ALRo</w:t>
      </w:r>
      <w:proofErr w:type="spellEnd"/>
      <w:r>
        <w:t xml:space="preserve"> = optimal ALR, </w:t>
      </w:r>
      <w:proofErr w:type="spellStart"/>
      <w:r>
        <w:t>ALRr</w:t>
      </w:r>
      <w:proofErr w:type="spellEnd"/>
      <w:r>
        <w:t xml:space="preserve"> = random ALR.</w:t>
      </w:r>
    </w:p>
    <w:p w14:paraId="6B0F94B9" w14:textId="716734C0" w:rsidR="00F0363B" w:rsidRPr="00214DAA" w:rsidRDefault="00F0363B"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AUC performances and on the x-axis are all </w:t>
      </w:r>
      <w:proofErr w:type="spellStart"/>
      <w:r w:rsidRPr="00214DAA">
        <w:rPr>
          <w:sz w:val="22"/>
          <w:szCs w:val="22"/>
        </w:rPr>
        <w:t>codacore</w:t>
      </w:r>
      <w:proofErr w:type="spellEnd"/>
      <w:r w:rsidRPr="00214DAA">
        <w:rPr>
          <w:sz w:val="22"/>
          <w:szCs w:val="22"/>
        </w:rPr>
        <w:t xml:space="preserve"> models. In both data sets the training set shows higher performances than the test set, with an AUC between 0.7 and 0.8. The test set ranges between 0.5 and 0.6 for all </w:t>
      </w:r>
      <w:proofErr w:type="spellStart"/>
      <w:r w:rsidRPr="00214DAA">
        <w:rPr>
          <w:sz w:val="22"/>
          <w:szCs w:val="22"/>
        </w:rPr>
        <w:t>codacore</w:t>
      </w:r>
      <w:proofErr w:type="spellEnd"/>
      <w:r w:rsidRPr="00214DAA">
        <w:rPr>
          <w:sz w:val="22"/>
          <w:szCs w:val="22"/>
        </w:rPr>
        <w:t xml:space="preserve"> models. </w:t>
      </w:r>
    </w:p>
    <w:p w14:paraId="3D0C1A76" w14:textId="64C08E5A" w:rsidR="00214DAA" w:rsidRPr="00662B0A" w:rsidRDefault="00F0363B"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AUC performances and on the x-axis are the different transformations. Performances for train and test set vary greatly over all transformations for both data sets</w:t>
      </w:r>
      <w:r w:rsidR="00EE6027" w:rsidRPr="00214DAA">
        <w:rPr>
          <w:sz w:val="22"/>
          <w:szCs w:val="22"/>
        </w:rPr>
        <w:t xml:space="preserve">, with the train tests showing also higher variances. In general, the AUC trends between 0.48 and 0.58, with the test set for TSS as the lowest and worst ALR as the highest with 0.58. </w:t>
      </w:r>
    </w:p>
    <w:p w14:paraId="06DA0AD0" w14:textId="6630B752" w:rsidR="008073F3" w:rsidRDefault="008073F3" w:rsidP="00CC10EA">
      <w:pPr>
        <w:pStyle w:val="Heading4"/>
        <w:spacing w:line="360" w:lineRule="auto"/>
        <w:jc w:val="both"/>
      </w:pPr>
      <w:r>
        <w:t>Regression</w:t>
      </w:r>
    </w:p>
    <w:p w14:paraId="75F5A212" w14:textId="786A3438" w:rsidR="00214DAA" w:rsidRPr="00214DAA" w:rsidRDefault="00214DAA" w:rsidP="00CC10EA">
      <w:pPr>
        <w:spacing w:line="360" w:lineRule="auto"/>
        <w:jc w:val="both"/>
        <w:rPr>
          <w:sz w:val="22"/>
          <w:szCs w:val="22"/>
        </w:rPr>
      </w:pPr>
      <w:r w:rsidRPr="00214DAA">
        <w:rPr>
          <w:sz w:val="22"/>
          <w:szCs w:val="22"/>
        </w:rPr>
        <w:t>In this figure, the predictor column was “</w:t>
      </w:r>
      <w:r>
        <w:rPr>
          <w:sz w:val="22"/>
          <w:szCs w:val="22"/>
        </w:rPr>
        <w:t>BMI</w:t>
      </w:r>
      <w:r w:rsidR="00836C11">
        <w:rPr>
          <w:sz w:val="22"/>
          <w:szCs w:val="22"/>
        </w:rPr>
        <w:t xml:space="preserve">”. </w:t>
      </w:r>
      <w:r w:rsidRPr="00214DAA">
        <w:rPr>
          <w:sz w:val="22"/>
          <w:szCs w:val="22"/>
        </w:rPr>
        <w:t xml:space="preserve">All models were trained on the same training set. </w:t>
      </w:r>
    </w:p>
    <w:p w14:paraId="692A14C0" w14:textId="77777777" w:rsidR="00B14130" w:rsidRDefault="003D4E41" w:rsidP="00CC10EA">
      <w:pPr>
        <w:keepNext/>
        <w:spacing w:line="360" w:lineRule="auto"/>
        <w:jc w:val="both"/>
      </w:pPr>
      <w:r>
        <w:rPr>
          <w:noProof/>
        </w:rPr>
        <w:lastRenderedPageBreak/>
        <w:drawing>
          <wp:inline distT="0" distB="0" distL="0" distR="0" wp14:anchorId="18C235EC" wp14:editId="5CAB4B66">
            <wp:extent cx="5953728" cy="2294966"/>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5972" cy="2303540"/>
                    </a:xfrm>
                    <a:prstGeom prst="rect">
                      <a:avLst/>
                    </a:prstGeom>
                    <a:noFill/>
                  </pic:spPr>
                </pic:pic>
              </a:graphicData>
            </a:graphic>
          </wp:inline>
        </w:drawing>
      </w:r>
    </w:p>
    <w:p w14:paraId="207042BB" w14:textId="5044E26B" w:rsidR="008073F3" w:rsidRDefault="00B14130" w:rsidP="00CC10EA">
      <w:pPr>
        <w:pStyle w:val="Caption"/>
        <w:spacing w:line="360" w:lineRule="auto"/>
        <w:jc w:val="both"/>
      </w:pPr>
      <w:r>
        <w:t xml:space="preserve">Figure </w:t>
      </w:r>
      <w:fldSimple w:instr=" SEQ Figure \* ARABIC ">
        <w:r w:rsidR="009C775B">
          <w:rPr>
            <w:noProof/>
          </w:rPr>
          <w:t>9</w:t>
        </w:r>
      </w:fldSimple>
    </w:p>
    <w:p w14:paraId="0CAEC627" w14:textId="23FA7193" w:rsidR="00B14130" w:rsidRPr="00EE6027" w:rsidRDefault="00B14130" w:rsidP="00CC10EA">
      <w:pPr>
        <w:pStyle w:val="Caption"/>
        <w:spacing w:line="360" w:lineRule="auto"/>
        <w:jc w:val="both"/>
      </w:pPr>
      <w:proofErr w:type="spellStart"/>
      <w:r>
        <w:t>ALRw</w:t>
      </w:r>
      <w:proofErr w:type="spellEnd"/>
      <w:r>
        <w:t xml:space="preserve"> = worst ALR, </w:t>
      </w:r>
      <w:proofErr w:type="spellStart"/>
      <w:r>
        <w:t>ALRo</w:t>
      </w:r>
      <w:proofErr w:type="spellEnd"/>
      <w:r>
        <w:t xml:space="preserve"> = optimal ALR, </w:t>
      </w:r>
      <w:proofErr w:type="spellStart"/>
      <w:r>
        <w:t>ALRr</w:t>
      </w:r>
      <w:proofErr w:type="spellEnd"/>
      <w:r>
        <w:t xml:space="preserve"> = random ALR.</w:t>
      </w:r>
    </w:p>
    <w:p w14:paraId="0D9B3B31" w14:textId="325EBDE5" w:rsidR="00B14130" w:rsidRPr="00214DAA" w:rsidRDefault="00B14130"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all </w:t>
      </w:r>
      <w:proofErr w:type="spellStart"/>
      <w:r w:rsidRPr="00214DAA">
        <w:rPr>
          <w:sz w:val="22"/>
          <w:szCs w:val="22"/>
        </w:rPr>
        <w:t>codacore</w:t>
      </w:r>
      <w:proofErr w:type="spellEnd"/>
      <w:r w:rsidRPr="00214DAA">
        <w:rPr>
          <w:sz w:val="22"/>
          <w:szCs w:val="22"/>
        </w:rPr>
        <w:t xml:space="preserv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5 for all test sets with very low variances.</w:t>
      </w:r>
      <w:r w:rsidRPr="00214DAA">
        <w:rPr>
          <w:sz w:val="22"/>
          <w:szCs w:val="22"/>
        </w:rPr>
        <w:t xml:space="preserve"> </w:t>
      </w:r>
    </w:p>
    <w:p w14:paraId="1780FBA3" w14:textId="0CA9977D" w:rsidR="008073F3" w:rsidRPr="00662B0A" w:rsidRDefault="00B14130"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 vary greatly over all transformations for both data sets, with the train tests showing also higher variances. In general, the </w:t>
      </w:r>
      <w:r>
        <w:rPr>
          <w:sz w:val="22"/>
          <w:szCs w:val="22"/>
        </w:rPr>
        <w:t>RMSE for training sets</w:t>
      </w:r>
      <w:r w:rsidRPr="00214DAA">
        <w:rPr>
          <w:sz w:val="22"/>
          <w:szCs w:val="22"/>
        </w:rPr>
        <w:t xml:space="preserve"> trends between </w:t>
      </w:r>
      <w:r>
        <w:rPr>
          <w:sz w:val="22"/>
          <w:szCs w:val="22"/>
        </w:rPr>
        <w:t>5.25 and 5.75,</w:t>
      </w:r>
      <w:r w:rsidR="006A3447">
        <w:rPr>
          <w:sz w:val="22"/>
          <w:szCs w:val="22"/>
        </w:rPr>
        <w:t xml:space="preserve"> and the test set around 4.75 for 10% abundance and 5.1 to 5.25 for 50% filtering.</w:t>
      </w:r>
    </w:p>
    <w:p w14:paraId="091EE1DF" w14:textId="73AFFDAE" w:rsidR="009F5339" w:rsidRDefault="009F5339" w:rsidP="00CC10EA">
      <w:pPr>
        <w:pStyle w:val="Heading3"/>
        <w:spacing w:line="360" w:lineRule="auto"/>
        <w:jc w:val="both"/>
      </w:pPr>
      <w:r>
        <w:t>xgboost</w:t>
      </w:r>
    </w:p>
    <w:p w14:paraId="41A40255" w14:textId="11F7C83B" w:rsidR="009F5339" w:rsidRDefault="009F5339" w:rsidP="00CC10EA">
      <w:pPr>
        <w:pStyle w:val="Heading4"/>
        <w:spacing w:line="360" w:lineRule="auto"/>
        <w:jc w:val="both"/>
      </w:pPr>
      <w:r>
        <w:t>classification</w:t>
      </w:r>
    </w:p>
    <w:p w14:paraId="69C929FE" w14:textId="655CD5B4" w:rsidR="009F5339" w:rsidRDefault="009F5339" w:rsidP="00CC10EA">
      <w:pPr>
        <w:spacing w:line="360" w:lineRule="auto"/>
        <w:jc w:val="both"/>
      </w:pPr>
    </w:p>
    <w:p w14:paraId="357F51D4" w14:textId="36433BEA" w:rsidR="009F5339" w:rsidRPr="009F5339" w:rsidRDefault="009F5339" w:rsidP="00CC10EA">
      <w:pPr>
        <w:pStyle w:val="Heading4"/>
        <w:spacing w:line="360" w:lineRule="auto"/>
        <w:jc w:val="both"/>
      </w:pPr>
      <w:r>
        <w:t>regression</w:t>
      </w:r>
    </w:p>
    <w:p w14:paraId="0D40B968" w14:textId="77777777" w:rsidR="005E52C3" w:rsidRDefault="005E52C3" w:rsidP="00CC10EA">
      <w:pPr>
        <w:spacing w:line="360" w:lineRule="auto"/>
        <w:jc w:val="both"/>
      </w:pPr>
    </w:p>
    <w:p w14:paraId="5E8B1C4B" w14:textId="77777777" w:rsidR="005E52C3" w:rsidRDefault="005E52C3" w:rsidP="00CC10EA">
      <w:pPr>
        <w:spacing w:line="360" w:lineRule="auto"/>
        <w:jc w:val="both"/>
      </w:pPr>
    </w:p>
    <w:p w14:paraId="506FD504" w14:textId="77777777" w:rsidR="005E52C3" w:rsidRDefault="005E52C3" w:rsidP="00CC10EA">
      <w:pPr>
        <w:pStyle w:val="Heading2"/>
        <w:spacing w:line="360" w:lineRule="auto"/>
        <w:jc w:val="both"/>
      </w:pPr>
      <w:r>
        <w:lastRenderedPageBreak/>
        <w:t>Estonian Biobank Dataset (EstMB)</w:t>
      </w:r>
    </w:p>
    <w:p w14:paraId="1180AE65" w14:textId="77777777" w:rsidR="005E52C3" w:rsidRDefault="005E52C3" w:rsidP="00CC10EA">
      <w:pPr>
        <w:spacing w:line="360" w:lineRule="auto"/>
        <w:jc w:val="both"/>
      </w:pPr>
    </w:p>
    <w:p w14:paraId="75CDEB16" w14:textId="6D4BD6EA" w:rsidR="009F4DA7" w:rsidRDefault="009F4DA7" w:rsidP="00CC10EA">
      <w:pPr>
        <w:spacing w:line="360" w:lineRule="auto"/>
        <w:jc w:val="both"/>
      </w:pPr>
      <w:r>
        <w:br w:type="page"/>
      </w:r>
    </w:p>
    <w:p w14:paraId="2BB07D5B" w14:textId="77777777" w:rsidR="00DB1AA5" w:rsidRDefault="00DB1AA5" w:rsidP="00CC10EA">
      <w:pPr>
        <w:spacing w:line="360" w:lineRule="auto"/>
        <w:jc w:val="both"/>
      </w:pPr>
    </w:p>
    <w:p w14:paraId="37D5912C" w14:textId="2D5DB2D3" w:rsidR="009F4DA7" w:rsidRDefault="009F4DA7" w:rsidP="00CC10EA">
      <w:pPr>
        <w:pStyle w:val="Heading1"/>
        <w:spacing w:line="360" w:lineRule="auto"/>
        <w:jc w:val="both"/>
      </w:pPr>
      <w:r>
        <w:t>Discussion</w:t>
      </w:r>
    </w:p>
    <w:p w14:paraId="1832336C" w14:textId="3399974E" w:rsidR="00823EB6" w:rsidRDefault="00823EB6" w:rsidP="00CC10EA">
      <w:pPr>
        <w:spacing w:line="360" w:lineRule="auto"/>
        <w:jc w:val="both"/>
      </w:pPr>
      <w:r>
        <w:t xml:space="preserve">Mention </w:t>
      </w:r>
      <w:proofErr w:type="spellStart"/>
      <w:r>
        <w:t>behaviour</w:t>
      </w:r>
      <w:proofErr w:type="spellEnd"/>
      <w:r>
        <w:t xml:space="preserve"> of sub-compositional coherence </w:t>
      </w:r>
      <w:sdt>
        <w:sdtPr>
          <w:alias w:val="To edit, see citavi.com/edit"/>
          <w:tag w:val="CitaviPlaceholder#b75b6233-ce69-4f00-81da-6125bc76d05f"/>
          <w:id w:val="157924622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zVjZWYwLTJlNGUtNDYzYS04MTE0LTljN2UxN2RkMDY2My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jc1YjYyMzMtY2U2OS00ZjAwLTgxZGEtNjEyNWJjNzZkMDVmIiwiVGV4dCI6IihHcmVlbmFjcmUgZXQgYWwuIDIwMjIpIiwiV0FJVmVyc2lvbiI6IjYuMTEuMC4wIn0=}</w:instrText>
          </w:r>
          <w:r>
            <w:fldChar w:fldCharType="separate"/>
          </w:r>
          <w:r w:rsidR="00811F09">
            <w:t>(Greenacre et al. 2022)</w:t>
          </w:r>
          <w:r>
            <w:fldChar w:fldCharType="end"/>
          </w:r>
        </w:sdtContent>
      </w:sdt>
      <w:r>
        <w:t xml:space="preserve"> with 10% and 50% filtered datasets</w:t>
      </w:r>
    </w:p>
    <w:p w14:paraId="5A37BD4E" w14:textId="77777777" w:rsidR="00823EB6" w:rsidRDefault="00823EB6" w:rsidP="00CC10EA">
      <w:pPr>
        <w:spacing w:line="360" w:lineRule="auto"/>
        <w:jc w:val="both"/>
      </w:pPr>
    </w:p>
    <w:p w14:paraId="192D3B59" w14:textId="77777777" w:rsidR="00823EB6" w:rsidRDefault="00823EB6" w:rsidP="00CC10EA">
      <w:pPr>
        <w:spacing w:line="360" w:lineRule="auto"/>
        <w:jc w:val="both"/>
      </w:pPr>
    </w:p>
    <w:p w14:paraId="7F096EDE" w14:textId="77777777" w:rsidR="00823EB6" w:rsidRDefault="00823EB6" w:rsidP="00CC10EA">
      <w:pPr>
        <w:spacing w:line="360" w:lineRule="auto"/>
        <w:jc w:val="both"/>
      </w:pPr>
    </w:p>
    <w:p w14:paraId="566117B6" w14:textId="774A78CE" w:rsidR="00D37C91" w:rsidRDefault="00D12694" w:rsidP="00CC10EA">
      <w:pPr>
        <w:spacing w:line="360" w:lineRule="auto"/>
        <w:jc w:val="both"/>
      </w:pPr>
      <w:r>
        <w:t>Outlook:</w:t>
      </w:r>
      <w:r>
        <w:br/>
        <w:t xml:space="preserve">data-driven alpha-transformations: </w:t>
      </w:r>
      <w:hyperlink r:id="rId25" w:history="1">
        <w:r w:rsidR="00426E94" w:rsidRPr="00EC6F06">
          <w:rPr>
            <w:rStyle w:val="Hyperlink"/>
          </w:rPr>
          <w:t>https://hal.archives-ouvertes.fr/hal-03379935v2/document</w:t>
        </w:r>
      </w:hyperlink>
    </w:p>
    <w:p w14:paraId="5028F81E" w14:textId="77777777" w:rsidR="00426E94" w:rsidRDefault="00426E94" w:rsidP="00CC10EA">
      <w:pPr>
        <w:spacing w:line="360" w:lineRule="auto"/>
        <w:jc w:val="both"/>
      </w:pPr>
      <w:r>
        <w:t>Note that the use of</w:t>
      </w:r>
    </w:p>
    <w:p w14:paraId="4EC36C3E" w14:textId="77777777" w:rsidR="00426E94" w:rsidRDefault="00426E94" w:rsidP="00CC10EA">
      <w:pPr>
        <w:spacing w:line="360" w:lineRule="auto"/>
        <w:jc w:val="both"/>
      </w:pPr>
      <w:r>
        <w:t>α-transformations also enables one to deal with the presence of 0s in the compositions, unlike the</w:t>
      </w:r>
    </w:p>
    <w:p w14:paraId="6E2B0730" w14:textId="3A1C5C18" w:rsidR="00426E94" w:rsidRDefault="00426E94" w:rsidP="00CC10EA">
      <w:pPr>
        <w:spacing w:line="360" w:lineRule="auto"/>
        <w:jc w:val="both"/>
      </w:pPr>
      <w:r>
        <w:t>log-ratio approach which is only suitable for strictly positive compositions.</w:t>
      </w:r>
    </w:p>
    <w:p w14:paraId="72E36A2C" w14:textId="196D1073" w:rsidR="00D12694" w:rsidRDefault="00D12694" w:rsidP="00CC10EA">
      <w:pPr>
        <w:spacing w:line="360" w:lineRule="auto"/>
        <w:jc w:val="both"/>
      </w:pPr>
    </w:p>
    <w:p w14:paraId="081CC600" w14:textId="77777777" w:rsidR="00D12694" w:rsidRDefault="00D12694" w:rsidP="00CC10EA">
      <w:pPr>
        <w:spacing w:line="360" w:lineRule="auto"/>
        <w:jc w:val="both"/>
      </w:pPr>
    </w:p>
    <w:p w14:paraId="3DB3E6DA" w14:textId="77777777" w:rsidR="00DB1AA5" w:rsidRDefault="00DB1AA5" w:rsidP="00CC10EA">
      <w:pPr>
        <w:spacing w:line="360" w:lineRule="auto"/>
        <w:jc w:val="both"/>
      </w:pPr>
      <w:r>
        <w:t xml:space="preserve">Performance selbal and </w:t>
      </w:r>
      <w:proofErr w:type="spellStart"/>
      <w:r>
        <w:t>codacore</w:t>
      </w:r>
      <w:proofErr w:type="spellEnd"/>
      <w:r>
        <w:t>:</w:t>
      </w:r>
    </w:p>
    <w:p w14:paraId="376BB2CD" w14:textId="77777777" w:rsidR="00DB1AA5" w:rsidRDefault="00DB1AA5" w:rsidP="00CC10EA">
      <w:pPr>
        <w:pStyle w:val="ListParagraph"/>
        <w:numPr>
          <w:ilvl w:val="0"/>
          <w:numId w:val="16"/>
        </w:numPr>
        <w:spacing w:line="360" w:lineRule="auto"/>
        <w:jc w:val="both"/>
      </w:pPr>
      <w:r>
        <w:t>takes quite a while for 500x1000 data set</w:t>
      </w:r>
    </w:p>
    <w:p w14:paraId="0DAF49C8" w14:textId="77777777" w:rsidR="00DB1AA5" w:rsidRDefault="00DB1AA5" w:rsidP="00CC10EA">
      <w:pPr>
        <w:pStyle w:val="ListParagraph"/>
        <w:numPr>
          <w:ilvl w:val="0"/>
          <w:numId w:val="16"/>
        </w:numPr>
        <w:spacing w:line="360" w:lineRule="auto"/>
        <w:jc w:val="both"/>
      </w:pPr>
      <w:r>
        <w:t>at least 5-10 minutes for selbal</w:t>
      </w:r>
    </w:p>
    <w:p w14:paraId="7AC7BCAA" w14:textId="77777777" w:rsidR="0017049F" w:rsidRDefault="00DB1AA5" w:rsidP="00CC10EA">
      <w:pPr>
        <w:pStyle w:val="ListParagraph"/>
        <w:numPr>
          <w:ilvl w:val="0"/>
          <w:numId w:val="16"/>
        </w:numPr>
        <w:spacing w:line="360" w:lineRule="auto"/>
        <w:jc w:val="both"/>
      </w:pPr>
      <w:proofErr w:type="spellStart"/>
      <w:r>
        <w:t>codacore</w:t>
      </w:r>
      <w:proofErr w:type="spellEnd"/>
      <w:r>
        <w:t xml:space="preserve"> faster</w:t>
      </w:r>
    </w:p>
    <w:p w14:paraId="6AE49C56" w14:textId="77777777" w:rsidR="009768F0" w:rsidRDefault="0017049F" w:rsidP="00CC10EA">
      <w:pPr>
        <w:pStyle w:val="ListParagraph"/>
        <w:numPr>
          <w:ilvl w:val="0"/>
          <w:numId w:val="16"/>
        </w:numPr>
        <w:spacing w:line="360" w:lineRule="auto"/>
        <w:jc w:val="both"/>
      </w:pPr>
      <w:r>
        <w:t>with CV even more</w:t>
      </w:r>
    </w:p>
    <w:p w14:paraId="2C96D73B" w14:textId="77777777" w:rsidR="00AB3DE9" w:rsidRDefault="009768F0" w:rsidP="00CC10EA">
      <w:pPr>
        <w:pStyle w:val="ListParagraph"/>
        <w:numPr>
          <w:ilvl w:val="0"/>
          <w:numId w:val="16"/>
        </w:numPr>
        <w:spacing w:line="360" w:lineRule="auto"/>
        <w:jc w:val="both"/>
      </w:pPr>
      <w:proofErr w:type="spellStart"/>
      <w:r>
        <w:t>tensorflow</w:t>
      </w:r>
      <w:proofErr w:type="spellEnd"/>
      <w:r>
        <w:t xml:space="preserve"> necessary for </w:t>
      </w:r>
      <w:proofErr w:type="spellStart"/>
      <w:r>
        <w:t>codacore</w:t>
      </w:r>
      <w:proofErr w:type="spellEnd"/>
      <w:r>
        <w:t xml:space="preserve"> -&gt; installation problems</w:t>
      </w:r>
    </w:p>
    <w:p w14:paraId="1DD322A3" w14:textId="2811FA87" w:rsidR="00AB3DE9" w:rsidRDefault="00AB3DE9" w:rsidP="00CC10EA">
      <w:pPr>
        <w:spacing w:line="360" w:lineRule="auto"/>
        <w:jc w:val="both"/>
      </w:pPr>
    </w:p>
    <w:p w14:paraId="54C4D4AC" w14:textId="18274D52" w:rsidR="001E67ED" w:rsidRDefault="001E67ED" w:rsidP="00CC10EA">
      <w:pPr>
        <w:spacing w:line="360" w:lineRule="auto"/>
        <w:jc w:val="both"/>
      </w:pPr>
      <w:r>
        <w:t xml:space="preserve">comparison </w:t>
      </w:r>
      <w:proofErr w:type="spellStart"/>
      <w:r>
        <w:t>codacore</w:t>
      </w:r>
      <w:proofErr w:type="spellEnd"/>
      <w:r>
        <w:t xml:space="preserve"> and </w:t>
      </w:r>
      <w:proofErr w:type="spellStart"/>
      <w:r>
        <w:t>mikropml</w:t>
      </w:r>
      <w:proofErr w:type="spellEnd"/>
      <w:r>
        <w:t>:</w:t>
      </w:r>
    </w:p>
    <w:p w14:paraId="36CDFCEF" w14:textId="7AFD4F61" w:rsidR="001E67ED" w:rsidRDefault="001E67ED" w:rsidP="00CC10EA">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CC10EA">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CC10EA">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CC10EA">
      <w:pPr>
        <w:pStyle w:val="ListParagraph"/>
        <w:numPr>
          <w:ilvl w:val="0"/>
          <w:numId w:val="16"/>
        </w:numPr>
        <w:spacing w:line="360" w:lineRule="auto"/>
        <w:jc w:val="both"/>
      </w:pPr>
      <w:proofErr w:type="spellStart"/>
      <w:r>
        <w:t>ALRo</w:t>
      </w:r>
      <w:proofErr w:type="spellEnd"/>
      <w:r>
        <w:t xml:space="preserve"> and CLR seem to have very similar results over both data sets and model types</w:t>
      </w:r>
    </w:p>
    <w:p w14:paraId="0DE560D5" w14:textId="09CA5843" w:rsidR="00D356DF" w:rsidRDefault="003246D5" w:rsidP="00CC10EA">
      <w:pPr>
        <w:pStyle w:val="ListParagraph"/>
        <w:numPr>
          <w:ilvl w:val="0"/>
          <w:numId w:val="16"/>
        </w:numPr>
        <w:spacing w:line="360" w:lineRule="auto"/>
        <w:jc w:val="both"/>
      </w:pPr>
      <w:r>
        <w:lastRenderedPageBreak/>
        <w:t xml:space="preserve">Even </w:t>
      </w:r>
      <w:proofErr w:type="spellStart"/>
      <w:r w:rsidR="00D356DF">
        <w:t>ALRw</w:t>
      </w:r>
      <w:proofErr w:type="spellEnd"/>
      <w:r w:rsidR="00D356DF">
        <w:t xml:space="preserve">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CC10EA">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CC10EA">
      <w:pPr>
        <w:pStyle w:val="ListParagraph"/>
        <w:numPr>
          <w:ilvl w:val="0"/>
          <w:numId w:val="16"/>
        </w:numPr>
        <w:spacing w:line="360" w:lineRule="auto"/>
        <w:jc w:val="both"/>
      </w:pPr>
      <w:r>
        <w:t>Transformations plus standard split seems to UNDERFIT data?</w:t>
      </w:r>
    </w:p>
    <w:p w14:paraId="3ED6AAFE" w14:textId="75ABE760" w:rsidR="00470316" w:rsidRDefault="00470316" w:rsidP="00CC10EA">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CC10EA">
      <w:pPr>
        <w:spacing w:line="360" w:lineRule="auto"/>
        <w:jc w:val="both"/>
      </w:pPr>
      <w:r>
        <w:t xml:space="preserve">This is because an underfit model has low variance and high bias. Variance refers to how much the model is dependent on the training data. For the case of a </w:t>
      </w:r>
      <w:proofErr w:type="gramStart"/>
      <w:r>
        <w:t>1 degree</w:t>
      </w:r>
      <w:proofErr w:type="gramEnd"/>
      <w:r>
        <w:t xml:space="preserv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26" w:history="1">
        <w:r w:rsidRPr="002D4992">
          <w:rPr>
            <w:rStyle w:val="Hyperlink"/>
          </w:rPr>
          <w:t>https://towardsdatascience.com/overfitting-vs-underfitting-a-complete-example-d05dd7e19765</w:t>
        </w:r>
      </w:hyperlink>
      <w:r w:rsidRPr="002D4992">
        <w:t xml:space="preserve">) -&gt; </w:t>
      </w:r>
      <w:proofErr w:type="spellStart"/>
      <w:r w:rsidR="002D4992" w:rsidRPr="002D4992">
        <w:t>xgboo</w:t>
      </w:r>
      <w:r w:rsidR="002D4992">
        <w:t>st</w:t>
      </w:r>
      <w:proofErr w:type="spellEnd"/>
      <w:r w:rsidR="002D4992">
        <w:t xml:space="preserve"> performance in comparison?</w:t>
      </w:r>
    </w:p>
    <w:p w14:paraId="2C0845B0" w14:textId="6EDBEAB3" w:rsidR="00C34530" w:rsidRPr="00C34530" w:rsidRDefault="00C34530" w:rsidP="00CC10EA">
      <w:pPr>
        <w:spacing w:line="360" w:lineRule="auto"/>
        <w:jc w:val="both"/>
        <w:rPr>
          <w:b/>
          <w:bCs/>
          <w:color w:val="FF0000"/>
        </w:rPr>
      </w:pPr>
      <w:r w:rsidRPr="00C34530">
        <w:rPr>
          <w:b/>
          <w:bCs/>
          <w:color w:val="FF0000"/>
        </w:rPr>
        <w:t xml:space="preserve">Q: how is </w:t>
      </w:r>
      <w:proofErr w:type="spellStart"/>
      <w:r w:rsidRPr="00C34530">
        <w:rPr>
          <w:b/>
          <w:bCs/>
          <w:color w:val="FF0000"/>
        </w:rPr>
        <w:t>codacore</w:t>
      </w:r>
      <w:proofErr w:type="spellEnd"/>
      <w:r w:rsidRPr="00C34530">
        <w:rPr>
          <w:b/>
          <w:bCs/>
          <w:color w:val="FF0000"/>
        </w:rPr>
        <w:t xml:space="preserve"> working?</w:t>
      </w:r>
    </w:p>
    <w:p w14:paraId="45DC1B59" w14:textId="77777777" w:rsidR="001E67ED" w:rsidRDefault="001E67ED" w:rsidP="00CC10EA">
      <w:pPr>
        <w:spacing w:line="360" w:lineRule="auto"/>
        <w:jc w:val="both"/>
      </w:pPr>
    </w:p>
    <w:p w14:paraId="35FAB9AF" w14:textId="77777777" w:rsidR="001E67ED" w:rsidRDefault="001E67ED" w:rsidP="00CC10EA">
      <w:pPr>
        <w:spacing w:line="360" w:lineRule="auto"/>
        <w:jc w:val="both"/>
      </w:pPr>
    </w:p>
    <w:p w14:paraId="4D52243D" w14:textId="77777777" w:rsidR="00AB3DE9" w:rsidRDefault="00AB3DE9" w:rsidP="00CC10EA">
      <w:pPr>
        <w:spacing w:line="360" w:lineRule="auto"/>
        <w:jc w:val="both"/>
      </w:pPr>
      <w:r>
        <w:t>Data leakage:</w:t>
      </w:r>
    </w:p>
    <w:p w14:paraId="736ADF46" w14:textId="77777777" w:rsidR="00AB3DE9" w:rsidRDefault="00AB3DE9" w:rsidP="00CC10EA">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CC10EA">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CC10EA">
      <w:pPr>
        <w:pStyle w:val="ListParagraph"/>
        <w:numPr>
          <w:ilvl w:val="0"/>
          <w:numId w:val="16"/>
        </w:numPr>
        <w:spacing w:line="360" w:lineRule="auto"/>
        <w:jc w:val="both"/>
      </w:pPr>
      <w:r>
        <w:t>Makes interpretability even harder -&gt; use fixed denominator for test set (</w:t>
      </w:r>
      <w:proofErr w:type="gramStart"/>
      <w:r>
        <w:t>i.e.</w:t>
      </w:r>
      <w:proofErr w:type="gramEnd"/>
      <w:r>
        <w:t xml:space="preserve"> denominator from train set)?</w:t>
      </w:r>
    </w:p>
    <w:p w14:paraId="3621F7E7" w14:textId="77777777" w:rsidR="00AB3DE9" w:rsidRDefault="00AB3DE9" w:rsidP="00CC10EA">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CC10EA">
      <w:pPr>
        <w:pStyle w:val="ListParagraph"/>
        <w:numPr>
          <w:ilvl w:val="0"/>
          <w:numId w:val="16"/>
        </w:numPr>
        <w:spacing w:line="360" w:lineRule="auto"/>
        <w:jc w:val="both"/>
      </w:pPr>
      <w:r>
        <w:t xml:space="preserve">For data sets that show low correlations and are difficult for models, the nonleaky </w:t>
      </w:r>
      <w:proofErr w:type="spellStart"/>
      <w:r>
        <w:t>prodecure</w:t>
      </w:r>
      <w:proofErr w:type="spellEnd"/>
      <w:r>
        <w:t xml:space="preserve"> seems to work better. However, the AUCs are very similar.</w:t>
      </w:r>
    </w:p>
    <w:p w14:paraId="5D159825" w14:textId="02C635BD" w:rsidR="00C34530" w:rsidRPr="00C34530" w:rsidRDefault="00C34530" w:rsidP="00CC10EA">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CC10EA">
      <w:pPr>
        <w:spacing w:line="360" w:lineRule="auto"/>
        <w:jc w:val="both"/>
      </w:pPr>
      <w:r>
        <w:t xml:space="preserve"> </w:t>
      </w:r>
      <w:r w:rsidR="0071309B">
        <w:br w:type="page"/>
      </w:r>
    </w:p>
    <w:sdt>
      <w:sdtPr>
        <w:tag w:val="CitaviBibliography"/>
        <w:id w:val="1992285532"/>
        <w:placeholder>
          <w:docPart w:val="DefaultPlaceholder_-1854013440"/>
        </w:placeholder>
      </w:sdtPr>
      <w:sdtEndPr>
        <w:rPr>
          <w:caps w:val="0"/>
          <w:color w:val="auto"/>
          <w:spacing w:val="0"/>
          <w:sz w:val="20"/>
          <w:szCs w:val="20"/>
        </w:rPr>
      </w:sdtEndPr>
      <w:sdtContent>
        <w:p w14:paraId="12809150" w14:textId="77777777" w:rsidR="00811F09" w:rsidRDefault="00E17A48" w:rsidP="00811F09">
          <w:pPr>
            <w:pStyle w:val="CitaviBibliographyHeading"/>
          </w:pPr>
          <w:r w:rsidRPr="00B749B7">
            <w:fldChar w:fldCharType="begin"/>
          </w:r>
          <w:r w:rsidRPr="00B749B7">
            <w:instrText>ADDIN CitaviBibliography</w:instrText>
          </w:r>
          <w:r w:rsidRPr="00B749B7">
            <w:fldChar w:fldCharType="separate"/>
          </w:r>
          <w:r w:rsidR="00811F09">
            <w:t>Publication bibliography</w:t>
          </w:r>
        </w:p>
        <w:p w14:paraId="367C09FA" w14:textId="77777777" w:rsidR="00811F09" w:rsidRDefault="00811F09" w:rsidP="00811F09">
          <w:pPr>
            <w:pStyle w:val="CitaviBibliographyEntry"/>
          </w:pPr>
          <w:bookmarkStart w:id="41" w:name="_CTVL001262a3a0d12e247b79c886d6533e8b185"/>
          <w:r>
            <w:t>Aitchison, J. (1982): The Statistical Analysis of Compositional Data. In</w:t>
          </w:r>
          <w:bookmarkEnd w:id="41"/>
          <w:r>
            <w:t xml:space="preserve"> </w:t>
          </w:r>
          <w:r w:rsidRPr="00811F09">
            <w:rPr>
              <w:i/>
            </w:rPr>
            <w:t xml:space="preserve">J. Royal Statistical Society </w:t>
          </w:r>
          <w:r w:rsidRPr="00811F09">
            <w:t>44, pp. 139–177.</w:t>
          </w:r>
        </w:p>
        <w:p w14:paraId="5A8FAACE" w14:textId="77777777" w:rsidR="00811F09" w:rsidRDefault="00811F09" w:rsidP="00811F09">
          <w:pPr>
            <w:pStyle w:val="CitaviBibliographyEntry"/>
          </w:pPr>
          <w:bookmarkStart w:id="42" w:name="_CTVL001f32c7b0b32784ae58f685546b0b6893c"/>
          <w:r>
            <w:t>Aitchison, J. (2003): A Concise Guide to Compositional Data Analysis. Girona, Italy.</w:t>
          </w:r>
        </w:p>
        <w:p w14:paraId="2355ABC3" w14:textId="77777777" w:rsidR="00811F09" w:rsidRDefault="00811F09" w:rsidP="00811F09">
          <w:pPr>
            <w:pStyle w:val="CitaviBibliographyEntry"/>
          </w:pPr>
          <w:bookmarkStart w:id="43" w:name="_CTVL001ba2891766b3e474b8b3e7bcd6869cfcd"/>
          <w:bookmarkEnd w:id="42"/>
          <w:r>
            <w:t>Cawley, Gavin C.; Talbot, Nicola L. C. (2010): On Over-fitting in Model Selection and Subsequent Selection Bias in Performance Evaluation. In</w:t>
          </w:r>
          <w:bookmarkEnd w:id="43"/>
          <w:r>
            <w:t xml:space="preserve"> </w:t>
          </w:r>
          <w:r w:rsidRPr="00811F09">
            <w:rPr>
              <w:i/>
            </w:rPr>
            <w:t xml:space="preserve">Journal of Machine Learning Research </w:t>
          </w:r>
          <w:r w:rsidRPr="00811F09">
            <w:t>11, pp. 2079–2107.</w:t>
          </w:r>
        </w:p>
        <w:p w14:paraId="42EBDF5A" w14:textId="77777777" w:rsidR="00811F09" w:rsidRDefault="00811F09" w:rsidP="00811F09">
          <w:pPr>
            <w:pStyle w:val="CitaviBibliographyEntry"/>
          </w:pPr>
          <w:bookmarkStart w:id="44" w:name="_CTVL001078f7e93e6414bf698f748fe95b47879"/>
          <w:r>
            <w:t xml:space="preserve">Coenders, </w:t>
          </w:r>
          <w:proofErr w:type="spellStart"/>
          <w:r>
            <w:t>Germa</w:t>
          </w:r>
          <w:proofErr w:type="spellEnd"/>
          <w:r>
            <w:t xml:space="preserve">; Greenacre, Michael (2021): Three approaches to supervised learning for compositional data with pairwise </w:t>
          </w:r>
          <w:proofErr w:type="spellStart"/>
          <w:r>
            <w:t>logratios</w:t>
          </w:r>
          <w:proofErr w:type="spellEnd"/>
          <w:r>
            <w:t>. Available online at http://arxiv.org/pdf/2111.08953v1.</w:t>
          </w:r>
        </w:p>
        <w:p w14:paraId="37987296" w14:textId="77777777" w:rsidR="00811F09" w:rsidRDefault="00811F09" w:rsidP="00811F09">
          <w:pPr>
            <w:pStyle w:val="CitaviBibliographyEntry"/>
          </w:pPr>
          <w:bookmarkStart w:id="45" w:name="_CTVL001ed0ca418fe954abaad7793be33e68ae2"/>
          <w:bookmarkEnd w:id="44"/>
          <w:r>
            <w:t xml:space="preserve">Gloor, Gregory B.; </w:t>
          </w:r>
          <w:proofErr w:type="spellStart"/>
          <w:r>
            <w:t>Macklaim</w:t>
          </w:r>
          <w:proofErr w:type="spellEnd"/>
          <w:r>
            <w:t xml:space="preserve">, Jean M.; </w:t>
          </w:r>
          <w:proofErr w:type="spellStart"/>
          <w:r>
            <w:t>Pawlowsky-Glahn</w:t>
          </w:r>
          <w:proofErr w:type="spellEnd"/>
          <w:r>
            <w:t xml:space="preserve">, Vera; </w:t>
          </w:r>
          <w:proofErr w:type="spellStart"/>
          <w:r>
            <w:t>Egozcue</w:t>
          </w:r>
          <w:proofErr w:type="spellEnd"/>
          <w:r>
            <w:t>, Juan J. (2017): Microbiome Datasets Are Compositional: And This Is Not Optional. In</w:t>
          </w:r>
          <w:bookmarkEnd w:id="45"/>
          <w:r>
            <w:t xml:space="preserve"> </w:t>
          </w:r>
          <w:r w:rsidRPr="00811F09">
            <w:rPr>
              <w:i/>
            </w:rPr>
            <w:t xml:space="preserve">Frontiers in microbiology </w:t>
          </w:r>
          <w:r w:rsidRPr="00811F09">
            <w:t>8, p. 2224. DOI: 10.3389/fmicb.2017.02224.</w:t>
          </w:r>
        </w:p>
        <w:p w14:paraId="34B9A513" w14:textId="77777777" w:rsidR="00811F09" w:rsidRDefault="00811F09" w:rsidP="00811F09">
          <w:pPr>
            <w:pStyle w:val="CitaviBibliographyEntry"/>
          </w:pPr>
          <w:bookmarkStart w:id="46" w:name="_CTVL00107592d42ffab42579d83e519013f6f92"/>
          <w:r>
            <w:t>Gordon-Rodriguez, Elliott; Quinn, Thomas P.; Cunningham, John P. (2021): Learning Sparse Log-Ratios for High-Throughput Sequencing Data.</w:t>
          </w:r>
        </w:p>
        <w:p w14:paraId="0D3B655C" w14:textId="77777777" w:rsidR="00811F09" w:rsidRDefault="00811F09" w:rsidP="00811F09">
          <w:pPr>
            <w:pStyle w:val="CitaviBibliographyEntry"/>
          </w:pPr>
          <w:bookmarkStart w:id="47" w:name="_CTVL001112d0db166744eacae40f723ca9021b9"/>
          <w:bookmarkEnd w:id="46"/>
          <w:r>
            <w:t xml:space="preserve">Greenacre, Michael; </w:t>
          </w:r>
          <w:proofErr w:type="spellStart"/>
          <w:r>
            <w:t>Grunsky</w:t>
          </w:r>
          <w:proofErr w:type="spellEnd"/>
          <w:r>
            <w:t xml:space="preserve">, Eric; Bacon-Shone, John (2021a): A comparison of isometric and amalgamation </w:t>
          </w:r>
          <w:proofErr w:type="spellStart"/>
          <w:r>
            <w:t>logratio</w:t>
          </w:r>
          <w:proofErr w:type="spellEnd"/>
          <w:r>
            <w:t xml:space="preserve"> balances in compositional data analysis. In</w:t>
          </w:r>
          <w:bookmarkEnd w:id="47"/>
          <w:r>
            <w:t xml:space="preserve"> </w:t>
          </w:r>
          <w:r w:rsidRPr="00811F09">
            <w:rPr>
              <w:i/>
            </w:rPr>
            <w:t xml:space="preserve">Computers &amp; Geosciences </w:t>
          </w:r>
          <w:r w:rsidRPr="00811F09">
            <w:t>148, p. 104621. DOI: 10.1016/j.cageo.2020.104621.</w:t>
          </w:r>
        </w:p>
        <w:p w14:paraId="2F899423" w14:textId="77777777" w:rsidR="00811F09" w:rsidRDefault="00811F09" w:rsidP="00811F09">
          <w:pPr>
            <w:pStyle w:val="CitaviBibliographyEntry"/>
          </w:pPr>
          <w:bookmarkStart w:id="48" w:name="_CTVL00176efb5e1e6574358a6a8c8bb13b66126"/>
          <w:r>
            <w:t xml:space="preserve">Greenacre, Michael; </w:t>
          </w:r>
          <w:proofErr w:type="spellStart"/>
          <w:r>
            <w:t>Grunsky</w:t>
          </w:r>
          <w:proofErr w:type="spellEnd"/>
          <w:r>
            <w:t xml:space="preserve">, Eric; Bacon-Shone, John; Erb, </w:t>
          </w:r>
          <w:proofErr w:type="spellStart"/>
          <w:r>
            <w:t>Ionas</w:t>
          </w:r>
          <w:proofErr w:type="spellEnd"/>
          <w:r>
            <w:t>; Quinn, Thomas (2022): Aitchison's Compositional Data Analysis 40 Years On: A Reappraisal. Available online at http://arxiv.org/pdf/2201.05197v1.</w:t>
          </w:r>
        </w:p>
        <w:p w14:paraId="451F97AE" w14:textId="77777777" w:rsidR="00811F09" w:rsidRDefault="00811F09" w:rsidP="00811F09">
          <w:pPr>
            <w:pStyle w:val="CitaviBibliographyEntry"/>
          </w:pPr>
          <w:bookmarkStart w:id="49" w:name="_CTVL0019df242fa79534efb9ec3462dd835521c"/>
          <w:bookmarkEnd w:id="48"/>
          <w:r>
            <w:t xml:space="preserve">Greenacre, Michael; Martínez-Álvaro, Marina; </w:t>
          </w:r>
          <w:proofErr w:type="spellStart"/>
          <w:r>
            <w:t>Blasco</w:t>
          </w:r>
          <w:proofErr w:type="spellEnd"/>
          <w:r>
            <w:t xml:space="preserve">, </w:t>
          </w:r>
          <w:proofErr w:type="spellStart"/>
          <w:r>
            <w:t>Agustín</w:t>
          </w:r>
          <w:proofErr w:type="spellEnd"/>
          <w:r>
            <w:t xml:space="preserve"> (2021b): Compositional data analysis of microbiome and any-omics datasets: a revalidation of the additive </w:t>
          </w:r>
          <w:proofErr w:type="spellStart"/>
          <w:r>
            <w:t>logratio</w:t>
          </w:r>
          <w:proofErr w:type="spellEnd"/>
          <w:r>
            <w:t xml:space="preserve"> transformation.</w:t>
          </w:r>
        </w:p>
        <w:p w14:paraId="1D4DB338" w14:textId="77777777" w:rsidR="00811F09" w:rsidRDefault="00811F09" w:rsidP="00811F09">
          <w:pPr>
            <w:pStyle w:val="CitaviBibliographyEntry"/>
          </w:pPr>
          <w:bookmarkStart w:id="50" w:name="_CTVL001a69e53756edd4951bd2fe8ba2aee482c"/>
          <w:bookmarkEnd w:id="49"/>
          <w:r>
            <w:t>Griffith, Malachi; Walker, Jason R.; Spies, Nicholas C.; Ainscough, Benjamin J.; Griffith, Obi L. (2015): Informatics for RNA Sequencing: A Web Resource for Analysis on the Cloud. In</w:t>
          </w:r>
          <w:bookmarkEnd w:id="50"/>
          <w:r>
            <w:t xml:space="preserve"> </w:t>
          </w:r>
          <w:proofErr w:type="spellStart"/>
          <w:r w:rsidRPr="00811F09">
            <w:rPr>
              <w:i/>
            </w:rPr>
            <w:t>PLoS</w:t>
          </w:r>
          <w:proofErr w:type="spellEnd"/>
          <w:r w:rsidRPr="00811F09">
            <w:rPr>
              <w:i/>
            </w:rPr>
            <w:t xml:space="preserve"> </w:t>
          </w:r>
          <w:proofErr w:type="spellStart"/>
          <w:r w:rsidRPr="00811F09">
            <w:rPr>
              <w:i/>
            </w:rPr>
            <w:t>Comput</w:t>
          </w:r>
          <w:proofErr w:type="spellEnd"/>
          <w:r w:rsidRPr="00811F09">
            <w:rPr>
              <w:i/>
            </w:rPr>
            <w:t xml:space="preserve"> Biol </w:t>
          </w:r>
          <w:r w:rsidRPr="00811F09">
            <w:t>11 (8), e1004393. DOI: 10.1371/journal.pcbi.1004393.</w:t>
          </w:r>
        </w:p>
        <w:p w14:paraId="61416D13" w14:textId="77777777" w:rsidR="00811F09" w:rsidRDefault="00811F09" w:rsidP="00811F09">
          <w:pPr>
            <w:pStyle w:val="CitaviBibliographyEntry"/>
          </w:pPr>
          <w:bookmarkStart w:id="51" w:name="_CTVL0010bec382e2a274d7eb2c6130b94b8c8ad"/>
          <w:r>
            <w:t xml:space="preserve">Marcos-Zambrano, Laura Judith; </w:t>
          </w:r>
          <w:proofErr w:type="spellStart"/>
          <w:r>
            <w:t>Karaduzovic-Hadziabdic</w:t>
          </w:r>
          <w:proofErr w:type="spellEnd"/>
          <w:r>
            <w:t xml:space="preserve">, </w:t>
          </w:r>
          <w:proofErr w:type="spellStart"/>
          <w:r>
            <w:t>Kanita</w:t>
          </w:r>
          <w:proofErr w:type="spellEnd"/>
          <w:r>
            <w:t xml:space="preserve">; </w:t>
          </w:r>
          <w:proofErr w:type="spellStart"/>
          <w:r>
            <w:t>Loncar</w:t>
          </w:r>
          <w:proofErr w:type="spellEnd"/>
          <w:r>
            <w:t xml:space="preserve"> </w:t>
          </w:r>
          <w:proofErr w:type="spellStart"/>
          <w:r>
            <w:t>Turukalo</w:t>
          </w:r>
          <w:proofErr w:type="spellEnd"/>
          <w:r>
            <w:t xml:space="preserve">, Tatjana; </w:t>
          </w:r>
          <w:proofErr w:type="spellStart"/>
          <w:r>
            <w:t>Przymus</w:t>
          </w:r>
          <w:proofErr w:type="spellEnd"/>
          <w:r>
            <w:t xml:space="preserve">, Piotr; </w:t>
          </w:r>
          <w:proofErr w:type="spellStart"/>
          <w:r>
            <w:t>Trajkovik</w:t>
          </w:r>
          <w:proofErr w:type="spellEnd"/>
          <w:r>
            <w:t>, Vladimir; Aasmets, Oliver et al. (2021): Applications of Machine Learning in Human Microbiome Studies: A Review on Feature Selection, Biomarker Identification, Disease Prediction and Treatment. In</w:t>
          </w:r>
          <w:bookmarkEnd w:id="51"/>
          <w:r>
            <w:t xml:space="preserve"> </w:t>
          </w:r>
          <w:r w:rsidRPr="00811F09">
            <w:rPr>
              <w:i/>
            </w:rPr>
            <w:t xml:space="preserve">Frontiers in microbiology </w:t>
          </w:r>
          <w:r w:rsidRPr="00811F09">
            <w:t>12, p. 634511. DOI: 10.3389/fmicb.2021.634511.</w:t>
          </w:r>
        </w:p>
        <w:p w14:paraId="0AF7AF3F" w14:textId="77777777" w:rsidR="00811F09" w:rsidRDefault="00811F09" w:rsidP="00811F09">
          <w:pPr>
            <w:pStyle w:val="CitaviBibliographyEntry"/>
          </w:pPr>
          <w:bookmarkStart w:id="52" w:name="_CTVL001c3cdf9dc97434423982d15732220ff9b"/>
          <w:proofErr w:type="spellStart"/>
          <w:r>
            <w:t>Palarea-Albaladejo</w:t>
          </w:r>
          <w:proofErr w:type="spellEnd"/>
          <w:r>
            <w:t xml:space="preserve">, Javier; Martín-Fernández, </w:t>
          </w:r>
          <w:proofErr w:type="spellStart"/>
          <w:r>
            <w:t>Josep</w:t>
          </w:r>
          <w:proofErr w:type="spellEnd"/>
          <w:r>
            <w:t xml:space="preserve"> Antoni (2015): zCompositions — R package for multivariate imputation of left-censored data under a compositional approach. In</w:t>
          </w:r>
          <w:bookmarkEnd w:id="52"/>
          <w:r>
            <w:t xml:space="preserve"> </w:t>
          </w:r>
          <w:r w:rsidRPr="00811F09">
            <w:rPr>
              <w:i/>
            </w:rPr>
            <w:t xml:space="preserve">Chemometrics and Intelligent Laboratory Systems </w:t>
          </w:r>
          <w:r w:rsidRPr="00811F09">
            <w:t>143, pp. 85–96. DOI: 10.1016/j.chemolab.2015.02.019.</w:t>
          </w:r>
        </w:p>
        <w:p w14:paraId="262DB63B" w14:textId="77777777" w:rsidR="00811F09" w:rsidRDefault="00811F09" w:rsidP="00811F09">
          <w:pPr>
            <w:pStyle w:val="CitaviBibliographyEntry"/>
          </w:pPr>
          <w:bookmarkStart w:id="53" w:name="_CTVL00125d6b77588d945a486a7b7e1d4885ec9"/>
          <w:proofErr w:type="spellStart"/>
          <w:r>
            <w:t>Pawlowsky-Glahn</w:t>
          </w:r>
          <w:proofErr w:type="spellEnd"/>
          <w:r>
            <w:t xml:space="preserve">, V.; </w:t>
          </w:r>
          <w:proofErr w:type="spellStart"/>
          <w:r>
            <w:t>Egozcue</w:t>
          </w:r>
          <w:proofErr w:type="spellEnd"/>
          <w:r>
            <w:t>, J. J. (2001): Geometric approach to statistical analysis on the simplex. In</w:t>
          </w:r>
          <w:bookmarkEnd w:id="53"/>
          <w:r>
            <w:t xml:space="preserve"> </w:t>
          </w:r>
          <w:r w:rsidRPr="00811F09">
            <w:rPr>
              <w:i/>
            </w:rPr>
            <w:t xml:space="preserve">Stochastic Environmental Research and Risk Assessment </w:t>
          </w:r>
          <w:r w:rsidRPr="00811F09">
            <w:t>15, pp. 384–398.</w:t>
          </w:r>
        </w:p>
        <w:p w14:paraId="415E6B0F" w14:textId="77777777" w:rsidR="00811F09" w:rsidRDefault="00811F09" w:rsidP="00811F09">
          <w:pPr>
            <w:pStyle w:val="CitaviBibliographyEntry"/>
          </w:pPr>
          <w:bookmarkStart w:id="54" w:name="_CTVL001c499d0bd0c4845aa96a5c9b6269c7c2b"/>
          <w:proofErr w:type="spellStart"/>
          <w:r>
            <w:t>Pawlowsky-Glahn</w:t>
          </w:r>
          <w:proofErr w:type="spellEnd"/>
          <w:r>
            <w:t xml:space="preserve">, Vera; </w:t>
          </w:r>
          <w:proofErr w:type="spellStart"/>
          <w:r>
            <w:t>Egozcue</w:t>
          </w:r>
          <w:proofErr w:type="spellEnd"/>
          <w:r>
            <w:t>, Juan José (2016): Spatial analysis of compositional data: A historical review. In</w:t>
          </w:r>
          <w:bookmarkEnd w:id="54"/>
          <w:r>
            <w:t xml:space="preserve"> </w:t>
          </w:r>
          <w:r w:rsidRPr="00811F09">
            <w:rPr>
              <w:i/>
            </w:rPr>
            <w:t xml:space="preserve">Journal of Geochemical Exploration </w:t>
          </w:r>
          <w:r w:rsidRPr="00811F09">
            <w:t>164, pp. 28–32. DOI: 10.1016/j.gexplo.2015.12.010.</w:t>
          </w:r>
        </w:p>
        <w:p w14:paraId="339387CF" w14:textId="77777777" w:rsidR="00811F09" w:rsidRDefault="00811F09" w:rsidP="00811F09">
          <w:pPr>
            <w:pStyle w:val="CitaviBibliographyEntry"/>
          </w:pPr>
          <w:bookmarkStart w:id="55" w:name="_CTVL001b8d51e21f5c24e548021da1b922efc26"/>
          <w:r>
            <w:t xml:space="preserve">Quinn, Thomas P.; Erb, </w:t>
          </w:r>
          <w:proofErr w:type="spellStart"/>
          <w:r>
            <w:t>Ionas</w:t>
          </w:r>
          <w:proofErr w:type="spellEnd"/>
          <w:r>
            <w:t xml:space="preserve"> (2020): Interpretable Log Contrasts for the Classification of Health Biomarkers: </w:t>
          </w:r>
          <w:proofErr w:type="gramStart"/>
          <w:r>
            <w:t>a</w:t>
          </w:r>
          <w:proofErr w:type="gramEnd"/>
          <w:r>
            <w:t xml:space="preserve"> New Approach to Balance Selection. In</w:t>
          </w:r>
          <w:bookmarkEnd w:id="55"/>
          <w:r>
            <w:t xml:space="preserve"> </w:t>
          </w:r>
          <w:proofErr w:type="spellStart"/>
          <w:r w:rsidRPr="00811F09">
            <w:rPr>
              <w:i/>
            </w:rPr>
            <w:t>mSystems</w:t>
          </w:r>
          <w:proofErr w:type="spellEnd"/>
          <w:r w:rsidRPr="00811F09">
            <w:rPr>
              <w:i/>
            </w:rPr>
            <w:t xml:space="preserve"> </w:t>
          </w:r>
          <w:r w:rsidRPr="00811F09">
            <w:t>5 (2). DOI: 10.1128/mSystems.00230-19.</w:t>
          </w:r>
        </w:p>
        <w:p w14:paraId="7CF165A0" w14:textId="77777777" w:rsidR="00811F09" w:rsidRDefault="00811F09" w:rsidP="00811F09">
          <w:pPr>
            <w:pStyle w:val="CitaviBibliographyEntry"/>
          </w:pPr>
          <w:bookmarkStart w:id="56" w:name="_CTVL0014a2ddac0855e4b7a9e210f38a60a89ff"/>
          <w:r>
            <w:lastRenderedPageBreak/>
            <w:t xml:space="preserve">Quinn, Thomas P.; Erb, </w:t>
          </w:r>
          <w:proofErr w:type="spellStart"/>
          <w:r>
            <w:t>Ionas</w:t>
          </w:r>
          <w:proofErr w:type="spellEnd"/>
          <w:r>
            <w:t>; Richardson, Mark F.; Crowley, Tamsyn M. (2018): Understanding sequencing data as compositions: an outlook and review. In</w:t>
          </w:r>
          <w:bookmarkEnd w:id="56"/>
          <w:r>
            <w:t xml:space="preserve"> </w:t>
          </w:r>
          <w:r w:rsidRPr="00811F09">
            <w:rPr>
              <w:i/>
            </w:rPr>
            <w:t xml:space="preserve">Bioinformatics (Oxford, England) </w:t>
          </w:r>
          <w:r w:rsidRPr="00811F09">
            <w:t>34 (16), pp. 2870–2878. DOI: 10.1093/bioinformatics/bty175.</w:t>
          </w:r>
        </w:p>
        <w:p w14:paraId="4539A943" w14:textId="77777777" w:rsidR="00811F09" w:rsidRDefault="00811F09" w:rsidP="00811F09">
          <w:pPr>
            <w:pStyle w:val="CitaviBibliographyEntry"/>
          </w:pPr>
          <w:bookmarkStart w:id="57" w:name="_CTVL001152c434719eb4062a242faaa56f9330f"/>
          <w:r>
            <w:t xml:space="preserve">Rivera-Pinto, J.; </w:t>
          </w:r>
          <w:proofErr w:type="spellStart"/>
          <w:r>
            <w:t>Egozcue</w:t>
          </w:r>
          <w:proofErr w:type="spellEnd"/>
          <w:r>
            <w:t xml:space="preserve">, J. J.; </w:t>
          </w:r>
          <w:proofErr w:type="spellStart"/>
          <w:r>
            <w:t>Pawlowsky-Glahn</w:t>
          </w:r>
          <w:proofErr w:type="spellEnd"/>
          <w:r>
            <w:t xml:space="preserve">, V.; Paredes, R.; </w:t>
          </w:r>
          <w:proofErr w:type="spellStart"/>
          <w:r>
            <w:t>Noguera</w:t>
          </w:r>
          <w:proofErr w:type="spellEnd"/>
          <w:r>
            <w:t xml:space="preserve">-Julian, M.; Calle, M. L. (2018): Balances: </w:t>
          </w:r>
          <w:proofErr w:type="gramStart"/>
          <w:r>
            <w:t>a</w:t>
          </w:r>
          <w:proofErr w:type="gramEnd"/>
          <w:r>
            <w:t xml:space="preserve"> New Perspective for Microbiome Analysis. In</w:t>
          </w:r>
          <w:bookmarkEnd w:id="57"/>
          <w:r>
            <w:t xml:space="preserve"> </w:t>
          </w:r>
          <w:proofErr w:type="spellStart"/>
          <w:r w:rsidRPr="00811F09">
            <w:rPr>
              <w:i/>
            </w:rPr>
            <w:t>mSystems</w:t>
          </w:r>
          <w:proofErr w:type="spellEnd"/>
          <w:r w:rsidRPr="00811F09">
            <w:rPr>
              <w:i/>
            </w:rPr>
            <w:t xml:space="preserve"> </w:t>
          </w:r>
          <w:r w:rsidRPr="00811F09">
            <w:t>3 (4). DOI: 10.1128/mSystems.00053-18.</w:t>
          </w:r>
        </w:p>
        <w:p w14:paraId="083C0F4D" w14:textId="77777777" w:rsidR="00811F09" w:rsidRDefault="00811F09" w:rsidP="00811F09">
          <w:pPr>
            <w:pStyle w:val="CitaviBibliographyEntry"/>
          </w:pPr>
          <w:bookmarkStart w:id="58" w:name="_CTVL0019784fce7ec1948de937d0e9e4e5b4e7a"/>
          <w:r>
            <w:t xml:space="preserve">Tolosana-Delgado, </w:t>
          </w:r>
          <w:proofErr w:type="spellStart"/>
          <w:r>
            <w:t>Raimon</w:t>
          </w:r>
          <w:proofErr w:type="spellEnd"/>
          <w:r>
            <w:t xml:space="preserve">; </w:t>
          </w:r>
          <w:proofErr w:type="spellStart"/>
          <w:r>
            <w:t>Khodadadzadeh</w:t>
          </w:r>
          <w:proofErr w:type="spellEnd"/>
          <w:r>
            <w:t xml:space="preserve">, Mahdi; </w:t>
          </w:r>
          <w:proofErr w:type="spellStart"/>
          <w:r>
            <w:t>Talebi</w:t>
          </w:r>
          <w:proofErr w:type="spellEnd"/>
          <w:r>
            <w:t>, Hassan (Eds.) (2019): On machine learning algorithms and compositional data.</w:t>
          </w:r>
        </w:p>
        <w:p w14:paraId="7FF5EB3A" w14:textId="77777777" w:rsidR="00811F09" w:rsidRDefault="00811F09" w:rsidP="00811F09">
          <w:pPr>
            <w:pStyle w:val="CitaviBibliographyEntry"/>
          </w:pPr>
          <w:bookmarkStart w:id="59" w:name="_CTVL001c905ada9e38c4830a44d65524a8f9601"/>
          <w:bookmarkEnd w:id="58"/>
          <w:r>
            <w:t xml:space="preserve">Tsamardinos, </w:t>
          </w:r>
          <w:proofErr w:type="spellStart"/>
          <w:r>
            <w:t>Ioannis</w:t>
          </w:r>
          <w:proofErr w:type="spellEnd"/>
          <w:r>
            <w:t xml:space="preserve">; </w:t>
          </w:r>
          <w:proofErr w:type="spellStart"/>
          <w:r>
            <w:t>Rakhshani</w:t>
          </w:r>
          <w:proofErr w:type="spellEnd"/>
          <w:r>
            <w:t xml:space="preserve">, Amin; </w:t>
          </w:r>
          <w:proofErr w:type="spellStart"/>
          <w:r>
            <w:t>Lagani</w:t>
          </w:r>
          <w:proofErr w:type="spellEnd"/>
          <w:r>
            <w:t>, Vincenzo (2015): Performance-Estimation Properties of Cross-Validation-Based Protocols with Simultaneous Hyper-Parameter Optimization. In</w:t>
          </w:r>
          <w:bookmarkEnd w:id="59"/>
          <w:r>
            <w:t xml:space="preserve"> </w:t>
          </w:r>
          <w:r w:rsidRPr="00811F09">
            <w:rPr>
              <w:i/>
            </w:rPr>
            <w:t xml:space="preserve">Int. J. </w:t>
          </w:r>
          <w:proofErr w:type="spellStart"/>
          <w:r w:rsidRPr="00811F09">
            <w:rPr>
              <w:i/>
            </w:rPr>
            <w:t>Artif</w:t>
          </w:r>
          <w:proofErr w:type="spellEnd"/>
          <w:r w:rsidRPr="00811F09">
            <w:rPr>
              <w:i/>
            </w:rPr>
            <w:t xml:space="preserve">. </w:t>
          </w:r>
          <w:proofErr w:type="spellStart"/>
          <w:r w:rsidRPr="00811F09">
            <w:rPr>
              <w:i/>
            </w:rPr>
            <w:t>Intell</w:t>
          </w:r>
          <w:proofErr w:type="spellEnd"/>
          <w:r w:rsidRPr="00811F09">
            <w:rPr>
              <w:i/>
            </w:rPr>
            <w:t xml:space="preserve">. Tools </w:t>
          </w:r>
          <w:r w:rsidRPr="00811F09">
            <w:t>24 (05), p. 1540023. DOI: 10.1142/S0218213015400230.</w:t>
          </w:r>
        </w:p>
        <w:p w14:paraId="6F8CDFF6" w14:textId="77777777" w:rsidR="00811F09" w:rsidRDefault="00811F09" w:rsidP="00811F09">
          <w:pPr>
            <w:pStyle w:val="CitaviBibliographyEntry"/>
          </w:pPr>
          <w:bookmarkStart w:id="60" w:name="_CTVL001d3efa1e8399642b894949ef1f1197684"/>
          <w:proofErr w:type="spellStart"/>
          <w:r>
            <w:t>Wirbel</w:t>
          </w:r>
          <w:proofErr w:type="spellEnd"/>
          <w:r>
            <w:t xml:space="preserve">, Jakob; </w:t>
          </w:r>
          <w:proofErr w:type="spellStart"/>
          <w:r>
            <w:t>Pyl</w:t>
          </w:r>
          <w:proofErr w:type="spellEnd"/>
          <w:r>
            <w:t xml:space="preserve">, Paul Theodor; </w:t>
          </w:r>
          <w:proofErr w:type="spellStart"/>
          <w:r>
            <w:t>Kartal</w:t>
          </w:r>
          <w:proofErr w:type="spellEnd"/>
          <w:r>
            <w:t xml:space="preserve">, </w:t>
          </w:r>
          <w:proofErr w:type="spellStart"/>
          <w:r>
            <w:t>Ece</w:t>
          </w:r>
          <w:proofErr w:type="spellEnd"/>
          <w:r>
            <w:t xml:space="preserve">; </w:t>
          </w:r>
          <w:proofErr w:type="spellStart"/>
          <w:r>
            <w:t>Zych</w:t>
          </w:r>
          <w:proofErr w:type="spellEnd"/>
          <w:r>
            <w:t xml:space="preserve">, Konrad; </w:t>
          </w:r>
          <w:proofErr w:type="spellStart"/>
          <w:r>
            <w:t>Kashani</w:t>
          </w:r>
          <w:proofErr w:type="spellEnd"/>
          <w:r>
            <w:t>, Alireza; Milanese, Alessio et al. (2019): Meta-analysis of fecal metagenomes reveals global microbial signatures that are specific for colorectal cancer. In</w:t>
          </w:r>
          <w:bookmarkEnd w:id="60"/>
          <w:r>
            <w:t xml:space="preserve"> </w:t>
          </w:r>
          <w:r w:rsidRPr="00811F09">
            <w:rPr>
              <w:i/>
            </w:rPr>
            <w:t xml:space="preserve">Nature medicine </w:t>
          </w:r>
          <w:r w:rsidRPr="00811F09">
            <w:t>25 (4), pp. 679–689. DOI: 10.1038/s41591-019-0406-6.</w:t>
          </w:r>
        </w:p>
        <w:p w14:paraId="3A3DD212" w14:textId="0A78C560" w:rsidR="00E17A48" w:rsidRDefault="00811F09" w:rsidP="00811F09">
          <w:pPr>
            <w:pStyle w:val="CitaviBibliographyEntry"/>
          </w:pPr>
          <w:bookmarkStart w:id="61" w:name="_CTVL001a839787221bc4932baffea33a5e76977"/>
          <w:r>
            <w:t xml:space="preserve">Zhang, Mo; Shi, </w:t>
          </w:r>
          <w:proofErr w:type="spellStart"/>
          <w:r>
            <w:t>Wenjiao</w:t>
          </w:r>
          <w:proofErr w:type="spellEnd"/>
          <w:r>
            <w:t xml:space="preserve"> (2019): Systematic comparison of five machine-learning methods in classification and interpolation of soil particle size fractions using different transformed data</w:t>
          </w:r>
          <w:bookmarkEnd w:id="61"/>
          <w:r>
            <w:t>.</w:t>
          </w:r>
          <w:r w:rsidR="00E17A48" w:rsidRPr="00B749B7">
            <w:fldChar w:fldCharType="end"/>
          </w:r>
        </w:p>
      </w:sdtContent>
    </w:sdt>
    <w:p w14:paraId="41C8570D" w14:textId="3DC06FE1" w:rsidR="00D47C74" w:rsidRDefault="00D47C74" w:rsidP="00CC10EA">
      <w:pPr>
        <w:spacing w:line="360" w:lineRule="auto"/>
        <w:jc w:val="both"/>
      </w:pPr>
      <w:r>
        <w:br w:type="page"/>
      </w:r>
    </w:p>
    <w:p w14:paraId="1A90E2A2" w14:textId="392AB9F5" w:rsidR="00D47C74" w:rsidRDefault="00D47C74" w:rsidP="00CC10EA">
      <w:pPr>
        <w:pStyle w:val="Heading1"/>
        <w:spacing w:line="360" w:lineRule="auto"/>
        <w:jc w:val="both"/>
      </w:pPr>
      <w:r>
        <w:lastRenderedPageBreak/>
        <w:t>Supplementary</w:t>
      </w:r>
    </w:p>
    <w:p w14:paraId="48CEE23F" w14:textId="77777777" w:rsidR="00292429" w:rsidRPr="00292429" w:rsidRDefault="00292429" w:rsidP="00CC10EA">
      <w:pPr>
        <w:pStyle w:val="Heading2"/>
        <w:spacing w:line="360" w:lineRule="auto"/>
        <w:jc w:val="both"/>
      </w:pPr>
      <w:r w:rsidRPr="00292429">
        <w:t>Influence of Transformation on Holdout vs. 80/20</w:t>
      </w:r>
    </w:p>
    <w:p w14:paraId="43CA7775" w14:textId="77777777" w:rsidR="00292429" w:rsidRPr="00292429" w:rsidRDefault="00292429" w:rsidP="00CC10EA">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CC10EA">
      <w:pPr>
        <w:spacing w:line="360" w:lineRule="auto"/>
        <w:jc w:val="both"/>
      </w:pPr>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w:t>
      </w:r>
      <w:r w:rsidRPr="00292429">
        <w:rPr>
          <w:sz w:val="22"/>
          <w:szCs w:val="22"/>
        </w:rPr>
        <w:lastRenderedPageBreak/>
        <w:t xml:space="preserve">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CC10EA">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CC10EA">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CC10EA">
      <w:pPr>
        <w:spacing w:line="360" w:lineRule="auto"/>
        <w:jc w:val="both"/>
      </w:pPr>
    </w:p>
    <w:p w14:paraId="7A22AAC7" w14:textId="4EFAC74D" w:rsidR="00D47C74" w:rsidRDefault="00D47C74" w:rsidP="00CC10EA">
      <w:pPr>
        <w:spacing w:line="360" w:lineRule="auto"/>
        <w:jc w:val="both"/>
      </w:pPr>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p w14:paraId="05BCAEBE" w14:textId="3288535D" w:rsidR="005760C5" w:rsidRDefault="005760C5" w:rsidP="00CC10EA">
      <w:pPr>
        <w:spacing w:line="360" w:lineRule="auto"/>
        <w:jc w:val="both"/>
      </w:pPr>
    </w:p>
    <w:p w14:paraId="794FE76A" w14:textId="77777777" w:rsidR="005760C5" w:rsidRPr="0088200A" w:rsidRDefault="005760C5" w:rsidP="00CC10EA">
      <w:pPr>
        <w:pStyle w:val="Heading3"/>
        <w:spacing w:line="360" w:lineRule="auto"/>
        <w:jc w:val="both"/>
        <w:rPr>
          <w:strike/>
          <w:sz w:val="22"/>
          <w:szCs w:val="22"/>
        </w:rPr>
      </w:pPr>
      <w:bookmarkStart w:id="62" w:name="_Toc96333818"/>
      <w:commentRangeStart w:id="63"/>
      <w:commentRangeStart w:id="64"/>
      <w:r w:rsidRPr="0088200A">
        <w:rPr>
          <w:strike/>
          <w:sz w:val="22"/>
          <w:szCs w:val="22"/>
        </w:rPr>
        <w:t>M</w:t>
      </w:r>
      <w:commentRangeEnd w:id="63"/>
      <w:r w:rsidRPr="0088200A">
        <w:rPr>
          <w:rStyle w:val="CommentReference"/>
          <w:caps w:val="0"/>
          <w:strike/>
          <w:color w:val="auto"/>
          <w:spacing w:val="0"/>
          <w:sz w:val="22"/>
          <w:szCs w:val="22"/>
        </w:rPr>
        <w:commentReference w:id="63"/>
      </w:r>
      <w:commentRangeEnd w:id="64"/>
      <w:r w:rsidRPr="0088200A">
        <w:rPr>
          <w:rStyle w:val="CommentReference"/>
          <w:caps w:val="0"/>
          <w:strike/>
          <w:color w:val="auto"/>
          <w:spacing w:val="0"/>
        </w:rPr>
        <w:commentReference w:id="64"/>
      </w:r>
      <w:r w:rsidRPr="0088200A">
        <w:rPr>
          <w:strike/>
          <w:sz w:val="22"/>
          <w:szCs w:val="22"/>
        </w:rPr>
        <w:t>icrobiome Data is Compositional</w:t>
      </w:r>
      <w:bookmarkEnd w:id="62"/>
      <w:r w:rsidRPr="0088200A">
        <w:rPr>
          <w:strike/>
          <w:sz w:val="22"/>
          <w:szCs w:val="22"/>
        </w:rPr>
        <w:t xml:space="preserve"> </w:t>
      </w:r>
    </w:p>
    <w:p w14:paraId="096DB955" w14:textId="5B3FC6FE" w:rsidR="005760C5" w:rsidRPr="0088200A" w:rsidRDefault="005760C5" w:rsidP="00CC10EA">
      <w:pPr>
        <w:autoSpaceDE w:val="0"/>
        <w:autoSpaceDN w:val="0"/>
        <w:adjustRightInd w:val="0"/>
        <w:spacing w:before="0" w:after="0" w:line="360" w:lineRule="auto"/>
        <w:jc w:val="both"/>
        <w:rPr>
          <w:strike/>
          <w:sz w:val="22"/>
          <w:szCs w:val="22"/>
        </w:rPr>
      </w:pPr>
      <w:r w:rsidRPr="0088200A">
        <w:rPr>
          <w:strike/>
          <w:sz w:val="22"/>
          <w:szCs w:val="22"/>
        </w:rPr>
        <w:t xml:space="preserve">Microbiome data is achieved by taking a population of (total or fractionated) RNA, converting them to a library of cDNA fragments, optionally amplifying the fragments, and then sequencing those fragments in a ‘high-throughput manner’ </w:t>
      </w:r>
      <w:sdt>
        <w:sdtPr>
          <w:rPr>
            <w:strike/>
            <w:sz w:val="22"/>
            <w:szCs w:val="22"/>
          </w:rPr>
          <w:alias w:val="To edit, see citavi.com/edit"/>
          <w:tag w:val="CitaviPlaceholder#146cb471-12d6-408e-a30e-6a028fe9ae6d"/>
          <w:id w:val="1236673454"/>
          <w:placeholder>
            <w:docPart w:val="154A6F58656D4ABA874DE0C6634566B5"/>
          </w:placeholder>
        </w:sdtPr>
        <w:sdtEndPr/>
        <w:sdtContent>
          <w:r w:rsidRPr="0088200A">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E0NmNiNDcxLTEyZDYtNDA4ZS1hMzBlLTZhMDI4ZmU5YWU2ZCIsIlRleHQiOiIoUXVpbm4gZXQgYWwuIDIwMTgpIiwiV0FJVmVyc2lvbiI6IjYuMTEuMC4wIn0=}</w:instrText>
          </w:r>
          <w:r w:rsidRPr="0088200A">
            <w:rPr>
              <w:strike/>
              <w:sz w:val="22"/>
              <w:szCs w:val="22"/>
            </w:rPr>
            <w:fldChar w:fldCharType="separate"/>
          </w:r>
          <w:r w:rsidR="00811F09">
            <w:rPr>
              <w:strike/>
              <w:sz w:val="22"/>
              <w:szCs w:val="22"/>
            </w:rPr>
            <w:t>(Quinn et al. 2018)</w:t>
          </w:r>
          <w:r w:rsidRPr="0088200A">
            <w:rPr>
              <w:strike/>
              <w:sz w:val="22"/>
              <w:szCs w:val="22"/>
            </w:rPr>
            <w:fldChar w:fldCharType="end"/>
          </w:r>
        </w:sdtContent>
      </w:sdt>
      <w:r w:rsidRPr="0088200A">
        <w:rPr>
          <w:strike/>
          <w:sz w:val="22"/>
          <w:szCs w:val="22"/>
        </w:rPr>
        <w:t xml:space="preserve">. This methodology is known as next generation sequencing. The result of NGS is a virtual library of many short sequence fragments that are converted to a numeric dataset through alignment (most often to a previously established reference genome or transcriptome) and quantification </w:t>
      </w:r>
      <w:sdt>
        <w:sdtPr>
          <w:rPr>
            <w:strike/>
            <w:sz w:val="22"/>
            <w:szCs w:val="22"/>
          </w:rPr>
          <w:alias w:val="To edit, see citavi.com/edit"/>
          <w:tag w:val="CitaviPlaceholder#8712126a-77ba-4ffc-9ad8-c161999781de"/>
          <w:id w:val="-1636180436"/>
          <w:placeholder>
            <w:docPart w:val="154A6F58656D4ABA874DE0C6634566B5"/>
          </w:placeholder>
        </w:sdtPr>
        <w:sdtEndPr/>
        <w:sdtContent>
          <w:r w:rsidRPr="0088200A">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S0xOVQxODo1MzozOC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g3MTIxMjZhLTc3YmEtNGZmYy05YWQ4LWMxNjE5OTk3ODFkZSIsIlRleHQiOiIoR3JpZmZpdGggZXQgYWwuIDIwMTUpIiwiV0FJVmVyc2lvbiI6IjYuMTEuMC4wIn0=}</w:instrText>
          </w:r>
          <w:r w:rsidRPr="0088200A">
            <w:rPr>
              <w:strike/>
              <w:sz w:val="22"/>
              <w:szCs w:val="22"/>
            </w:rPr>
            <w:fldChar w:fldCharType="separate"/>
          </w:r>
          <w:r w:rsidR="00811F09">
            <w:rPr>
              <w:strike/>
              <w:sz w:val="22"/>
              <w:szCs w:val="22"/>
            </w:rPr>
            <w:t>(Griffith et al. 2015)</w:t>
          </w:r>
          <w:r w:rsidRPr="0088200A">
            <w:rPr>
              <w:strike/>
              <w:sz w:val="22"/>
              <w:szCs w:val="22"/>
            </w:rPr>
            <w:fldChar w:fldCharType="end"/>
          </w:r>
        </w:sdtContent>
      </w:sdt>
      <w:r w:rsidRPr="0088200A">
        <w:rPr>
          <w:strike/>
          <w:sz w:val="22"/>
          <w:szCs w:val="22"/>
        </w:rPr>
        <w:t xml:space="preserve">. Thus, sequence abundances are not absolute abundances because the total number of sequences measured by sequencing machines ultimately depends on the chemistry of the assay, not the input </w:t>
      </w:r>
      <w:commentRangeStart w:id="65"/>
      <w:commentRangeStart w:id="66"/>
      <w:commentRangeStart w:id="67"/>
      <w:r w:rsidRPr="0088200A">
        <w:rPr>
          <w:strike/>
          <w:sz w:val="22"/>
          <w:szCs w:val="22"/>
        </w:rPr>
        <w:t xml:space="preserve">material </w:t>
      </w:r>
      <w:sdt>
        <w:sdtPr>
          <w:rPr>
            <w:strike/>
            <w:sz w:val="22"/>
            <w:szCs w:val="22"/>
          </w:rPr>
          <w:alias w:val="To edit, see citavi.com/edit"/>
          <w:tag w:val="CitaviPlaceholder#ef99cb43-ffdd-43e4-b4d9-a7c43e2f8aa4"/>
          <w:id w:val="122968308"/>
          <w:placeholder>
            <w:docPart w:val="9FE0998655544DFB9FC5B57069D4B912"/>
          </w:placeholder>
        </w:sdtPr>
        <w:sdtEndPr/>
        <w:sdtContent>
          <w:commentRangeEnd w:id="67"/>
          <w:r w:rsidRPr="0088200A">
            <w:rPr>
              <w:rStyle w:val="CommentReference"/>
              <w:strike/>
              <w:sz w:val="22"/>
              <w:szCs w:val="22"/>
            </w:rPr>
            <w:commentReference w:id="67"/>
          </w:r>
          <w:commentRangeEnd w:id="65"/>
          <w:r w:rsidRPr="0088200A">
            <w:rPr>
              <w:rStyle w:val="CommentReference"/>
              <w:strike/>
              <w:sz w:val="22"/>
              <w:szCs w:val="22"/>
            </w:rPr>
            <w:commentReference w:id="65"/>
          </w:r>
          <w:commentRangeEnd w:id="66"/>
          <w:r w:rsidRPr="0088200A">
            <w:rPr>
              <w:rStyle w:val="CommentReference"/>
              <w:strike/>
              <w:sz w:val="22"/>
              <w:szCs w:val="22"/>
            </w:rPr>
            <w:commentReference w:id="66"/>
          </w:r>
          <w:r w:rsidRPr="0088200A">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VmOTljYjQzLWZmZGQtNDNlNC1iNGQ5LWE3YzQzZTJmOGFhNCIsIlRleHQiOiIoUXVpbm4gZXQgYWwuIDIwMTgpIiwiV0FJVmVyc2lvbiI6IjYuMTEuMC4wIn0=}</w:instrText>
          </w:r>
          <w:r w:rsidRPr="0088200A">
            <w:rPr>
              <w:strike/>
              <w:sz w:val="22"/>
              <w:szCs w:val="22"/>
            </w:rPr>
            <w:fldChar w:fldCharType="separate"/>
          </w:r>
          <w:r w:rsidR="00811F09">
            <w:rPr>
              <w:strike/>
              <w:sz w:val="22"/>
              <w:szCs w:val="22"/>
            </w:rPr>
            <w:t>(Quinn et al. 2018)</w:t>
          </w:r>
          <w:r w:rsidRPr="0088200A">
            <w:rPr>
              <w:strike/>
              <w:sz w:val="22"/>
              <w:szCs w:val="22"/>
            </w:rPr>
            <w:fldChar w:fldCharType="end"/>
          </w:r>
        </w:sdtContent>
      </w:sdt>
      <w:r w:rsidRPr="0088200A">
        <w:rPr>
          <w:strike/>
          <w:sz w:val="22"/>
          <w:szCs w:val="22"/>
        </w:rPr>
        <w:t>.</w:t>
      </w:r>
    </w:p>
    <w:p w14:paraId="516BB40A" w14:textId="77777777" w:rsidR="005760C5" w:rsidRPr="0088200A" w:rsidRDefault="005760C5" w:rsidP="00CC10EA">
      <w:pPr>
        <w:autoSpaceDE w:val="0"/>
        <w:autoSpaceDN w:val="0"/>
        <w:adjustRightInd w:val="0"/>
        <w:spacing w:before="0" w:after="0" w:line="360" w:lineRule="auto"/>
        <w:jc w:val="both"/>
        <w:rPr>
          <w:strike/>
          <w:sz w:val="22"/>
          <w:szCs w:val="22"/>
        </w:rPr>
      </w:pPr>
    </w:p>
    <w:p w14:paraId="2BE6CC62" w14:textId="11EB711E" w:rsidR="005760C5" w:rsidRPr="0088200A" w:rsidRDefault="005760C5" w:rsidP="00CC10EA">
      <w:pPr>
        <w:autoSpaceDE w:val="0"/>
        <w:autoSpaceDN w:val="0"/>
        <w:adjustRightInd w:val="0"/>
        <w:spacing w:before="0" w:after="0" w:line="360" w:lineRule="auto"/>
        <w:jc w:val="both"/>
        <w:rPr>
          <w:strike/>
          <w:sz w:val="22"/>
          <w:szCs w:val="22"/>
        </w:rPr>
      </w:pPr>
      <w:r w:rsidRPr="0088200A">
        <w:rPr>
          <w:strike/>
          <w:sz w:val="22"/>
          <w:szCs w:val="22"/>
        </w:rPr>
        <w:t xml:space="preserve">This leads to the illusion that sequencing data appears as count data, but in reality, only relative abundance of the microbial features can be observed </w:t>
      </w:r>
      <w:sdt>
        <w:sdtPr>
          <w:rPr>
            <w:strike/>
            <w:sz w:val="22"/>
            <w:szCs w:val="22"/>
          </w:rPr>
          <w:alias w:val="To edit, see citavi.com/edit"/>
          <w:tag w:val="CitaviPlaceholder#511c819f-553b-4bbb-9599-9f979a775134"/>
          <w:id w:val="-529878068"/>
          <w:placeholder>
            <w:docPart w:val="154A6F58656D4ABA874DE0C6634566B5"/>
          </w:placeholder>
        </w:sdtPr>
        <w:sdtEndPr/>
        <w:sdtContent>
          <w:r w:rsidRPr="0088200A">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2Y0MjhkLWM0NzItNGJmOC1hYjkzLWM0ODlmMDMzMDc0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ExYzgxOWYtNTUzYi00YmJiLTk1OTktOWY5NzlhNzc1MTM0IiwiVGV4dCI6IihHbG9vciBldCBhbC4gMjAxNykiLCJXQUlWZXJzaW9uIjoiNi4xMS4wLjAifQ==}</w:instrText>
          </w:r>
          <w:r w:rsidRPr="0088200A">
            <w:rPr>
              <w:strike/>
              <w:sz w:val="22"/>
              <w:szCs w:val="22"/>
            </w:rPr>
            <w:fldChar w:fldCharType="separate"/>
          </w:r>
          <w:r w:rsidR="00811F09">
            <w:rPr>
              <w:strike/>
              <w:sz w:val="22"/>
              <w:szCs w:val="22"/>
            </w:rPr>
            <w:t>(Gloor et al. 2017)</w:t>
          </w:r>
          <w:r w:rsidRPr="0088200A">
            <w:rPr>
              <w:strike/>
              <w:sz w:val="22"/>
              <w:szCs w:val="22"/>
            </w:rPr>
            <w:fldChar w:fldCharType="end"/>
          </w:r>
        </w:sdtContent>
      </w:sdt>
      <w:r w:rsidRPr="0088200A">
        <w:rPr>
          <w:strike/>
          <w:sz w:val="22"/>
          <w:szCs w:val="22"/>
        </w:rPr>
        <w:t xml:space="preserve">, since the abundances for each sample are constrained by an arbitrary total sum </w:t>
      </w:r>
      <w:sdt>
        <w:sdtPr>
          <w:rPr>
            <w:strike/>
            <w:sz w:val="22"/>
            <w:szCs w:val="22"/>
          </w:rPr>
          <w:alias w:val="To edit, see citavi.com/edit"/>
          <w:tag w:val="CitaviPlaceholder#4f69a6fc-4751-4316-b02a-9c1fb33a86d7"/>
          <w:id w:val="-2042347127"/>
          <w:placeholder>
            <w:docPart w:val="154A6F58656D4ABA874DE0C6634566B5"/>
          </w:placeholder>
        </w:sdtPr>
        <w:sdtEndPr/>
        <w:sdtContent>
          <w:r w:rsidRPr="0088200A">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zU1ZjFlLTQ1MDgtNDQ2NS05NmQ4LWY0MWM2OGM3MTg0O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RmNjlhNmZjLTQ3NTEtNDMxNi1iMDJhLTljMWZiMzNhODZkNyIsIlRleHQiOiIoUXVpbm4gZXQgYWwuIDIwMTgpIiwiV0FJVmVyc2lvbiI6IjYuMTEuMC4wIn0=}</w:instrText>
          </w:r>
          <w:r w:rsidRPr="0088200A">
            <w:rPr>
              <w:strike/>
              <w:sz w:val="22"/>
              <w:szCs w:val="22"/>
            </w:rPr>
            <w:fldChar w:fldCharType="separate"/>
          </w:r>
          <w:r w:rsidR="00811F09">
            <w:rPr>
              <w:strike/>
              <w:sz w:val="22"/>
              <w:szCs w:val="22"/>
            </w:rPr>
            <w:t>(Quinn et al. 2018)</w:t>
          </w:r>
          <w:r w:rsidRPr="0088200A">
            <w:rPr>
              <w:strike/>
              <w:sz w:val="22"/>
              <w:szCs w:val="22"/>
            </w:rPr>
            <w:fldChar w:fldCharType="end"/>
          </w:r>
        </w:sdtContent>
      </w:sdt>
      <w:r w:rsidRPr="0088200A">
        <w:rPr>
          <w:strike/>
          <w:sz w:val="22"/>
          <w:szCs w:val="22"/>
        </w:rPr>
        <w:t xml:space="preserve">. Thus, the individual </w:t>
      </w:r>
      <w:r w:rsidRPr="0088200A">
        <w:rPr>
          <w:strike/>
          <w:sz w:val="22"/>
          <w:szCs w:val="22"/>
        </w:rPr>
        <w:lastRenderedPageBreak/>
        <w:t xml:space="preserve">values of the observed counts are irrelevant </w:t>
      </w:r>
      <w:sdt>
        <w:sdtPr>
          <w:rPr>
            <w:strike/>
            <w:sz w:val="22"/>
            <w:szCs w:val="22"/>
          </w:rPr>
          <w:alias w:val="To edit, see citavi.com/edit"/>
          <w:tag w:val="CitaviPlaceholder#8b6e45b2-b36b-47a0-b127-09707fc790d5"/>
          <w:id w:val="-1394188067"/>
          <w:placeholder>
            <w:docPart w:val="154A6F58656D4ABA874DE0C6634566B5"/>
          </w:placeholder>
        </w:sdtPr>
        <w:sdtEndPr/>
        <w:sdtContent>
          <w:r w:rsidRPr="0088200A">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I3MjYxLWZkZDgtNDM5OS1hMGFmLTFlMjJmNWY5ODc4Z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hiNmU0NWIyLWIzNmItNDdhMC1iMTI3LTA5NzA3ZmM3OTBkNSIsIlRleHQiOiIoUXVpbm4gZXQgYWwuIDIwMTgpIiwiV0FJVmVyc2lvbiI6IjYuMTEuMC4wIn0=}</w:instrText>
          </w:r>
          <w:r w:rsidRPr="0088200A">
            <w:rPr>
              <w:strike/>
              <w:sz w:val="22"/>
              <w:szCs w:val="22"/>
            </w:rPr>
            <w:fldChar w:fldCharType="separate"/>
          </w:r>
          <w:r w:rsidR="00811F09">
            <w:rPr>
              <w:strike/>
              <w:sz w:val="22"/>
              <w:szCs w:val="22"/>
            </w:rPr>
            <w:t>(Quinn et al. 2018)</w:t>
          </w:r>
          <w:r w:rsidRPr="0088200A">
            <w:rPr>
              <w:strike/>
              <w:sz w:val="22"/>
              <w:szCs w:val="22"/>
            </w:rPr>
            <w:fldChar w:fldCharType="end"/>
          </w:r>
        </w:sdtContent>
      </w:sdt>
      <w:r w:rsidRPr="0088200A">
        <w:rPr>
          <w:strike/>
          <w:sz w:val="22"/>
          <w:szCs w:val="22"/>
        </w:rPr>
        <w:t>. The following figure displays this problematic visually:</w:t>
      </w:r>
    </w:p>
    <w:p w14:paraId="503BA2E4" w14:textId="77777777" w:rsidR="005760C5" w:rsidRPr="0088200A" w:rsidRDefault="005760C5" w:rsidP="00CC10EA">
      <w:pPr>
        <w:autoSpaceDE w:val="0"/>
        <w:autoSpaceDN w:val="0"/>
        <w:adjustRightInd w:val="0"/>
        <w:spacing w:before="0" w:after="0" w:line="360" w:lineRule="auto"/>
        <w:jc w:val="both"/>
        <w:rPr>
          <w:strike/>
          <w:sz w:val="22"/>
          <w:szCs w:val="22"/>
        </w:rPr>
      </w:pPr>
      <w:r w:rsidRPr="0088200A">
        <w:rPr>
          <w:strike/>
          <w:noProof/>
          <w:sz w:val="22"/>
          <w:szCs w:val="22"/>
        </w:rPr>
        <mc:AlternateContent>
          <mc:Choice Requires="wps">
            <w:drawing>
              <wp:anchor distT="0" distB="0" distL="114300" distR="114300" simplePos="0" relativeHeight="251696128" behindDoc="0" locked="0" layoutInCell="1" allowOverlap="1" wp14:anchorId="0ACF9A45" wp14:editId="595DF247">
                <wp:simplePos x="0" y="0"/>
                <wp:positionH relativeFrom="margin">
                  <wp:align>left</wp:align>
                </wp:positionH>
                <wp:positionV relativeFrom="paragraph">
                  <wp:posOffset>3470910</wp:posOffset>
                </wp:positionV>
                <wp:extent cx="59728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2D92D576" w14:textId="27F978D5" w:rsidR="005760C5" w:rsidRDefault="005760C5" w:rsidP="005760C5">
                            <w:pPr>
                              <w:pStyle w:val="Caption"/>
                            </w:pPr>
                            <w:r>
                              <w:t xml:space="preserve">Figure </w:t>
                            </w:r>
                            <w:r w:rsidR="005C37B6">
                              <w:fldChar w:fldCharType="begin"/>
                            </w:r>
                            <w:r w:rsidR="005C37B6">
                              <w:instrText xml:space="preserve"> SEQ Figure \* ARABIC </w:instrText>
                            </w:r>
                            <w:r w:rsidR="005C37B6">
                              <w:fldChar w:fldCharType="separate"/>
                            </w:r>
                            <w:r w:rsidR="009C775B">
                              <w:rPr>
                                <w:noProof/>
                              </w:rPr>
                              <w:t>10</w:t>
                            </w:r>
                            <w:r w:rsidR="005C37B6">
                              <w:rPr>
                                <w:noProof/>
                              </w:rPr>
                              <w:fldChar w:fldCharType="end"/>
                            </w:r>
                            <w:r>
                              <w:t>: Characteristics of compositional data</w:t>
                            </w:r>
                          </w:p>
                          <w:p w14:paraId="7513DF23" w14:textId="77777777" w:rsidR="005760C5" w:rsidRPr="00117CA7" w:rsidRDefault="005760C5" w:rsidP="005760C5">
                            <w:pPr>
                              <w:pStyle w:val="Caption"/>
                              <w:jc w:val="both"/>
                            </w:pPr>
                            <w:r>
                              <w:t xml:space="preserve">Taken from </w:t>
                            </w:r>
                            <w:sdt>
                              <w:sdtPr>
                                <w:alias w:val="To edit, see citavi.com/edit"/>
                                <w:tag w:val="CitaviPlaceholder#2bafb80a-5418-4cb1-8298-07bdb253adb8"/>
                                <w:id w:val="1235587926"/>
                                <w:placeholder>
                                  <w:docPart w:val="154A6F58656D4ABA874DE0C6634566B5"/>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fldChar w:fldCharType="separate"/>
                                </w:r>
                                <w:r>
                                  <w:t>(Gloor et al. 2017)</w:t>
                                </w:r>
                                <w:r>
                                  <w:fldChar w:fldCharType="end"/>
                                </w:r>
                              </w:sdtContent>
                            </w:sdt>
                            <w:r>
                              <w:t xml:space="preserve">. (A)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Pr="00117CA7">
                              <w:t>The bar plots show the difference between the count of molecules and</w:t>
                            </w:r>
                            <w:r>
                              <w:t xml:space="preserve"> </w:t>
                            </w:r>
                            <w:r w:rsidRPr="00117CA7">
                              <w:t>the proportion of molecules for two features, A (red) and B (gray) in three samples. The top bar graphs show the total counts for three samples, and the height of the color illustrates the total count of the feature. When the three samples are sequenced</w:t>
                            </w:r>
                            <w:ins w:id="68" w:author="Jennifer Neumaier" w:date="2022-02-11T17:27:00Z">
                              <w:r>
                                <w:t>,</w:t>
                              </w:r>
                            </w:ins>
                            <w:r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F9A45" id="Text Box 48" o:spid="_x0000_s1062" type="#_x0000_t202" style="position:absolute;left:0;text-align:left;margin-left:0;margin-top:273.3pt;width:470.3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eaGg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afpbEIhSbHbjz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" stroked="f">
                <v:textbox style="mso-fit-shape-to-text:t" inset="0,0,0,0">
                  <w:txbxContent>
                    <w:p w14:paraId="2D92D576" w14:textId="27F978D5" w:rsidR="005760C5" w:rsidRDefault="005760C5" w:rsidP="005760C5">
                      <w:pPr>
                        <w:pStyle w:val="Caption"/>
                      </w:pPr>
                      <w:r>
                        <w:t xml:space="preserve">Figure </w:t>
                      </w:r>
                      <w:r w:rsidR="005C37B6">
                        <w:fldChar w:fldCharType="begin"/>
                      </w:r>
                      <w:r w:rsidR="005C37B6">
                        <w:instrText xml:space="preserve"> SEQ Figure \* ARABIC </w:instrText>
                      </w:r>
                      <w:r w:rsidR="005C37B6">
                        <w:fldChar w:fldCharType="separate"/>
                      </w:r>
                      <w:r w:rsidR="009C775B">
                        <w:rPr>
                          <w:noProof/>
                        </w:rPr>
                        <w:t>10</w:t>
                      </w:r>
                      <w:r w:rsidR="005C37B6">
                        <w:rPr>
                          <w:noProof/>
                        </w:rPr>
                        <w:fldChar w:fldCharType="end"/>
                      </w:r>
                      <w:r>
                        <w:t>: Characteristics of compositional data</w:t>
                      </w:r>
                    </w:p>
                    <w:p w14:paraId="7513DF23" w14:textId="77777777" w:rsidR="005760C5" w:rsidRPr="00117CA7" w:rsidRDefault="005760C5" w:rsidP="005760C5">
                      <w:pPr>
                        <w:pStyle w:val="Caption"/>
                        <w:jc w:val="both"/>
                      </w:pPr>
                      <w:r>
                        <w:t xml:space="preserve">Taken from </w:t>
                      </w:r>
                      <w:sdt>
                        <w:sdtPr>
                          <w:alias w:val="To edit, see citavi.com/edit"/>
                          <w:tag w:val="CitaviPlaceholder#2bafb80a-5418-4cb1-8298-07bdb253adb8"/>
                          <w:id w:val="1235587926"/>
                          <w:placeholder>
                            <w:docPart w:val="154A6F58656D4ABA874DE0C6634566B5"/>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fldChar w:fldCharType="separate"/>
                          </w:r>
                          <w:r>
                            <w:t>(Gloor et al. 2017)</w:t>
                          </w:r>
                          <w:r>
                            <w:fldChar w:fldCharType="end"/>
                          </w:r>
                        </w:sdtContent>
                      </w:sdt>
                      <w:r>
                        <w:t xml:space="preserve">. (A)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Pr="00117CA7">
                        <w:t>The bar plots show the difference between the count of molecules and</w:t>
                      </w:r>
                      <w:r>
                        <w:t xml:space="preserve"> </w:t>
                      </w:r>
                      <w:r w:rsidRPr="00117CA7">
                        <w:t>the proportion of molecules for two features, A (red) and B (gray) in three samples. The top bar graphs show the total counts for three samples, and the height of the color illustrates the total count of the feature. When the three samples are sequenced</w:t>
                      </w:r>
                      <w:ins w:id="69" w:author="Jennifer Neumaier" w:date="2022-02-11T17:27:00Z">
                        <w:r>
                          <w:t>,</w:t>
                        </w:r>
                      </w:ins>
                      <w:r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v:textbox>
                <w10:wrap type="topAndBottom" anchorx="margin"/>
              </v:shape>
            </w:pict>
          </mc:Fallback>
        </mc:AlternateContent>
      </w:r>
      <w:r w:rsidRPr="0088200A">
        <w:rPr>
          <w:strike/>
          <w:noProof/>
          <w:sz w:val="22"/>
          <w:szCs w:val="22"/>
        </w:rPr>
        <w:drawing>
          <wp:anchor distT="0" distB="0" distL="114300" distR="114300" simplePos="0" relativeHeight="251695104" behindDoc="0" locked="0" layoutInCell="1" allowOverlap="1" wp14:anchorId="042463E4" wp14:editId="0318C9FE">
            <wp:simplePos x="0" y="0"/>
            <wp:positionH relativeFrom="margin">
              <wp:align>center</wp:align>
            </wp:positionH>
            <wp:positionV relativeFrom="paragraph">
              <wp:posOffset>0</wp:posOffset>
            </wp:positionV>
            <wp:extent cx="5343525" cy="3171825"/>
            <wp:effectExtent l="0" t="0" r="9525" b="9525"/>
            <wp:wrapTopAndBottom/>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43525" cy="3171825"/>
                    </a:xfrm>
                    <a:prstGeom prst="rect">
                      <a:avLst/>
                    </a:prstGeom>
                  </pic:spPr>
                </pic:pic>
              </a:graphicData>
            </a:graphic>
          </wp:anchor>
        </w:drawing>
      </w:r>
    </w:p>
    <w:p w14:paraId="1AE4F61F" w14:textId="016A5B38" w:rsidR="005760C5" w:rsidRPr="0088200A" w:rsidRDefault="005760C5" w:rsidP="00CC10EA">
      <w:pPr>
        <w:spacing w:line="360" w:lineRule="auto"/>
        <w:jc w:val="both"/>
        <w:rPr>
          <w:rFonts w:eastAsia="MyriadPro-Regular" w:cstheme="minorHAnsi"/>
          <w:strike/>
          <w:sz w:val="22"/>
          <w:szCs w:val="22"/>
        </w:rPr>
      </w:pPr>
      <w:r w:rsidRPr="0088200A">
        <w:rPr>
          <w:rFonts w:eastAsia="MyriadPro-Regular" w:cstheme="minorHAnsi"/>
          <w:strike/>
          <w:sz w:val="22"/>
          <w:szCs w:val="22"/>
        </w:rPr>
        <w:t xml:space="preserve">Thus, relative abundance data - and microbiome data - are mathematically considered “compositional data”, with its own mathematical theory and properties. Compositional data lives in the positive simplex space and not in real Euclidean space, which is assumed by commonly used data analysis </w:t>
      </w:r>
      <w:sdt>
        <w:sdtPr>
          <w:rPr>
            <w:rFonts w:eastAsia="MyriadPro-Regular" w:cstheme="minorHAnsi"/>
            <w:strike/>
            <w:sz w:val="22"/>
            <w:szCs w:val="22"/>
          </w:rPr>
          <w:alias w:val="To edit, see citavi.com/edit"/>
          <w:tag w:val="CitaviPlaceholder#469c4006-1475-4623-a637-8eac97f56d53"/>
          <w:id w:val="-1340080551"/>
          <w:placeholder>
            <w:docPart w:val="154A6F58656D4ABA874DE0C6634566B5"/>
          </w:placeholder>
        </w:sdtPr>
        <w:sdtEndPr/>
        <w:sdtContent>
          <w:r w:rsidRPr="0088200A">
            <w:rPr>
              <w:rFonts w:eastAsia="MyriadPro-Regular" w:cstheme="minorHAnsi"/>
              <w:strike/>
              <w:sz w:val="22"/>
              <w:szCs w:val="22"/>
            </w:rPr>
            <w:fldChar w:fldCharType="begin"/>
          </w:r>
          <w:r w:rsidR="00C13005">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OWM0MDA2LTE0NzUtNDYyMy1hNjM3LThlYWM5N2Y1NmQ1MyIsIlRleHQiOiIoUXVpbm4gZXQgYWwuIDIwMTgpIiwiV0FJVmVyc2lvbiI6IjYuMTEuMC4wIn0=}</w:instrText>
          </w:r>
          <w:r w:rsidRPr="0088200A">
            <w:rPr>
              <w:rFonts w:eastAsia="MyriadPro-Regular" w:cstheme="minorHAnsi"/>
              <w:strike/>
              <w:sz w:val="22"/>
              <w:szCs w:val="22"/>
            </w:rPr>
            <w:fldChar w:fldCharType="separate"/>
          </w:r>
          <w:r w:rsidR="00811F09">
            <w:rPr>
              <w:rFonts w:eastAsia="MyriadPro-Regular" w:cstheme="minorHAnsi"/>
              <w:strike/>
              <w:sz w:val="22"/>
              <w:szCs w:val="22"/>
            </w:rPr>
            <w:t>(Quinn et al. 2018)</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xml:space="preserve">. Thus, compositional data is very awkward to handle due to its scarcity of meaningful definitions of independence </w:t>
      </w:r>
      <w:sdt>
        <w:sdtPr>
          <w:rPr>
            <w:rFonts w:eastAsia="MyriadPro-Regular" w:cstheme="minorHAnsi"/>
            <w:strike/>
            <w:sz w:val="22"/>
            <w:szCs w:val="22"/>
          </w:rPr>
          <w:alias w:val="To edit, see citavi.com/edit"/>
          <w:tag w:val="CitaviPlaceholder#80d2855c-4bd6-47cc-a89c-7f630976bd58"/>
          <w:id w:val="-1076426150"/>
          <w:placeholder>
            <w:docPart w:val="02E1A9BAF5AB48E5B709FEBE9231BAF4"/>
          </w:placeholder>
        </w:sdtPr>
        <w:sdtEnd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zg5Y2NlLTQxNmQtNGYyZS1iMjVjLWE1NDJhZGM3Yzk1Y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gwZDI4NTVjLTRiZDYtNDdjYy1hODljLTdmNjMwOTc2YmQ1OCIsIlRleHQiOiIoQWl0Y2hpc29uIDE5ODIpIiwiV0FJVmVyc2lvbiI6IjYuMTEuMC4wIn0=}</w:instrText>
          </w:r>
          <w:r w:rsidRPr="0088200A">
            <w:rPr>
              <w:rFonts w:eastAsia="MyriadPro-Regular" w:cstheme="minorHAnsi"/>
              <w:strike/>
              <w:sz w:val="22"/>
              <w:szCs w:val="22"/>
            </w:rPr>
            <w:fldChar w:fldCharType="separate"/>
          </w:r>
          <w:r w:rsidR="00811F09">
            <w:rPr>
              <w:rFonts w:eastAsia="MyriadPro-Regular" w:cstheme="minorHAnsi"/>
              <w:strike/>
              <w:sz w:val="22"/>
              <w:szCs w:val="22"/>
            </w:rPr>
            <w:t>(Aitchison 1982)</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Luckily, the relative abundances of microbial features</w:t>
      </w:r>
      <w:commentRangeStart w:id="70"/>
      <w:r w:rsidRPr="0088200A">
        <w:rPr>
          <w:rFonts w:eastAsia="MyriadPro-Regular" w:cstheme="minorHAnsi"/>
          <w:strike/>
          <w:sz w:val="22"/>
          <w:szCs w:val="22"/>
        </w:rPr>
        <w:t xml:space="preserve"> still carry meaning</w:t>
      </w:r>
      <w:commentRangeEnd w:id="70"/>
      <w:r w:rsidRPr="0088200A">
        <w:rPr>
          <w:rFonts w:eastAsia="MyriadPro-Regular" w:cstheme="minorHAnsi"/>
          <w:strike/>
          <w:sz w:val="22"/>
          <w:szCs w:val="22"/>
        </w:rPr>
        <w:commentReference w:id="70"/>
      </w:r>
      <w:r w:rsidRPr="0088200A">
        <w:rPr>
          <w:rFonts w:eastAsia="MyriadPro-Regular" w:cstheme="minorHAnsi"/>
          <w:strike/>
          <w:sz w:val="22"/>
          <w:szCs w:val="22"/>
        </w:rPr>
        <w:t xml:space="preserve">. Several propositions have been made in the last few years to acknowledge compositional data in statistical analysis </w:t>
      </w:r>
      <w:sdt>
        <w:sdtPr>
          <w:rPr>
            <w:rFonts w:eastAsia="MyriadPro-Regular" w:cstheme="minorHAnsi"/>
            <w:strike/>
            <w:sz w:val="22"/>
            <w:szCs w:val="22"/>
          </w:rPr>
          <w:alias w:val="To edit, see citavi.com/edit"/>
          <w:tag w:val="CitaviPlaceholder#029d6283-6113-4902-b786-30932a5f5354"/>
          <w:id w:val="1849130327"/>
          <w:placeholder>
            <w:docPart w:val="154A6F58656D4ABA874DE0C6634566B5"/>
          </w:placeholder>
        </w:sdtPr>
        <w:sdtEndPr/>
        <w:sdtContent>
          <w:r w:rsidRPr="0088200A">
            <w:rPr>
              <w:rFonts w:eastAsia="MyriadPro-Regular" w:cstheme="minorHAnsi"/>
              <w:strike/>
              <w:sz w:val="22"/>
              <w:szCs w:val="22"/>
            </w:rPr>
            <w:fldChar w:fldCharType="begin"/>
          </w:r>
          <w:r w:rsidR="002C7D05">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AyOWQ2MjgzLTYxMTMtNDkwMi1iNzg2LTMwOTMyYTVmNTM1NCIsIlRleHQiOiIoQWl0Y2hpc29uIDE5ODIpIiwiV0FJVmVyc2lvbiI6IjYuMTEuMC4wIn0=}</w:instrText>
          </w:r>
          <w:r w:rsidRPr="0088200A">
            <w:rPr>
              <w:rFonts w:eastAsia="MyriadPro-Regular" w:cstheme="minorHAnsi"/>
              <w:strike/>
              <w:sz w:val="22"/>
              <w:szCs w:val="22"/>
            </w:rPr>
            <w:fldChar w:fldCharType="separate"/>
          </w:r>
          <w:r w:rsidR="00811F09">
            <w:rPr>
              <w:rFonts w:eastAsia="MyriadPro-Regular" w:cstheme="minorHAnsi"/>
              <w:strike/>
              <w:sz w:val="22"/>
              <w:szCs w:val="22"/>
            </w:rPr>
            <w:t>(Aitchison 1982)</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xml:space="preserve"> and increase its interpretability.</w:t>
      </w:r>
      <w:bookmarkStart w:id="71" w:name="_Toc96333819"/>
    </w:p>
    <w:p w14:paraId="5CC2CF50" w14:textId="77777777" w:rsidR="005760C5" w:rsidRPr="00E82092" w:rsidRDefault="005760C5" w:rsidP="00CC10EA">
      <w:pPr>
        <w:pStyle w:val="Heading3"/>
        <w:spacing w:line="360" w:lineRule="auto"/>
        <w:jc w:val="both"/>
        <w:rPr>
          <w:rFonts w:eastAsia="MyriadPro-Regular"/>
          <w:strike/>
          <w:sz w:val="22"/>
          <w:szCs w:val="22"/>
        </w:rPr>
      </w:pPr>
      <w:r w:rsidRPr="00E82092">
        <w:rPr>
          <w:rFonts w:eastAsia="MyriadPro-Regular"/>
          <w:strike/>
          <w:sz w:val="22"/>
          <w:szCs w:val="22"/>
        </w:rPr>
        <w:t>Current Solutions for Compositional Data in Statistical Analysis</w:t>
      </w:r>
      <w:bookmarkEnd w:id="71"/>
      <w:r w:rsidRPr="00E82092">
        <w:rPr>
          <w:rFonts w:eastAsia="MyriadPro-Regular"/>
          <w:strike/>
          <w:sz w:val="22"/>
          <w:szCs w:val="22"/>
        </w:rPr>
        <w:t xml:space="preserve"> </w:t>
      </w:r>
    </w:p>
    <w:p w14:paraId="389817EA" w14:textId="77777777" w:rsidR="005760C5" w:rsidRPr="00E82092" w:rsidRDefault="005760C5" w:rsidP="00CC10EA">
      <w:pPr>
        <w:spacing w:line="360" w:lineRule="auto"/>
        <w:jc w:val="both"/>
        <w:rPr>
          <w:rFonts w:eastAsia="MyriadPro-Regular" w:cstheme="minorHAnsi"/>
          <w:strike/>
          <w:sz w:val="22"/>
          <w:szCs w:val="22"/>
        </w:rPr>
      </w:pPr>
      <w:r w:rsidRPr="00E82092">
        <w:rPr>
          <w:rFonts w:eastAsia="MyriadPro-Regular" w:cstheme="minorHAnsi"/>
          <w:strike/>
          <w:sz w:val="22"/>
          <w:szCs w:val="22"/>
        </w:rPr>
        <w:lastRenderedPageBreak/>
        <w:t xml:space="preserve">Gloor et al. (2017) pointed out the importance of an alternative tool kit for compositional data. </w:t>
      </w:r>
      <w:r w:rsidRPr="00E82092">
        <w:rPr>
          <w:strike/>
          <w:noProof/>
          <w:sz w:val="22"/>
          <w:szCs w:val="22"/>
        </w:rPr>
        <mc:AlternateContent>
          <mc:Choice Requires="wps">
            <w:drawing>
              <wp:anchor distT="0" distB="0" distL="114300" distR="114300" simplePos="0" relativeHeight="251698176" behindDoc="0" locked="0" layoutInCell="1" allowOverlap="1" wp14:anchorId="6909D689" wp14:editId="397827A1">
                <wp:simplePos x="0" y="0"/>
                <wp:positionH relativeFrom="margin">
                  <wp:posOffset>48260</wp:posOffset>
                </wp:positionH>
                <wp:positionV relativeFrom="paragraph">
                  <wp:posOffset>5262245</wp:posOffset>
                </wp:positionV>
                <wp:extent cx="5902325" cy="635"/>
                <wp:effectExtent l="0" t="0" r="3175" b="4445"/>
                <wp:wrapTopAndBottom/>
                <wp:docPr id="36" name="Text Box 36"/>
                <wp:cNvGraphicFramePr/>
                <a:graphic xmlns:a="http://schemas.openxmlformats.org/drawingml/2006/main">
                  <a:graphicData uri="http://schemas.microsoft.com/office/word/2010/wordprocessingShape">
                    <wps:wsp>
                      <wps:cNvSpPr txBox="1"/>
                      <wps:spPr>
                        <a:xfrm>
                          <a:off x="0" y="0"/>
                          <a:ext cx="5902325" cy="635"/>
                        </a:xfrm>
                        <a:prstGeom prst="rect">
                          <a:avLst/>
                        </a:prstGeom>
                        <a:noFill/>
                        <a:ln>
                          <a:noFill/>
                        </a:ln>
                      </wps:spPr>
                      <wps:txbx>
                        <w:txbxContent>
                          <w:p w14:paraId="166448AA" w14:textId="77777777" w:rsidR="005760C5" w:rsidRDefault="005760C5" w:rsidP="005760C5">
                            <w:pPr>
                              <w:pStyle w:val="Caption"/>
                            </w:pPr>
                            <w:r>
                              <w:t>Figure 2: Standard microbiome analysis tool kit and compositional replacements</w:t>
                            </w:r>
                          </w:p>
                          <w:p w14:paraId="20445A7B" w14:textId="77777777" w:rsidR="005760C5" w:rsidRPr="003B56C1" w:rsidRDefault="005760C5" w:rsidP="005760C5">
                            <w:pPr>
                              <w:pStyle w:val="Caption"/>
                            </w:pPr>
                            <w:r>
                              <w:t>Figure was taken from Gloor et al. (2017). It depicts a simplified standard microbiome computational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9D689" id="Text Box 36" o:spid="_x0000_s1063" type="#_x0000_t202" style="position:absolute;left:0;text-align:left;margin-left:3.8pt;margin-top:414.35pt;width:464.7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" filled="f" stroked="f">
                <v:textbox style="mso-fit-shape-to-text:t" inset="0,0,0,0">
                  <w:txbxContent>
                    <w:p w14:paraId="166448AA" w14:textId="77777777" w:rsidR="005760C5" w:rsidRDefault="005760C5" w:rsidP="005760C5">
                      <w:pPr>
                        <w:pStyle w:val="Caption"/>
                      </w:pPr>
                      <w:r>
                        <w:t>Figure 2: Standard microbiome analysis tool kit and compositional replacements</w:t>
                      </w:r>
                    </w:p>
                    <w:p w14:paraId="20445A7B" w14:textId="77777777" w:rsidR="005760C5" w:rsidRPr="003B56C1" w:rsidRDefault="005760C5" w:rsidP="005760C5">
                      <w:pPr>
                        <w:pStyle w:val="Caption"/>
                      </w:pPr>
                      <w:r>
                        <w:t>Figure was taken from Gloor et al. (2017). It depicts a simplified standard microbiome computational workflow.</w:t>
                      </w:r>
                    </w:p>
                  </w:txbxContent>
                </v:textbox>
                <w10:wrap type="topAndBottom" anchorx="margin"/>
              </v:shape>
            </w:pict>
          </mc:Fallback>
        </mc:AlternateContent>
      </w:r>
      <w:r w:rsidRPr="00E82092">
        <w:rPr>
          <w:strike/>
          <w:noProof/>
          <w:sz w:val="22"/>
          <w:szCs w:val="22"/>
        </w:rPr>
        <w:drawing>
          <wp:anchor distT="0" distB="0" distL="114300" distR="114300" simplePos="0" relativeHeight="251697152" behindDoc="0" locked="0" layoutInCell="1" allowOverlap="1" wp14:anchorId="51951E82" wp14:editId="60C044F4">
            <wp:simplePos x="0" y="0"/>
            <wp:positionH relativeFrom="margin">
              <wp:align>center</wp:align>
            </wp:positionH>
            <wp:positionV relativeFrom="paragraph">
              <wp:posOffset>748665</wp:posOffset>
            </wp:positionV>
            <wp:extent cx="3078480" cy="4465320"/>
            <wp:effectExtent l="0" t="0" r="7620"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78480" cy="4465320"/>
                    </a:xfrm>
                    <a:prstGeom prst="rect">
                      <a:avLst/>
                    </a:prstGeom>
                  </pic:spPr>
                </pic:pic>
              </a:graphicData>
            </a:graphic>
            <wp14:sizeRelH relativeFrom="page">
              <wp14:pctWidth>0</wp14:pctWidth>
            </wp14:sizeRelH>
            <wp14:sizeRelV relativeFrom="page">
              <wp14:pctHeight>0</wp14:pctHeight>
            </wp14:sizeRelV>
          </wp:anchor>
        </w:drawing>
      </w:r>
      <w:r w:rsidRPr="00E82092">
        <w:rPr>
          <w:rFonts w:eastAsia="MyriadPro-Regular" w:cstheme="minorHAnsi"/>
          <w:strike/>
          <w:sz w:val="22"/>
          <w:szCs w:val="22"/>
        </w:rPr>
        <w:t>One of the first analysis steps in traditional analysis is the calculation of a distance or dissimilarity (DD) matrix from the data after rarefaction or count normalization. Figure 2 shows a standard microbiome toolkit and its alternatives for compositional data.</w:t>
      </w:r>
    </w:p>
    <w:p w14:paraId="3DDA3C68" w14:textId="47B3B301" w:rsidR="005760C5" w:rsidRPr="00E82092" w:rsidRDefault="005760C5" w:rsidP="00CC10EA">
      <w:pPr>
        <w:autoSpaceDE w:val="0"/>
        <w:autoSpaceDN w:val="0"/>
        <w:adjustRightInd w:val="0"/>
        <w:spacing w:before="0" w:after="0" w:line="360" w:lineRule="auto"/>
        <w:jc w:val="both"/>
        <w:rPr>
          <w:strike/>
          <w:sz w:val="22"/>
          <w:szCs w:val="22"/>
        </w:rPr>
      </w:pPr>
      <w:r w:rsidRPr="00E82092">
        <w:rPr>
          <w:strike/>
          <w:sz w:val="22"/>
          <w:szCs w:val="22"/>
        </w:rPr>
        <w:t xml:space="preserve">Common in microbiome analysis are UniFrac, Bray-Curtis and Jensen-Shannon divergence. Inherently, DD methods are sensitive to the total read depth of a sample. Thus, they do not account for the compositional nature of the data and since they largely discriminate between samples based on the most relative abundant features, instead the most variable, this can lead to drastic changes when different features are included or excluded in the dataset </w:t>
      </w:r>
      <w:sdt>
        <w:sdtPr>
          <w:rPr>
            <w:strike/>
            <w:sz w:val="22"/>
            <w:szCs w:val="22"/>
          </w:rPr>
          <w:alias w:val="To edit, see citavi.com/edit"/>
          <w:tag w:val="CitaviPlaceholder#3b0a660c-44d1-4bc4-ad37-e69b7d32e529"/>
          <w:id w:val="-1590461154"/>
          <w:placeholder>
            <w:docPart w:val="7717D130543D427995BA8BFC975C1C90"/>
          </w:placeholder>
        </w:sdtPr>
        <w:sdtEndPr/>
        <w:sdtContent>
          <w:r w:rsidRPr="00E82092">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NWVmMGFiLTYzYjQtNGYwNi05Y2RjLTkzNWNhOTY0ZmJk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2IwYTY2MGMtNDRkMS00YmM0LWFkMzctZTY5YjdkMzJlNTI5IiwiVGV4dCI6IihHbG9vciBldCBhbC4gMjAxNykiLCJXQUlWZXJzaW9uIjoiNi4xMS4wLjAifQ==}</w:instrText>
          </w:r>
          <w:r w:rsidRPr="00E82092">
            <w:rPr>
              <w:strike/>
              <w:sz w:val="22"/>
              <w:szCs w:val="22"/>
            </w:rPr>
            <w:fldChar w:fldCharType="separate"/>
          </w:r>
          <w:r w:rsidR="00811F09">
            <w:rPr>
              <w:strike/>
              <w:sz w:val="22"/>
              <w:szCs w:val="22"/>
            </w:rPr>
            <w:t>(Gloor et al. 2017)</w:t>
          </w:r>
          <w:r w:rsidRPr="00E82092">
            <w:rPr>
              <w:strike/>
              <w:sz w:val="22"/>
              <w:szCs w:val="22"/>
            </w:rPr>
            <w:fldChar w:fldCharType="end"/>
          </w:r>
        </w:sdtContent>
      </w:sdt>
      <w:r w:rsidRPr="00E82092">
        <w:rPr>
          <w:strike/>
          <w:sz w:val="22"/>
          <w:szCs w:val="22"/>
        </w:rPr>
        <w:t xml:space="preserve">. Therefore, Aitchison proposed the so called “Aitchison distance”. It is more stable to sub setting and aggregating of the data, and being a true linear distance </w:t>
      </w:r>
      <w:sdt>
        <w:sdtPr>
          <w:rPr>
            <w:strike/>
            <w:sz w:val="22"/>
            <w:szCs w:val="22"/>
          </w:rPr>
          <w:alias w:val="To edit, see citavi.com/edit"/>
          <w:tag w:val="CitaviPlaceholder#c2e35328-ddca-4449-8a74-477a030e92dd"/>
          <w:id w:val="78343601"/>
          <w:placeholder>
            <w:docPart w:val="7717D130543D427995BA8BFC975C1C90"/>
          </w:placeholder>
        </w:sdtPr>
        <w:sdtEndPr/>
        <w:sdtContent>
          <w:r w:rsidRPr="00E82092">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GFkYzgwLTI2ZjgtNDcwYS1iY2MxLTA2YTg0MDU1ZTY3O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JlMzUzMjgtZGRjYS00NDQ5LThhNzQtNDc3YTAzMGU5MmRkIiwiVGV4dCI6IihHbG9vciBldCBhbC4gMjAxNykiLCJXQUlWZXJzaW9uIjoiNi4xMS4wLjAifQ==}</w:instrText>
          </w:r>
          <w:r w:rsidRPr="00E82092">
            <w:rPr>
              <w:strike/>
              <w:sz w:val="22"/>
              <w:szCs w:val="22"/>
            </w:rPr>
            <w:fldChar w:fldCharType="separate"/>
          </w:r>
          <w:r w:rsidR="00811F09">
            <w:rPr>
              <w:strike/>
              <w:sz w:val="22"/>
              <w:szCs w:val="22"/>
            </w:rPr>
            <w:t>(Gloor et al. 2017)</w:t>
          </w:r>
          <w:r w:rsidRPr="00E82092">
            <w:rPr>
              <w:strike/>
              <w:sz w:val="22"/>
              <w:szCs w:val="22"/>
            </w:rPr>
            <w:fldChar w:fldCharType="end"/>
          </w:r>
        </w:sdtContent>
      </w:sdt>
      <w:r w:rsidRPr="00E82092">
        <w:rPr>
          <w:strike/>
          <w:sz w:val="22"/>
          <w:szCs w:val="22"/>
        </w:rPr>
        <w:t>.</w:t>
      </w:r>
    </w:p>
    <w:p w14:paraId="784C37CC" w14:textId="77777777" w:rsidR="005760C5" w:rsidRPr="00E82092" w:rsidRDefault="005760C5" w:rsidP="00CC10EA">
      <w:pPr>
        <w:autoSpaceDE w:val="0"/>
        <w:autoSpaceDN w:val="0"/>
        <w:adjustRightInd w:val="0"/>
        <w:spacing w:before="0" w:after="0" w:line="360" w:lineRule="auto"/>
        <w:jc w:val="both"/>
        <w:rPr>
          <w:strike/>
          <w:sz w:val="22"/>
          <w:szCs w:val="22"/>
        </w:rPr>
      </w:pPr>
    </w:p>
    <w:p w14:paraId="1F057B08" w14:textId="0D5FBB70" w:rsidR="005760C5" w:rsidRPr="00E82092" w:rsidRDefault="005760C5" w:rsidP="00CC10EA">
      <w:pPr>
        <w:autoSpaceDE w:val="0"/>
        <w:autoSpaceDN w:val="0"/>
        <w:adjustRightInd w:val="0"/>
        <w:spacing w:before="0" w:after="0" w:line="360" w:lineRule="auto"/>
        <w:jc w:val="both"/>
        <w:rPr>
          <w:strike/>
          <w:sz w:val="22"/>
          <w:szCs w:val="22"/>
        </w:rPr>
      </w:pPr>
      <w:r w:rsidRPr="00E82092">
        <w:rPr>
          <w:strike/>
          <w:sz w:val="22"/>
          <w:szCs w:val="22"/>
        </w:rPr>
        <w:lastRenderedPageBreak/>
        <w:t xml:space="preserve">The major uses for DD matrices are ordination and clustering </w:t>
      </w:r>
      <w:sdt>
        <w:sdtPr>
          <w:rPr>
            <w:strike/>
            <w:sz w:val="22"/>
            <w:szCs w:val="22"/>
          </w:rPr>
          <w:alias w:val="To edit, see citavi.com/edit"/>
          <w:tag w:val="CitaviPlaceholder#d0f48d66-88b6-48cd-be9a-f66a6546df3d"/>
          <w:id w:val="1776054394"/>
          <w:placeholder>
            <w:docPart w:val="7717D130543D427995BA8BFC975C1C90"/>
          </w:placeholder>
        </w:sdtPr>
        <w:sdtEndPr/>
        <w:sdtContent>
          <w:r w:rsidRPr="00E82092">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TdmZTZkLTM0YjQtNDFkYi1hYTVmLTZiMjQyMTlkNTY3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ZDBmNDhkNjYtODhiNi00OGNkLWJlOWEtZjY2YTY1NDZkZjNkIiwiVGV4dCI6IihHbG9vciBldCBhbC4gMjAxNykiLCJXQUlWZXJzaW9uIjoiNi4xMS4wLjAifQ==}</w:instrText>
          </w:r>
          <w:r w:rsidRPr="00E82092">
            <w:rPr>
              <w:strike/>
              <w:sz w:val="22"/>
              <w:szCs w:val="22"/>
            </w:rPr>
            <w:fldChar w:fldCharType="separate"/>
          </w:r>
          <w:r w:rsidR="00811F09">
            <w:rPr>
              <w:strike/>
              <w:sz w:val="22"/>
              <w:szCs w:val="22"/>
            </w:rPr>
            <w:t>(Gloor et al. 2017)</w:t>
          </w:r>
          <w:r w:rsidRPr="00E82092">
            <w:rPr>
              <w:strike/>
              <w:sz w:val="22"/>
              <w:szCs w:val="22"/>
            </w:rPr>
            <w:fldChar w:fldCharType="end"/>
          </w:r>
        </w:sdtContent>
      </w:sdt>
      <w:r w:rsidRPr="00E82092">
        <w:rPr>
          <w:strike/>
          <w:sz w:val="22"/>
          <w:szCs w:val="22"/>
        </w:rPr>
        <w:t xml:space="preserve">. Using the Aitchison distance solves the problem of sensitivity in ordination. However, it has been shown that differential abundance tools are sensitive to sparsity and correlation is not reliable or a reproducible indicator when dealing with compositional data </w:t>
      </w:r>
      <w:sdt>
        <w:sdtPr>
          <w:rPr>
            <w:strike/>
            <w:sz w:val="22"/>
            <w:szCs w:val="22"/>
          </w:rPr>
          <w:alias w:val="To edit, see citavi.com/edit"/>
          <w:tag w:val="CitaviPlaceholder#3734fad9-bb71-4059-8c37-e561587a7dd6"/>
          <w:id w:val="1289086920"/>
          <w:placeholder>
            <w:docPart w:val="7717D130543D427995BA8BFC975C1C90"/>
          </w:placeholder>
        </w:sdtPr>
        <w:sdtEndPr/>
        <w:sdtContent>
          <w:r w:rsidRPr="00E82092">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jQyOWNlLTE1MzEtNGIyMS1iMTc1LWJhOWRiNGE3YzE4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zczNGZhZDktYmI3MS00MDU5LThjMzctZTU2MTU4N2E3ZGQ2IiwiVGV4dCI6IihHbG9vciBldCBhbC4gMjAxNykiLCJXQUlWZXJzaW9uIjoiNi4xMS4wLjAifQ==}</w:instrText>
          </w:r>
          <w:r w:rsidRPr="00E82092">
            <w:rPr>
              <w:strike/>
              <w:sz w:val="22"/>
              <w:szCs w:val="22"/>
            </w:rPr>
            <w:fldChar w:fldCharType="separate"/>
          </w:r>
          <w:r w:rsidR="00811F09">
            <w:rPr>
              <w:strike/>
              <w:sz w:val="22"/>
              <w:szCs w:val="22"/>
            </w:rPr>
            <w:t>(Gloor et al. 2017)</w:t>
          </w:r>
          <w:r w:rsidRPr="00E82092">
            <w:rPr>
              <w:strike/>
              <w:sz w:val="22"/>
              <w:szCs w:val="22"/>
            </w:rPr>
            <w:fldChar w:fldCharType="end"/>
          </w:r>
        </w:sdtContent>
      </w:sdt>
      <w:r w:rsidRPr="00E82092">
        <w:rPr>
          <w:strike/>
          <w:sz w:val="22"/>
          <w:szCs w:val="22"/>
        </w:rPr>
        <w:t xml:space="preserve">. The replacement for </w:t>
      </w:r>
      <w:r w:rsidRPr="00E82092">
        <w:rPr>
          <w:rFonts w:cstheme="minorHAnsi"/>
          <w:strike/>
          <w:sz w:val="22"/>
          <w:szCs w:val="22"/>
        </w:rPr>
        <w:t>β</w:t>
      </w:r>
      <w:r w:rsidRPr="00E82092">
        <w:rPr>
          <w:strike/>
          <w:sz w:val="22"/>
          <w:szCs w:val="22"/>
        </w:rPr>
        <w:t xml:space="preserve">-diversity exploration of microbiome data is the variance-based compositional principal component (PCA) biplot </w:t>
      </w:r>
      <w:sdt>
        <w:sdtPr>
          <w:rPr>
            <w:strike/>
            <w:sz w:val="22"/>
            <w:szCs w:val="22"/>
          </w:rPr>
          <w:alias w:val="To edit, see citavi.com/edit"/>
          <w:tag w:val="CitaviPlaceholder#adb17587-c3df-40c5-bea9-2b34c3aef039"/>
          <w:id w:val="1042937216"/>
          <w:placeholder>
            <w:docPart w:val="7717D130543D427995BA8BFC975C1C90"/>
          </w:placeholder>
        </w:sdtPr>
        <w:sdtEndPr/>
        <w:sdtContent>
          <w:r w:rsidRPr="00E82092">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WM5MmIwLTJhNWUtNDlhMi1iNDIwLWM3ZDcwZThlOGM5M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WRiMTc1ODctYzNkZi00MGM1LWJlYTktMmIzNGMzYWVmMDM5IiwiVGV4dCI6IihHbG9vciBldCBhbC4gMjAxNykiLCJXQUlWZXJzaW9uIjoiNi4xMS4wLjAifQ==}</w:instrText>
          </w:r>
          <w:r w:rsidRPr="00E82092">
            <w:rPr>
              <w:strike/>
              <w:sz w:val="22"/>
              <w:szCs w:val="22"/>
            </w:rPr>
            <w:fldChar w:fldCharType="separate"/>
          </w:r>
          <w:r w:rsidR="00811F09">
            <w:rPr>
              <w:strike/>
              <w:sz w:val="22"/>
              <w:szCs w:val="22"/>
            </w:rPr>
            <w:t>(Gloor et al. 2017)</w:t>
          </w:r>
          <w:r w:rsidRPr="00E82092">
            <w:rPr>
              <w:strike/>
              <w:sz w:val="22"/>
              <w:szCs w:val="22"/>
            </w:rPr>
            <w:fldChar w:fldCharType="end"/>
          </w:r>
        </w:sdtContent>
      </w:sdt>
      <w:r w:rsidRPr="00E82092">
        <w:rPr>
          <w:strike/>
          <w:sz w:val="22"/>
          <w:szCs w:val="22"/>
        </w:rPr>
        <w:t>. It has the advantage that exploratory data analysis is not driven by the presence-absence relationships in the data nor by excessive sparsity. Also, it does not rely on an underlying phylogenetic tree.</w:t>
      </w:r>
    </w:p>
    <w:p w14:paraId="304DA75E" w14:textId="77777777" w:rsidR="005760C5" w:rsidRPr="00E82092" w:rsidRDefault="005760C5" w:rsidP="00CC10EA">
      <w:pPr>
        <w:autoSpaceDE w:val="0"/>
        <w:autoSpaceDN w:val="0"/>
        <w:adjustRightInd w:val="0"/>
        <w:spacing w:before="0" w:after="0" w:line="360" w:lineRule="auto"/>
        <w:jc w:val="both"/>
        <w:rPr>
          <w:strike/>
          <w:sz w:val="22"/>
          <w:szCs w:val="22"/>
        </w:rPr>
      </w:pPr>
    </w:p>
    <w:p w14:paraId="2E1A833D" w14:textId="71625B92" w:rsidR="005760C5" w:rsidRPr="00E82092" w:rsidRDefault="005760C5" w:rsidP="00CC10EA">
      <w:pPr>
        <w:autoSpaceDE w:val="0"/>
        <w:autoSpaceDN w:val="0"/>
        <w:adjustRightInd w:val="0"/>
        <w:spacing w:before="0" w:after="0" w:line="360" w:lineRule="auto"/>
        <w:jc w:val="both"/>
        <w:rPr>
          <w:strike/>
          <w:sz w:val="22"/>
          <w:szCs w:val="22"/>
        </w:rPr>
      </w:pPr>
      <w:r w:rsidRPr="00E82092">
        <w:rPr>
          <w:strike/>
          <w:sz w:val="22"/>
          <w:szCs w:val="22"/>
        </w:rPr>
        <w:t xml:space="preserve">Severe problems with correlation in compositional data were noted early </w:t>
      </w:r>
      <w:sdt>
        <w:sdtPr>
          <w:rPr>
            <w:strike/>
            <w:sz w:val="22"/>
            <w:szCs w:val="22"/>
          </w:rPr>
          <w:alias w:val="To edit, see citavi.com/edit"/>
          <w:tag w:val="CitaviPlaceholder#6553f525-97bb-487a-9a3b-47b57d4fb27f"/>
          <w:id w:val="-1462024372"/>
          <w:placeholder>
            <w:docPart w:val="CCCAFDB83A034811BE8520A3BEF1BD12"/>
          </w:placeholder>
        </w:sdtPr>
        <w:sdtEndPr/>
        <w:sdtContent>
          <w:r w:rsidRPr="00E82092">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FhYjI3LTg1MDQtNDY5Ni04MzNiLWM4MzFkYmFkOTMy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U1M2Y1MjUtOTdiYi00ODdhLTlhM2ItNDdiNTdkNGZiMjdmIiwiVGV4dCI6IihHbG9vciBldCBhbC4gMjAxNykiLCJXQUlWZXJzaW9uIjoiNi4xMS4wLjAifQ==}</w:instrText>
          </w:r>
          <w:r w:rsidRPr="00E82092">
            <w:rPr>
              <w:strike/>
              <w:sz w:val="22"/>
              <w:szCs w:val="22"/>
            </w:rPr>
            <w:fldChar w:fldCharType="separate"/>
          </w:r>
          <w:r w:rsidR="00811F09">
            <w:rPr>
              <w:strike/>
              <w:sz w:val="22"/>
              <w:szCs w:val="22"/>
            </w:rPr>
            <w:t>(Gloor et al. 2017)</w:t>
          </w:r>
          <w:r w:rsidRPr="00E82092">
            <w:rPr>
              <w:strike/>
              <w:sz w:val="22"/>
              <w:szCs w:val="22"/>
            </w:rPr>
            <w:fldChar w:fldCharType="end"/>
          </w:r>
        </w:sdtContent>
      </w:sdt>
      <w:r w:rsidRPr="00E82092">
        <w:rPr>
          <w:strike/>
          <w:sz w:val="22"/>
          <w:szCs w:val="22"/>
        </w:rPr>
        <w:t xml:space="preserve">, as compositional data have a negative correlation bias and a different correlation structure than the underlying count data </w:t>
      </w:r>
      <w:sdt>
        <w:sdtPr>
          <w:rPr>
            <w:strike/>
            <w:sz w:val="22"/>
            <w:szCs w:val="22"/>
          </w:rPr>
          <w:alias w:val="To edit, see citavi.com/edit"/>
          <w:tag w:val="CitaviPlaceholder#22563431-ca01-4fa2-aede-e53739c669e0"/>
          <w:id w:val="2019419102"/>
          <w:placeholder>
            <w:docPart w:val="CCCAFDB83A034811BE8520A3BEF1BD12"/>
          </w:placeholder>
        </w:sdtPr>
        <w:sdtEndPr/>
        <w:sdtContent>
          <w:r w:rsidRPr="00E82092">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GI1YjZiLTEwNGItNDAxZi1hMjk2LTEyNjM2YmQxNWU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jI1NjM0MzEtY2EwMS00ZmEyLWFlZGUtZTUzNzM5YzY2OWUwIiwiVGV4dCI6IihHbG9vciBldCBhbC4gMjAxNykiLCJXQUlWZXJzaW9uIjoiNi4xMS4wLjAifQ==}</w:instrText>
          </w:r>
          <w:r w:rsidRPr="00E82092">
            <w:rPr>
              <w:strike/>
              <w:sz w:val="22"/>
              <w:szCs w:val="22"/>
            </w:rPr>
            <w:fldChar w:fldCharType="separate"/>
          </w:r>
          <w:r w:rsidR="00811F09">
            <w:rPr>
              <w:strike/>
              <w:sz w:val="22"/>
              <w:szCs w:val="22"/>
            </w:rPr>
            <w:t>(Gloor et al. 2017)</w:t>
          </w:r>
          <w:r w:rsidRPr="00E82092">
            <w:rPr>
              <w:strike/>
              <w:sz w:val="22"/>
              <w:szCs w:val="22"/>
            </w:rPr>
            <w:fldChar w:fldCharType="end"/>
          </w:r>
        </w:sdtContent>
      </w:sdt>
      <w:r w:rsidRPr="00E82092">
        <w:rPr>
          <w:strike/>
          <w:sz w:val="22"/>
          <w:szCs w:val="22"/>
        </w:rPr>
        <w:t xml:space="preserve">. This is a severe problem in compositional data analysis. Possible approaches to analyze correlation are SPARCC and </w:t>
      </w:r>
      <w:proofErr w:type="spellStart"/>
      <w:r w:rsidRPr="00E82092">
        <w:rPr>
          <w:strike/>
          <w:sz w:val="22"/>
          <w:szCs w:val="22"/>
        </w:rPr>
        <w:t>SpiecEasi</w:t>
      </w:r>
      <w:proofErr w:type="spellEnd"/>
      <w:r w:rsidRPr="00E82092">
        <w:rPr>
          <w:strike/>
          <w:sz w:val="22"/>
          <w:szCs w:val="22"/>
        </w:rPr>
        <w:t xml:space="preserve">, which both assume a sparse data matrix, as well as two metrices which require a non-sparse matrix </w:t>
      </w:r>
      <w:sdt>
        <w:sdtPr>
          <w:rPr>
            <w:strike/>
            <w:sz w:val="22"/>
            <w:szCs w:val="22"/>
          </w:rPr>
          <w:alias w:val="To edit, see citavi.com/edit"/>
          <w:tag w:val="CitaviPlaceholder#c825b0ed-d7f2-4b33-97ee-3f51eb0d0da3"/>
          <w:id w:val="587580954"/>
          <w:placeholder>
            <w:docPart w:val="7717D130543D427995BA8BFC975C1C90"/>
          </w:placeholder>
        </w:sdtPr>
        <w:sdtEndPr/>
        <w:sdtContent>
          <w:r w:rsidRPr="00E82092">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dmZWQ2LTZhN2YtNDdkNy1iMjJmLWZjNWZiMjMzYzJk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gyNWIwZWQtZDdmMi00YjMzLTk3ZWUtM2Y1MWViMGQwZGEzIiwiVGV4dCI6IihHbG9vciBldCBhbC4gMjAxNykiLCJXQUlWZXJzaW9uIjoiNi4xMS4wLjAifQ==}</w:instrText>
          </w:r>
          <w:r w:rsidRPr="00E82092">
            <w:rPr>
              <w:strike/>
              <w:sz w:val="22"/>
              <w:szCs w:val="22"/>
            </w:rPr>
            <w:fldChar w:fldCharType="separate"/>
          </w:r>
          <w:r w:rsidR="00811F09">
            <w:rPr>
              <w:strike/>
              <w:sz w:val="22"/>
              <w:szCs w:val="22"/>
            </w:rPr>
            <w:t>(Gloor et al. 2017)</w:t>
          </w:r>
          <w:r w:rsidRPr="00E82092">
            <w:rPr>
              <w:strike/>
              <w:sz w:val="22"/>
              <w:szCs w:val="22"/>
            </w:rPr>
            <w:fldChar w:fldCharType="end"/>
          </w:r>
        </w:sdtContent>
      </w:sdt>
      <w:r w:rsidRPr="00E82092">
        <w:rPr>
          <w:strike/>
          <w:sz w:val="22"/>
          <w:szCs w:val="22"/>
        </w:rPr>
        <w:t xml:space="preserve">. Finally, differential abundance of OTUs in compositional data can be analyzed by ANCOM, which performs statistical tests on point estimates of data transformed by an ALR. ALDEx2 performs statistical tests on log-transformed values from a modelled probability distribution of the data set </w:t>
      </w:r>
      <w:sdt>
        <w:sdtPr>
          <w:rPr>
            <w:strike/>
            <w:sz w:val="22"/>
            <w:szCs w:val="22"/>
          </w:rPr>
          <w:alias w:val="To edit, see citavi.com/edit"/>
          <w:tag w:val="CitaviPlaceholder#693fb281-cb1d-40a3-afcf-6102a1f70ab5"/>
          <w:id w:val="716084388"/>
          <w:placeholder>
            <w:docPart w:val="7717D130543D427995BA8BFC975C1C90"/>
          </w:placeholder>
        </w:sdtPr>
        <w:sdtEndPr/>
        <w:sdtContent>
          <w:r w:rsidRPr="00E82092">
            <w:rPr>
              <w:strike/>
              <w:sz w:val="22"/>
              <w:szCs w:val="22"/>
            </w:rPr>
            <w:fldChar w:fldCharType="begin"/>
          </w:r>
          <w:r w:rsidR="00C1300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mI3ZGIyLTE4OGYtNGYwYS04ODMzLWJhZWI4YzdiNDYx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kzZmIyODEtY2IxZC00MGEzLWFmY2YtNjEwMmExZjcwYWI1IiwiVGV4dCI6IihHbG9vciBldCBhbC4gMjAxNykiLCJXQUlWZXJzaW9uIjoiNi4xMS4wLjAifQ==}</w:instrText>
          </w:r>
          <w:r w:rsidRPr="00E82092">
            <w:rPr>
              <w:strike/>
              <w:sz w:val="22"/>
              <w:szCs w:val="22"/>
            </w:rPr>
            <w:fldChar w:fldCharType="separate"/>
          </w:r>
          <w:r w:rsidR="00811F09">
            <w:rPr>
              <w:strike/>
              <w:sz w:val="22"/>
              <w:szCs w:val="22"/>
            </w:rPr>
            <w:t>(Gloor et al. 2017)</w:t>
          </w:r>
          <w:r w:rsidRPr="00E82092">
            <w:rPr>
              <w:strike/>
              <w:sz w:val="22"/>
              <w:szCs w:val="22"/>
            </w:rPr>
            <w:fldChar w:fldCharType="end"/>
          </w:r>
        </w:sdtContent>
      </w:sdt>
      <w:r w:rsidRPr="00E82092">
        <w:rPr>
          <w:strike/>
          <w:sz w:val="22"/>
          <w:szCs w:val="22"/>
        </w:rPr>
        <w:t>.</w:t>
      </w:r>
    </w:p>
    <w:p w14:paraId="4A297694" w14:textId="77777777" w:rsidR="005760C5" w:rsidRPr="00E82092" w:rsidRDefault="005760C5" w:rsidP="00CC10EA">
      <w:pPr>
        <w:autoSpaceDE w:val="0"/>
        <w:autoSpaceDN w:val="0"/>
        <w:adjustRightInd w:val="0"/>
        <w:spacing w:before="0" w:after="0" w:line="360" w:lineRule="auto"/>
        <w:jc w:val="both"/>
        <w:rPr>
          <w:strike/>
          <w:sz w:val="22"/>
          <w:szCs w:val="22"/>
        </w:rPr>
      </w:pPr>
    </w:p>
    <w:p w14:paraId="33B6E72E" w14:textId="77777777" w:rsidR="005760C5" w:rsidRPr="00E82092" w:rsidRDefault="005760C5" w:rsidP="00CC10EA">
      <w:pPr>
        <w:autoSpaceDE w:val="0"/>
        <w:autoSpaceDN w:val="0"/>
        <w:adjustRightInd w:val="0"/>
        <w:spacing w:before="0" w:after="0" w:line="360" w:lineRule="auto"/>
        <w:jc w:val="both"/>
        <w:rPr>
          <w:strike/>
          <w:sz w:val="22"/>
          <w:szCs w:val="22"/>
        </w:rPr>
      </w:pPr>
      <w:r w:rsidRPr="00E82092">
        <w:rPr>
          <w:strike/>
          <w:sz w:val="22"/>
          <w:szCs w:val="22"/>
        </w:rPr>
        <w:t>The described methods clearly show the problems when trying to analyze compositional data in Euclidean space. They successfully work around the characteristics of compositional data however their interpretability and practicality leave much to wish for. Additionally, these methods are also not feasible for machine learning purposes, as it would increase the computational complexity dramatically. Thankfully, there is a very elegant way of solving this predicament: log-ratio transformations.</w:t>
      </w:r>
    </w:p>
    <w:p w14:paraId="32F2F44C" w14:textId="77777777" w:rsidR="005760C5" w:rsidRPr="00D47C74" w:rsidRDefault="005760C5" w:rsidP="00CC10EA">
      <w:pPr>
        <w:spacing w:line="360" w:lineRule="auto"/>
        <w:jc w:val="both"/>
      </w:pPr>
    </w:p>
    <w:sectPr w:rsidR="005760C5" w:rsidRPr="00D47C74" w:rsidSect="00735AF1">
      <w:headerReference w:type="even" r:id="rId32"/>
      <w:headerReference w:type="default" r:id="rId33"/>
      <w:footerReference w:type="even" r:id="rId34"/>
      <w:footerReference w:type="default" r:id="rId35"/>
      <w:headerReference w:type="first" r:id="rId36"/>
      <w:footerReference w:type="first" r:id="rId37"/>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Oliver Aasmets" w:date="2022-02-10T12:28:00Z" w:initials="OA">
    <w:p w14:paraId="621E710A" w14:textId="77777777" w:rsidR="002507FF" w:rsidRDefault="002507FF" w:rsidP="002507FF">
      <w:pPr>
        <w:pStyle w:val="CommentText"/>
      </w:pPr>
      <w:r>
        <w:rPr>
          <w:rStyle w:val="CommentReference"/>
        </w:rPr>
        <w:annotationRef/>
      </w:r>
      <w:r>
        <w:t xml:space="preserve">I would recommend the introduction of this article to get a better overview: </w:t>
      </w:r>
      <w:hyperlink r:id="rId1" w:history="1">
        <w:r w:rsidRPr="0039691B">
          <w:rPr>
            <w:rStyle w:val="Hyperlink"/>
          </w:rPr>
          <w:t>https://cdnsciencepub.com/doi/10.1139/cjm-2015-0821</w:t>
        </w:r>
      </w:hyperlink>
      <w:r>
        <w:t xml:space="preserve"> </w:t>
      </w:r>
    </w:p>
  </w:comment>
  <w:comment w:id="4" w:author="Oliver Aasmets" w:date="2022-02-10T12:29:00Z" w:initials="OA">
    <w:p w14:paraId="44E3687F" w14:textId="77777777" w:rsidR="002507FF" w:rsidRDefault="002507FF" w:rsidP="002507FF">
      <w:pPr>
        <w:pStyle w:val="CommentText"/>
      </w:pPr>
      <w:r>
        <w:rPr>
          <w:rStyle w:val="CommentReference"/>
        </w:rPr>
        <w:annotationRef/>
      </w:r>
      <w:r>
        <w:t>But all in all, Elin has a better understanding of the procedure and correct usage of the terms :D</w:t>
      </w:r>
    </w:p>
  </w:comment>
  <w:comment w:id="5" w:author="Jennifer Neumaier" w:date="2022-02-11T17:01:00Z" w:initials="JN">
    <w:p w14:paraId="632C9E23" w14:textId="77777777" w:rsidR="002507FF" w:rsidRDefault="002507FF" w:rsidP="002507FF">
      <w:pPr>
        <w:pStyle w:val="CommentText"/>
      </w:pPr>
      <w:r>
        <w:rPr>
          <w:rStyle w:val="CommentReference"/>
        </w:rPr>
        <w:annotationRef/>
      </w:r>
      <w:r>
        <w:t>I am quite familiar with the procedures of NGS as I have worked in an NGS lab for over a year. But with this comment I gather you think I should add more explanations here? Since this topic focuses mostly on statistics I didn’t go into a lot of detail about the procedure</w:t>
      </w:r>
    </w:p>
  </w:comment>
  <w:comment w:id="7" w:author="Oliver Aasmets" w:date="2022-02-10T10:12:00Z" w:initials="OA">
    <w:p w14:paraId="66D055D9" w14:textId="751A8DEF" w:rsidR="00CF4421" w:rsidRDefault="00CF4421">
      <w:pPr>
        <w:pStyle w:val="CommentText"/>
      </w:pPr>
      <w:r>
        <w:rPr>
          <w:rStyle w:val="CommentReference"/>
        </w:rPr>
        <w:annotationRef/>
      </w:r>
      <w:r>
        <w:t xml:space="preserve">This is a property used for distances usually, although used in different contexts. I would say subcompositional coherence is a more important property (especially regarding the initial filtering done). The difference has been made clear here: </w:t>
      </w:r>
      <w:r w:rsidRPr="00E54589">
        <w:t>https://arxiv.org/abs/2201.05197</w:t>
      </w:r>
    </w:p>
  </w:comment>
  <w:comment w:id="10" w:author="Oliver Aasmets" w:date="2022-02-10T10:18:00Z" w:initials="OA">
    <w:p w14:paraId="5D24404C" w14:textId="77777777" w:rsidR="00ED25B8" w:rsidRDefault="00ED25B8" w:rsidP="00ED25B8">
      <w:pPr>
        <w:pStyle w:val="CommentText"/>
        <w:rPr>
          <w:rStyle w:val="CommentReference"/>
        </w:rPr>
      </w:pPr>
      <w:r>
        <w:rPr>
          <w:rStyle w:val="CommentReference"/>
        </w:rPr>
        <w:annotationRef/>
      </w:r>
      <w:r>
        <w:rPr>
          <w:rStyle w:val="CommentReference"/>
        </w:rPr>
        <w:t xml:space="preserve">A detail, but the following formulas definitely needs an explanation of the elements in the formula: </w:t>
      </w:r>
      <w:proofErr w:type="spellStart"/>
      <w:r>
        <w:rPr>
          <w:rStyle w:val="CommentReference"/>
        </w:rPr>
        <w:t>x_i</w:t>
      </w:r>
      <w:proofErr w:type="spellEnd"/>
      <w:r>
        <w:rPr>
          <w:rStyle w:val="CommentReference"/>
        </w:rPr>
        <w:t xml:space="preserve">, g(x) etc. Seemingly trivial, but for example, it remains unclear if the transformations are row-wise or column-wise, which in turn is vital for ML: do we need to wrap it within CV or not as it is necessary for standardization or PCA </w:t>
      </w:r>
    </w:p>
    <w:p w14:paraId="52C3834B" w14:textId="77777777" w:rsidR="00ED25B8" w:rsidRDefault="00ED25B8" w:rsidP="00ED25B8">
      <w:pPr>
        <w:pStyle w:val="CommentText"/>
      </w:pPr>
      <w:r>
        <w:rPr>
          <w:rStyle w:val="CommentReference"/>
        </w:rPr>
        <w:t xml:space="preserve">etc. </w:t>
      </w:r>
    </w:p>
  </w:comment>
  <w:comment w:id="11" w:author="Jennifer Neumaier" w:date="2022-02-14T10:24:00Z" w:initials="JN">
    <w:p w14:paraId="3190AC5D" w14:textId="77777777" w:rsidR="00ED25B8" w:rsidRDefault="00ED25B8" w:rsidP="00ED25B8">
      <w:pPr>
        <w:pStyle w:val="CommentText"/>
      </w:pPr>
      <w:r>
        <w:rPr>
          <w:rStyle w:val="CommentReference"/>
        </w:rPr>
        <w:annotationRef/>
      </w:r>
      <w:r>
        <w:t>I added a few more information below the equations but since the transformation procedure is something I am not sure myself at this point, I would like to include it later on in the review. Does this work?</w:t>
      </w:r>
    </w:p>
  </w:comment>
  <w:comment w:id="13" w:author="Jennifer Neumaier" w:date="2022-04-27T17:50:00Z" w:initials="JN">
    <w:p w14:paraId="08ABE3E7" w14:textId="2965EEE5" w:rsidR="00CF4421" w:rsidRDefault="00CF4421">
      <w:pPr>
        <w:pStyle w:val="CommentText"/>
      </w:pPr>
      <w:r>
        <w:rPr>
          <w:rStyle w:val="CommentReference"/>
        </w:rPr>
        <w:annotationRef/>
      </w:r>
      <w:r>
        <w:t>I am not happy with this graph…</w:t>
      </w:r>
    </w:p>
  </w:comment>
  <w:comment w:id="14" w:author="Oliver Aasmets" w:date="2022-02-10T11:29:00Z" w:initials="OA">
    <w:p w14:paraId="7B60CCCA" w14:textId="2E945A24" w:rsidR="00CF4421" w:rsidRDefault="00CF4421">
      <w:pPr>
        <w:pStyle w:val="CommentText"/>
      </w:pPr>
      <w:r>
        <w:rPr>
          <w:rStyle w:val="CommentReference"/>
        </w:rPr>
        <w:annotationRef/>
      </w:r>
      <w:r>
        <w:t>When compared to no transformation (see comment above)</w:t>
      </w:r>
    </w:p>
  </w:comment>
  <w:comment w:id="15" w:author="Oliver Aasmets" w:date="2022-02-10T11:30:00Z" w:initials="OA">
    <w:p w14:paraId="6161E42F" w14:textId="638E4D73" w:rsidR="00CF4421" w:rsidRDefault="00CF4421">
      <w:pPr>
        <w:pStyle w:val="CommentText"/>
      </w:pPr>
      <w:r>
        <w:rPr>
          <w:rStyle w:val="CommentReference"/>
        </w:rPr>
        <w:annotationRef/>
      </w:r>
      <w:r>
        <w:t xml:space="preserve">Possibility with a potential? As we don’t have a guideline in my </w:t>
      </w:r>
      <w:proofErr w:type="spellStart"/>
      <w:r>
        <w:t>optinion</w:t>
      </w:r>
      <w:proofErr w:type="spellEnd"/>
      <w:r>
        <w:t xml:space="preserve">, which you can provide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16" w:author="Oliver Aasmets" w:date="2022-02-10T11:19:00Z" w:initials="OA">
    <w:p w14:paraId="699817A3" w14:textId="0E048D20" w:rsidR="00CF4421" w:rsidRDefault="00CF4421">
      <w:pPr>
        <w:pStyle w:val="CommentText"/>
      </w:pPr>
      <w:r>
        <w:rPr>
          <w:rStyle w:val="CommentReference"/>
        </w:rPr>
        <w:annotationRef/>
      </w:r>
      <w:r>
        <w:t>Performance/selection of the best algorithm?</w:t>
      </w:r>
    </w:p>
  </w:comment>
  <w:comment w:id="17" w:author="Oliver Aasmets" w:date="2022-02-10T11:31:00Z" w:initials="OA">
    <w:p w14:paraId="33BEFE89" w14:textId="24E151F4" w:rsidR="00CF4421" w:rsidRDefault="00CF4421">
      <w:pPr>
        <w:pStyle w:val="CommentText"/>
      </w:pPr>
      <w:r>
        <w:rPr>
          <w:rStyle w:val="CommentReference"/>
        </w:rPr>
        <w:annotationRef/>
      </w:r>
      <w:r>
        <w:t>As the transformations themselves are not dependent on the dataset – they have a formula</w:t>
      </w:r>
    </w:p>
  </w:comment>
  <w:comment w:id="18" w:author="Oliver Aasmets" w:date="2022-02-10T11:41:00Z" w:initials="OA">
    <w:p w14:paraId="084C1058" w14:textId="201FE59D" w:rsidR="00CF4421" w:rsidRDefault="00CF4421">
      <w:pPr>
        <w:pStyle w:val="CommentText"/>
      </w:pPr>
      <w:r>
        <w:rPr>
          <w:rStyle w:val="CommentReference"/>
        </w:rPr>
        <w:annotationRef/>
      </w:r>
      <w:r>
        <w:t xml:space="preserve">And a recommendation/decision guideline. </w:t>
      </w:r>
    </w:p>
  </w:comment>
  <w:comment w:id="20" w:author="Oliver Aasmets" w:date="2022-02-10T12:00:00Z" w:initials="OA">
    <w:p w14:paraId="4FD16ACE" w14:textId="30437D84" w:rsidR="00CF4421" w:rsidRDefault="00CF4421">
      <w:pPr>
        <w:pStyle w:val="CommentText"/>
      </w:pPr>
      <w:r>
        <w:rPr>
          <w:rStyle w:val="CommentReference"/>
        </w:rPr>
        <w:annotationRef/>
      </w:r>
      <w:r>
        <w:t xml:space="preserve">I guess, a graphical abstract-like figure would be good and would ease understanding the following steps. </w:t>
      </w:r>
    </w:p>
  </w:comment>
  <w:comment w:id="21" w:author="Oliver Aasmets" w:date="2022-02-10T11:50:00Z" w:initials="OA">
    <w:p w14:paraId="61C650C1" w14:textId="00D1BA16" w:rsidR="00CF4421" w:rsidRDefault="00CF4421">
      <w:pPr>
        <w:pStyle w:val="CommentText"/>
      </w:pPr>
      <w:r>
        <w:rPr>
          <w:rStyle w:val="CommentReference"/>
        </w:rPr>
        <w:annotationRef/>
      </w:r>
      <w:r>
        <w:t xml:space="preserve">And microbiome-native methods such as selbal and </w:t>
      </w:r>
      <w:proofErr w:type="spellStart"/>
      <w:r>
        <w:t>codacore</w:t>
      </w:r>
      <w:proofErr w:type="spellEnd"/>
    </w:p>
  </w:comment>
  <w:comment w:id="22" w:author="Oliver Aasmets" w:date="2022-02-10T11:47:00Z" w:initials="OA">
    <w:p w14:paraId="68E0A3A1" w14:textId="77777777" w:rsidR="00CF4421" w:rsidRDefault="00CF4421" w:rsidP="003F5A00">
      <w:pPr>
        <w:pStyle w:val="CommentText"/>
      </w:pPr>
      <w:r>
        <w:rPr>
          <w:rStyle w:val="CommentReference"/>
        </w:rPr>
        <w:annotationRef/>
      </w:r>
      <w:r>
        <w:t>Phenotypes/target variables</w:t>
      </w:r>
    </w:p>
  </w:comment>
  <w:comment w:id="24" w:author="Oliver Aasmets" w:date="2022-02-10T12:08:00Z" w:initials="OA">
    <w:p w14:paraId="5C6BDA03" w14:textId="77777777" w:rsidR="00CF4421" w:rsidRDefault="00CF4421" w:rsidP="00533D9A">
      <w:pPr>
        <w:pStyle w:val="CommentText"/>
      </w:pPr>
      <w:r>
        <w:rPr>
          <w:rStyle w:val="CommentReference"/>
        </w:rPr>
        <w:annotationRef/>
      </w:r>
      <w:r>
        <w:t xml:space="preserve">I would restructure this paragraph so that the ML algorithms selected goes hand-to-hand with the transformations (because the transformations are not relevant to selbal and </w:t>
      </w:r>
      <w:proofErr w:type="spellStart"/>
      <w:r>
        <w:t>codacore</w:t>
      </w:r>
      <w:proofErr w:type="spellEnd"/>
      <w:r>
        <w:t xml:space="preserve">). Then, this paragraph can describe the way models are built and evaluated: cross-validation schemes, metrics, model comparison, </w:t>
      </w:r>
      <w:proofErr w:type="spellStart"/>
      <w:r>
        <w:t>etc</w:t>
      </w:r>
      <w:proofErr w:type="spellEnd"/>
    </w:p>
  </w:comment>
  <w:comment w:id="25" w:author="Oliver Aasmets" w:date="2022-02-10T12:10:00Z" w:initials="OA">
    <w:p w14:paraId="30978F57" w14:textId="77777777" w:rsidR="00CF4421" w:rsidRDefault="00CF4421" w:rsidP="00533D9A">
      <w:pPr>
        <w:pStyle w:val="CommentText"/>
      </w:pPr>
      <w:r>
        <w:rPr>
          <w:rStyle w:val="CommentReference"/>
        </w:rPr>
        <w:annotationRef/>
      </w:r>
      <w:r>
        <w:t>Regarding that, if you go with nested cross-</w:t>
      </w:r>
      <w:proofErr w:type="spellStart"/>
      <w:r>
        <w:t>vaidation</w:t>
      </w:r>
      <w:proofErr w:type="spellEnd"/>
      <w:r>
        <w:t xml:space="preserve"> (which is interesting to me as well, </w:t>
      </w:r>
      <w:proofErr w:type="spellStart"/>
      <w:r>
        <w:t>s</w:t>
      </w:r>
      <w:proofErr w:type="spellEnd"/>
      <w:r>
        <w:t xml:space="preserve"> I haven’t used it and it makes a kind of paradigm shift for the traditional workflow), some schematic approach would be beneficial, because it is not a </w:t>
      </w:r>
      <w:proofErr w:type="spellStart"/>
      <w:r>
        <w:t>well used</w:t>
      </w:r>
      <w:proofErr w:type="spellEnd"/>
      <w:r>
        <w:t xml:space="preserve"> approach in microbiome sciences at least. </w:t>
      </w:r>
    </w:p>
  </w:comment>
  <w:comment w:id="26" w:author="Jennifer Neumaier" w:date="2022-02-11T20:04:00Z" w:initials="JN">
    <w:p w14:paraId="4162C5D0" w14:textId="77777777" w:rsidR="00CF4421" w:rsidRDefault="00CF4421" w:rsidP="00533D9A">
      <w:pPr>
        <w:pStyle w:val="CommentText"/>
      </w:pPr>
      <w:r>
        <w:rPr>
          <w:rStyle w:val="CommentReference"/>
        </w:rPr>
        <w:annotationRef/>
      </w:r>
      <w:r>
        <w:t xml:space="preserve">I shifted the transformation paragraph down a </w:t>
      </w:r>
      <w:proofErr w:type="gramStart"/>
      <w:r>
        <w:t>bit</w:t>
      </w:r>
      <w:proofErr w:type="gramEnd"/>
      <w:r>
        <w:t xml:space="preserve"> but I wanted to keep it separated from the machine learning models because it is the core of this benchmarking project. But I see your point regardless</w:t>
      </w:r>
    </w:p>
  </w:comment>
  <w:comment w:id="27" w:author="Oliver Aasmets" w:date="2022-02-10T12:03:00Z" w:initials="OA">
    <w:p w14:paraId="054B81CD" w14:textId="77777777" w:rsidR="00CF4421" w:rsidRDefault="00CF4421" w:rsidP="00533D9A">
      <w:pPr>
        <w:pStyle w:val="CommentText"/>
      </w:pPr>
      <w:r>
        <w:rPr>
          <w:rStyle w:val="CommentReference"/>
        </w:rPr>
        <w:annotationRef/>
      </w:r>
      <w:r>
        <w:t>Can have a reference to the COST paper as well that this is similarly the case for microbiome</w:t>
      </w:r>
    </w:p>
  </w:comment>
  <w:comment w:id="28" w:author="Oliver Aasmets" w:date="2022-02-10T12:04:00Z" w:initials="OA">
    <w:p w14:paraId="3CBF42A8" w14:textId="77777777" w:rsidR="00CF4421" w:rsidRDefault="00CF4421" w:rsidP="00533D9A">
      <w:pPr>
        <w:pStyle w:val="CommentText"/>
      </w:pPr>
      <w:r>
        <w:rPr>
          <w:rStyle w:val="CommentReference"/>
        </w:rPr>
        <w:annotationRef/>
      </w:r>
      <w:r>
        <w:t>A non-linear tree-based approach?</w:t>
      </w:r>
    </w:p>
  </w:comment>
  <w:comment w:id="29" w:author="Jennifer Neumaier" w:date="2022-02-14T10:07:00Z" w:initials="JN">
    <w:p w14:paraId="106CEED1" w14:textId="77777777" w:rsidR="00CF4421" w:rsidRDefault="00CF4421" w:rsidP="00533D9A">
      <w:pPr>
        <w:pStyle w:val="CommentText"/>
      </w:pPr>
      <w:r>
        <w:rPr>
          <w:rStyle w:val="CommentReference"/>
        </w:rPr>
        <w:annotationRef/>
      </w:r>
      <w:r>
        <w:t>Did I confuse this? I thought XGBoost was linear</w:t>
      </w:r>
    </w:p>
  </w:comment>
  <w:comment w:id="31" w:author="Oliver Aasmets" w:date="2022-02-10T12:07:00Z" w:initials="OA">
    <w:p w14:paraId="3E127BDA" w14:textId="77777777" w:rsidR="00CF4421" w:rsidRDefault="00CF4421" w:rsidP="00533D9A">
      <w:pPr>
        <w:pStyle w:val="CommentText"/>
      </w:pPr>
      <w:r>
        <w:rPr>
          <w:rStyle w:val="CommentReference"/>
        </w:rPr>
        <w:annotationRef/>
      </w:r>
      <w:r>
        <w:t xml:space="preserve">I would keep it simple and go with AUROC for classification and RMSE/MSE for regression as these are mostly supported by the ML packages etc. </w:t>
      </w:r>
    </w:p>
  </w:comment>
  <w:comment w:id="30" w:author="Jennifer Neumaier" w:date="2022-02-12T17:29:00Z" w:initials="JN">
    <w:p w14:paraId="66262F50" w14:textId="77777777" w:rsidR="00CF4421" w:rsidRDefault="00CF4421" w:rsidP="00533D9A">
      <w:pPr>
        <w:pStyle w:val="CommentText"/>
      </w:pPr>
      <w:r>
        <w:rPr>
          <w:rStyle w:val="CommentReference"/>
        </w:rPr>
        <w:annotationRef/>
      </w:r>
      <w:r>
        <w:t>MSE not good when comparing performances between different data sets. Rather MAE (mean absolute error)</w:t>
      </w:r>
    </w:p>
  </w:comment>
  <w:comment w:id="32" w:author="Jennifer Neumaier" w:date="2022-02-11T20:06:00Z" w:initials="JN">
    <w:p w14:paraId="61F1F716" w14:textId="77777777" w:rsidR="00CF4421" w:rsidRDefault="00CF4421" w:rsidP="00533D9A">
      <w:pPr>
        <w:pStyle w:val="CommentText"/>
      </w:pPr>
      <w:r>
        <w:rPr>
          <w:rStyle w:val="CommentReference"/>
        </w:rPr>
        <w:annotationRef/>
      </w:r>
      <w:r>
        <w:t>Discussions here?</w:t>
      </w:r>
    </w:p>
  </w:comment>
  <w:comment w:id="34" w:author="Jennifer Neumaier" w:date="2022-04-25T16:21:00Z" w:initials="JN">
    <w:p w14:paraId="58E53EB3" w14:textId="67ECF2B3" w:rsidR="00CF4421" w:rsidRDefault="00CF4421">
      <w:pPr>
        <w:pStyle w:val="CommentText"/>
      </w:pPr>
      <w:r>
        <w:rPr>
          <w:rStyle w:val="CommentReference"/>
        </w:rPr>
        <w:annotationRef/>
      </w:r>
      <w:r>
        <w:t>Get citations for packages!</w:t>
      </w:r>
    </w:p>
  </w:comment>
  <w:comment w:id="36" w:author="Oliver Aasmets" w:date="2022-02-10T11:52:00Z" w:initials="OA">
    <w:p w14:paraId="76362E28" w14:textId="195FFC89" w:rsidR="00CF4421" w:rsidRDefault="00CF4421">
      <w:pPr>
        <w:pStyle w:val="CommentText"/>
      </w:pPr>
      <w:r>
        <w:rPr>
          <w:rStyle w:val="CommentReference"/>
        </w:rPr>
        <w:annotationRef/>
      </w:r>
      <w:r>
        <w:t xml:space="preserve">This applies to log-ratio transformations. The standard, mentioned above, is to use relative abundances, where zeros are not replaced. </w:t>
      </w:r>
    </w:p>
  </w:comment>
  <w:comment w:id="37" w:author="Jennifer Neumaier" w:date="2022-02-11T19:22:00Z" w:initials="JN">
    <w:p w14:paraId="45DF724E" w14:textId="4ACD89E6" w:rsidR="00CF4421" w:rsidRDefault="00CF4421">
      <w:pPr>
        <w:pStyle w:val="CommentText"/>
      </w:pPr>
      <w:r>
        <w:rPr>
          <w:rStyle w:val="CommentReference"/>
        </w:rPr>
        <w:annotationRef/>
      </w:r>
      <w:r>
        <w:t>Why are they not also replaced in relative abundances?</w:t>
      </w:r>
    </w:p>
  </w:comment>
  <w:comment w:id="39" w:author="Oliver Aasmets" w:date="2022-02-10T11:59:00Z" w:initials="OA">
    <w:p w14:paraId="10A145A5" w14:textId="3FF3D7DA" w:rsidR="00CF4421" w:rsidRDefault="00CF4421">
      <w:pPr>
        <w:pStyle w:val="CommentText"/>
      </w:pPr>
      <w:r>
        <w:rPr>
          <w:rStyle w:val="CommentReference"/>
        </w:rPr>
        <w:annotationRef/>
      </w:r>
      <w:r>
        <w:t xml:space="preserve">This selection should also depend on the work of </w:t>
      </w:r>
      <w:proofErr w:type="gramStart"/>
      <w:r>
        <w:t>Greenacre?</w:t>
      </w:r>
      <w:proofErr w:type="gramEnd"/>
    </w:p>
  </w:comment>
  <w:comment w:id="40" w:author="Jennifer Neumaier" w:date="2022-02-11T19:31:00Z" w:initials="JN">
    <w:p w14:paraId="09618F48" w14:textId="37C63A68" w:rsidR="00CF4421" w:rsidRDefault="00CF4421">
      <w:pPr>
        <w:pStyle w:val="CommentText"/>
      </w:pPr>
      <w:r>
        <w:rPr>
          <w:rStyle w:val="CommentReference"/>
        </w:rPr>
        <w:annotationRef/>
      </w:r>
      <w:r>
        <w:t xml:space="preserve">I thought we deliberately wanted to pick just a random reference, to simulate the worst possible </w:t>
      </w:r>
      <w:proofErr w:type="gramStart"/>
      <w:r>
        <w:t>performance?</w:t>
      </w:r>
      <w:proofErr w:type="gramEnd"/>
    </w:p>
  </w:comment>
  <w:comment w:id="63" w:author="Oliver Aasmets" w:date="2022-02-10T11:32:00Z" w:initials="OA">
    <w:p w14:paraId="4B223BC7" w14:textId="77777777" w:rsidR="005760C5" w:rsidRDefault="005760C5" w:rsidP="005760C5">
      <w:pPr>
        <w:pStyle w:val="CommentText"/>
      </w:pPr>
      <w:r>
        <w:rPr>
          <w:rStyle w:val="CommentReference"/>
        </w:rPr>
        <w:annotationRef/>
      </w:r>
      <w:r>
        <w:t xml:space="preserve">Having had a look on the structure of the “Background”, I personally would love to have a short summary/introduction paragraph of the problem in hand, even before the background. That makes the following sections easier to gasp: Followingly, I will describe… peculiarities with data, problems that arise, possible solutions, work so far </w:t>
      </w:r>
      <w:proofErr w:type="spellStart"/>
      <w:r>
        <w:t>etc</w:t>
      </w:r>
      <w:proofErr w:type="spellEnd"/>
      <w:r>
        <w:t xml:space="preserve"> </w:t>
      </w:r>
    </w:p>
  </w:comment>
  <w:comment w:id="64" w:author="Jennifer Neumaier" w:date="2022-02-11T20:13:00Z" w:initials="JN">
    <w:p w14:paraId="7B5C13C9" w14:textId="77777777" w:rsidR="005760C5" w:rsidRDefault="005760C5" w:rsidP="005760C5">
      <w:pPr>
        <w:pStyle w:val="CommentText"/>
      </w:pPr>
      <w:r>
        <w:rPr>
          <w:rStyle w:val="CommentReference"/>
        </w:rPr>
        <w:annotationRef/>
      </w:r>
      <w:r>
        <w:t xml:space="preserve">I have used a lot of phrases from your draft, is that alright? :3 </w:t>
      </w:r>
    </w:p>
  </w:comment>
  <w:comment w:id="67" w:author="Oliver Aasmets" w:date="2022-02-10T12:28:00Z" w:initials="OA">
    <w:p w14:paraId="167005B3" w14:textId="77777777" w:rsidR="005760C5" w:rsidRDefault="005760C5" w:rsidP="005760C5">
      <w:pPr>
        <w:pStyle w:val="CommentText"/>
      </w:pPr>
      <w:r>
        <w:rPr>
          <w:rStyle w:val="CommentReference"/>
        </w:rPr>
        <w:annotationRef/>
      </w:r>
      <w:r>
        <w:t xml:space="preserve">I would recommend the introduction of this article to get a better overview: </w:t>
      </w:r>
      <w:hyperlink r:id="rId2" w:history="1">
        <w:r w:rsidRPr="0039691B">
          <w:rPr>
            <w:rStyle w:val="Hyperlink"/>
          </w:rPr>
          <w:t>https://cdnsciencepub.com/doi/10.1139/cjm-2015-0821</w:t>
        </w:r>
      </w:hyperlink>
      <w:r>
        <w:t xml:space="preserve"> </w:t>
      </w:r>
    </w:p>
  </w:comment>
  <w:comment w:id="65" w:author="Oliver Aasmets" w:date="2022-02-10T12:29:00Z" w:initials="OA">
    <w:p w14:paraId="62976B48" w14:textId="77777777" w:rsidR="005760C5" w:rsidRDefault="005760C5" w:rsidP="005760C5">
      <w:pPr>
        <w:pStyle w:val="CommentText"/>
      </w:pPr>
      <w:r>
        <w:rPr>
          <w:rStyle w:val="CommentReference"/>
        </w:rPr>
        <w:annotationRef/>
      </w:r>
      <w:r>
        <w:t>But all in all, Elin has a better understanding of the procedure and correct usage of the terms :D</w:t>
      </w:r>
    </w:p>
  </w:comment>
  <w:comment w:id="66" w:author="Jennifer Neumaier" w:date="2022-02-11T17:01:00Z" w:initials="JN">
    <w:p w14:paraId="65FB9F64" w14:textId="77777777" w:rsidR="005760C5" w:rsidRDefault="005760C5" w:rsidP="005760C5">
      <w:pPr>
        <w:pStyle w:val="CommentText"/>
      </w:pPr>
      <w:r>
        <w:rPr>
          <w:rStyle w:val="CommentReference"/>
        </w:rPr>
        <w:annotationRef/>
      </w:r>
      <w:r>
        <w:t>I am quite familiar with the procedures of NGS as I have worked in an NGS lab for over a year. But with this comment I gather you think I should add more explanations here? Since this topic focuses mostly on statistics I didn’t go into a lot of detail about the procedure</w:t>
      </w:r>
    </w:p>
  </w:comment>
  <w:comment w:id="70" w:author="Oliver Aasmets" w:date="2022-02-10T09:23:00Z" w:initials="OA">
    <w:p w14:paraId="011EB14C" w14:textId="77777777" w:rsidR="005760C5" w:rsidRDefault="005760C5" w:rsidP="005760C5">
      <w:pPr>
        <w:pStyle w:val="CommentText"/>
      </w:pPr>
      <w:r>
        <w:rPr>
          <w:rStyle w:val="CommentReference"/>
        </w:rPr>
        <w:annotationRef/>
      </w:r>
      <w:r>
        <w:t>Microbial features/species/…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1E710A" w15:done="0"/>
  <w15:commentEx w15:paraId="44E3687F" w15:paraIdParent="621E710A" w15:done="0"/>
  <w15:commentEx w15:paraId="632C9E23" w15:paraIdParent="621E710A" w15:done="0"/>
  <w15:commentEx w15:paraId="66D055D9" w15:done="1"/>
  <w15:commentEx w15:paraId="52C3834B" w15:done="1"/>
  <w15:commentEx w15:paraId="3190AC5D" w15:paraIdParent="52C3834B" w15:done="1"/>
  <w15:commentEx w15:paraId="08ABE3E7" w15:done="0"/>
  <w15:commentEx w15:paraId="7B60CCCA" w15:done="1"/>
  <w15:commentEx w15:paraId="6161E42F" w15:done="1"/>
  <w15:commentEx w15:paraId="699817A3" w15:done="1"/>
  <w15:commentEx w15:paraId="33BEFE89" w15:paraIdParent="699817A3" w15:done="1"/>
  <w15:commentEx w15:paraId="084C1058" w15:done="1"/>
  <w15:commentEx w15:paraId="4FD16ACE" w15:done="1"/>
  <w15:commentEx w15:paraId="61C650C1" w15:done="1"/>
  <w15:commentEx w15:paraId="68E0A3A1" w15:done="1"/>
  <w15:commentEx w15:paraId="5C6BDA03" w15:done="0"/>
  <w15:commentEx w15:paraId="30978F57" w15:paraIdParent="5C6BDA03" w15:done="0"/>
  <w15:commentEx w15:paraId="4162C5D0" w15:paraIdParent="5C6BDA03" w15:done="0"/>
  <w15:commentEx w15:paraId="054B81CD" w15:done="1"/>
  <w15:commentEx w15:paraId="3CBF42A8" w15:done="0"/>
  <w15:commentEx w15:paraId="106CEED1" w15:paraIdParent="3CBF42A8" w15:done="0"/>
  <w15:commentEx w15:paraId="3E127BDA" w15:done="1"/>
  <w15:commentEx w15:paraId="66262F50" w15:done="0"/>
  <w15:commentEx w15:paraId="61F1F716" w15:done="0"/>
  <w15:commentEx w15:paraId="58E53EB3" w15:done="0"/>
  <w15:commentEx w15:paraId="76362E28" w15:done="1"/>
  <w15:commentEx w15:paraId="45DF724E" w15:paraIdParent="76362E28" w15:done="1"/>
  <w15:commentEx w15:paraId="10A145A5" w15:done="0"/>
  <w15:commentEx w15:paraId="09618F48" w15:paraIdParent="10A145A5" w15:done="0"/>
  <w15:commentEx w15:paraId="4B223BC7" w15:done="1"/>
  <w15:commentEx w15:paraId="7B5C13C9" w15:paraIdParent="4B223BC7" w15:done="1"/>
  <w15:commentEx w15:paraId="167005B3" w15:done="0"/>
  <w15:commentEx w15:paraId="62976B48" w15:paraIdParent="167005B3" w15:done="0"/>
  <w15:commentEx w15:paraId="65FB9F64" w15:paraIdParent="167005B3" w15:done="0"/>
  <w15:commentEx w15:paraId="011EB1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CDDD2" w16cex:dateUtc="2022-02-10T10:28:00Z"/>
  <w16cex:commentExtensible w16cex:durableId="262CDDD1" w16cex:dateUtc="2022-02-10T10:29:00Z"/>
  <w16cex:commentExtensible w16cex:durableId="262CDDD0" w16cex:dateUtc="2022-02-11T15:01:00Z"/>
  <w16cex:commentExtensible w16cex:durableId="25AF6384" w16cex:dateUtc="2022-02-10T08:12:00Z"/>
  <w16cex:commentExtensible w16cex:durableId="25AF6513" w16cex:dateUtc="2022-02-10T08:18:00Z"/>
  <w16cex:commentExtensible w16cex:durableId="25B4AC6D" w16cex:dateUtc="2022-02-14T08:24:00Z"/>
  <w16cex:commentExtensible w16cex:durableId="261400FB" w16cex:dateUtc="2022-04-27T14:50:00Z"/>
  <w16cex:commentExtensible w16cex:durableId="25AF759E" w16cex:dateUtc="2022-02-10T09:29:00Z"/>
  <w16cex:commentExtensible w16cex:durableId="25AF75C7" w16cex:dateUtc="2022-02-10T09:30:00Z"/>
  <w16cex:commentExtensible w16cex:durableId="25AF734A" w16cex:dateUtc="2022-02-10T09:19:00Z"/>
  <w16cex:commentExtensible w16cex:durableId="25AF760B" w16cex:dateUtc="2022-02-10T09:31:00Z"/>
  <w16cex:commentExtensible w16cex:durableId="25AF7876" w16cex:dateUtc="2022-02-10T09:41:00Z"/>
  <w16cex:commentExtensible w16cex:durableId="25AF7CEE" w16cex:dateUtc="2022-02-10T10:00:00Z"/>
  <w16cex:commentExtensible w16cex:durableId="25AF7AA3" w16cex:dateUtc="2022-02-10T09:50:00Z"/>
  <w16cex:commentExtensible w16cex:durableId="25AF79CA" w16cex:dateUtc="2022-02-10T09:47:00Z"/>
  <w16cex:commentExtensible w16cex:durableId="25AF7EA7" w16cex:dateUtc="2022-02-10T10:08:00Z"/>
  <w16cex:commentExtensible w16cex:durableId="25AF7F44" w16cex:dateUtc="2022-02-10T10:10:00Z"/>
  <w16cex:commentExtensible w16cex:durableId="25B13FB9" w16cex:dateUtc="2022-02-11T18:04:00Z"/>
  <w16cex:commentExtensible w16cex:durableId="25AF7D9A" w16cex:dateUtc="2022-02-10T10:03:00Z"/>
  <w16cex:commentExtensible w16cex:durableId="25AF7DC8" w16cex:dateUtc="2022-02-10T10:04:00Z"/>
  <w16cex:commentExtensible w16cex:durableId="25B4A853" w16cex:dateUtc="2022-02-14T08:07:00Z"/>
  <w16cex:commentExtensible w16cex:durableId="25AF7E6A" w16cex:dateUtc="2022-02-10T10:07:00Z"/>
  <w16cex:commentExtensible w16cex:durableId="25B26D09" w16cex:dateUtc="2022-02-12T15:29:00Z"/>
  <w16cex:commentExtensible w16cex:durableId="25B14044" w16cex:dateUtc="2022-02-11T18:06:00Z"/>
  <w16cex:commentExtensible w16cex:durableId="2611490B" w16cex:dateUtc="2022-04-25T13:21:00Z"/>
  <w16cex:commentExtensible w16cex:durableId="25AF7AFE" w16cex:dateUtc="2022-02-10T09:52:00Z"/>
  <w16cex:commentExtensible w16cex:durableId="25B135F2" w16cex:dateUtc="2022-02-11T17:22:00Z"/>
  <w16cex:commentExtensible w16cex:durableId="25AF7CB0" w16cex:dateUtc="2022-02-10T09:59:00Z"/>
  <w16cex:commentExtensible w16cex:durableId="25B1381C" w16cex:dateUtc="2022-02-11T17:31:00Z"/>
  <w16cex:commentExtensible w16cex:durableId="25AF7656" w16cex:dateUtc="2022-02-10T09:32:00Z"/>
  <w16cex:commentExtensible w16cex:durableId="25B141EC" w16cex:dateUtc="2022-02-11T18:13:00Z"/>
  <w16cex:commentExtensible w16cex:durableId="25AF8374" w16cex:dateUtc="2022-02-10T10:28:00Z"/>
  <w16cex:commentExtensible w16cex:durableId="25AF83A3" w16cex:dateUtc="2022-02-10T10:29:00Z"/>
  <w16cex:commentExtensible w16cex:durableId="25B114D6" w16cex:dateUtc="2022-02-11T15:01:00Z"/>
  <w16cex:commentExtensible w16cex:durableId="25AF5811" w16cex:dateUtc="2022-02-10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1E710A" w16cid:durableId="262CDDD2"/>
  <w16cid:commentId w16cid:paraId="44E3687F" w16cid:durableId="262CDDD1"/>
  <w16cid:commentId w16cid:paraId="632C9E23" w16cid:durableId="262CDDD0"/>
  <w16cid:commentId w16cid:paraId="66D055D9" w16cid:durableId="25AF6384"/>
  <w16cid:commentId w16cid:paraId="52C3834B" w16cid:durableId="25AF6513"/>
  <w16cid:commentId w16cid:paraId="3190AC5D" w16cid:durableId="25B4AC6D"/>
  <w16cid:commentId w16cid:paraId="08ABE3E7" w16cid:durableId="261400FB"/>
  <w16cid:commentId w16cid:paraId="7B60CCCA" w16cid:durableId="25AF759E"/>
  <w16cid:commentId w16cid:paraId="6161E42F" w16cid:durableId="25AF75C7"/>
  <w16cid:commentId w16cid:paraId="699817A3" w16cid:durableId="25AF734A"/>
  <w16cid:commentId w16cid:paraId="33BEFE89" w16cid:durableId="25AF760B"/>
  <w16cid:commentId w16cid:paraId="084C1058" w16cid:durableId="25AF7876"/>
  <w16cid:commentId w16cid:paraId="4FD16ACE" w16cid:durableId="25AF7CEE"/>
  <w16cid:commentId w16cid:paraId="61C650C1" w16cid:durableId="25AF7AA3"/>
  <w16cid:commentId w16cid:paraId="68E0A3A1" w16cid:durableId="25AF79CA"/>
  <w16cid:commentId w16cid:paraId="5C6BDA03" w16cid:durableId="25AF7EA7"/>
  <w16cid:commentId w16cid:paraId="30978F57" w16cid:durableId="25AF7F44"/>
  <w16cid:commentId w16cid:paraId="4162C5D0" w16cid:durableId="25B13FB9"/>
  <w16cid:commentId w16cid:paraId="054B81CD" w16cid:durableId="25AF7D9A"/>
  <w16cid:commentId w16cid:paraId="3CBF42A8" w16cid:durableId="25AF7DC8"/>
  <w16cid:commentId w16cid:paraId="106CEED1" w16cid:durableId="25B4A853"/>
  <w16cid:commentId w16cid:paraId="3E127BDA" w16cid:durableId="25AF7E6A"/>
  <w16cid:commentId w16cid:paraId="66262F50" w16cid:durableId="25B26D09"/>
  <w16cid:commentId w16cid:paraId="61F1F716" w16cid:durableId="25B14044"/>
  <w16cid:commentId w16cid:paraId="58E53EB3" w16cid:durableId="2611490B"/>
  <w16cid:commentId w16cid:paraId="76362E28" w16cid:durableId="25AF7AFE"/>
  <w16cid:commentId w16cid:paraId="45DF724E" w16cid:durableId="25B135F2"/>
  <w16cid:commentId w16cid:paraId="10A145A5" w16cid:durableId="25AF7CB0"/>
  <w16cid:commentId w16cid:paraId="09618F48" w16cid:durableId="25B1381C"/>
  <w16cid:commentId w16cid:paraId="4B223BC7" w16cid:durableId="25AF7656"/>
  <w16cid:commentId w16cid:paraId="7B5C13C9" w16cid:durableId="25B141EC"/>
  <w16cid:commentId w16cid:paraId="167005B3" w16cid:durableId="25AF8374"/>
  <w16cid:commentId w16cid:paraId="62976B48" w16cid:durableId="25AF83A3"/>
  <w16cid:commentId w16cid:paraId="65FB9F64" w16cid:durableId="25B114D6"/>
  <w16cid:commentId w16cid:paraId="011EB14C" w16cid:durableId="25AF58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EFE43" w14:textId="77777777" w:rsidR="005C37B6" w:rsidRDefault="005C37B6" w:rsidP="008935D2">
      <w:pPr>
        <w:spacing w:before="0" w:after="0" w:line="240" w:lineRule="auto"/>
      </w:pPr>
      <w:r>
        <w:separator/>
      </w:r>
    </w:p>
  </w:endnote>
  <w:endnote w:type="continuationSeparator" w:id="0">
    <w:p w14:paraId="682E6A7D" w14:textId="77777777" w:rsidR="005C37B6" w:rsidRDefault="005C37B6"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277DA" w14:textId="77777777" w:rsidR="005C37B6" w:rsidRDefault="005C37B6" w:rsidP="008935D2">
      <w:pPr>
        <w:spacing w:before="0" w:after="0" w:line="240" w:lineRule="auto"/>
      </w:pPr>
      <w:r>
        <w:separator/>
      </w:r>
    </w:p>
  </w:footnote>
  <w:footnote w:type="continuationSeparator" w:id="0">
    <w:p w14:paraId="21EB3043" w14:textId="77777777" w:rsidR="005C37B6" w:rsidRDefault="005C37B6"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8"/>
  </w:num>
  <w:num w:numId="2" w16cid:durableId="1880782683">
    <w:abstractNumId w:val="6"/>
  </w:num>
  <w:num w:numId="3" w16cid:durableId="533079950">
    <w:abstractNumId w:val="7"/>
  </w:num>
  <w:num w:numId="4" w16cid:durableId="1226335381">
    <w:abstractNumId w:val="3"/>
  </w:num>
  <w:num w:numId="5" w16cid:durableId="291179654">
    <w:abstractNumId w:val="11"/>
  </w:num>
  <w:num w:numId="6" w16cid:durableId="2108695903">
    <w:abstractNumId w:val="16"/>
  </w:num>
  <w:num w:numId="7" w16cid:durableId="1475026428">
    <w:abstractNumId w:val="5"/>
  </w:num>
  <w:num w:numId="8" w16cid:durableId="1658460593">
    <w:abstractNumId w:val="2"/>
  </w:num>
  <w:num w:numId="9" w16cid:durableId="1484814657">
    <w:abstractNumId w:val="1"/>
  </w:num>
  <w:num w:numId="10" w16cid:durableId="72119506">
    <w:abstractNumId w:val="13"/>
  </w:num>
  <w:num w:numId="11" w16cid:durableId="1178497569">
    <w:abstractNumId w:val="20"/>
  </w:num>
  <w:num w:numId="12" w16cid:durableId="908537516">
    <w:abstractNumId w:val="4"/>
  </w:num>
  <w:num w:numId="13" w16cid:durableId="1502544155">
    <w:abstractNumId w:val="15"/>
  </w:num>
  <w:num w:numId="14" w16cid:durableId="422603790">
    <w:abstractNumId w:val="10"/>
  </w:num>
  <w:num w:numId="15" w16cid:durableId="311983017">
    <w:abstractNumId w:val="9"/>
  </w:num>
  <w:num w:numId="16" w16cid:durableId="1961717630">
    <w:abstractNumId w:val="12"/>
  </w:num>
  <w:num w:numId="17" w16cid:durableId="714086047">
    <w:abstractNumId w:val="17"/>
  </w:num>
  <w:num w:numId="18" w16cid:durableId="413357383">
    <w:abstractNumId w:val="19"/>
  </w:num>
  <w:num w:numId="19" w16cid:durableId="1161963966">
    <w:abstractNumId w:val="14"/>
  </w:num>
  <w:num w:numId="20" w16cid:durableId="1839030480">
    <w:abstractNumId w:val="18"/>
  </w:num>
  <w:num w:numId="21" w16cid:durableId="1148744434">
    <w:abstractNumId w:val="0"/>
  </w:num>
  <w:num w:numId="22" w16cid:durableId="49718717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iver Aasmets">
    <w15:presenceInfo w15:providerId="AD" w15:userId="S::oliver17@ut.ee::0876d907-2eef-4095-b0c3-bd54b9f5b203"/>
  </w15:person>
  <w15:person w15:author="Jennifer Neumaier">
    <w15:presenceInfo w15:providerId="Windows Live" w15:userId="8a9c6d71be663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200A1"/>
    <w:rsid w:val="00020931"/>
    <w:rsid w:val="000216E6"/>
    <w:rsid w:val="00021C2C"/>
    <w:rsid w:val="000220FD"/>
    <w:rsid w:val="0002284A"/>
    <w:rsid w:val="00024FEE"/>
    <w:rsid w:val="00025459"/>
    <w:rsid w:val="00025FB4"/>
    <w:rsid w:val="000276CC"/>
    <w:rsid w:val="00032877"/>
    <w:rsid w:val="00033094"/>
    <w:rsid w:val="00033F23"/>
    <w:rsid w:val="00044266"/>
    <w:rsid w:val="00044E7A"/>
    <w:rsid w:val="00044FB6"/>
    <w:rsid w:val="000533DA"/>
    <w:rsid w:val="000550A2"/>
    <w:rsid w:val="00055A65"/>
    <w:rsid w:val="00055D20"/>
    <w:rsid w:val="00056869"/>
    <w:rsid w:val="000625A3"/>
    <w:rsid w:val="000627E1"/>
    <w:rsid w:val="00062C29"/>
    <w:rsid w:val="000632A0"/>
    <w:rsid w:val="00067FC4"/>
    <w:rsid w:val="000721BE"/>
    <w:rsid w:val="00073D69"/>
    <w:rsid w:val="00074843"/>
    <w:rsid w:val="00074CD7"/>
    <w:rsid w:val="000752A8"/>
    <w:rsid w:val="00076154"/>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6B08"/>
    <w:rsid w:val="00107625"/>
    <w:rsid w:val="00110272"/>
    <w:rsid w:val="0011126B"/>
    <w:rsid w:val="001118FA"/>
    <w:rsid w:val="001123C6"/>
    <w:rsid w:val="00117CA7"/>
    <w:rsid w:val="00120174"/>
    <w:rsid w:val="00121386"/>
    <w:rsid w:val="00121552"/>
    <w:rsid w:val="00122024"/>
    <w:rsid w:val="00123E29"/>
    <w:rsid w:val="00124111"/>
    <w:rsid w:val="00127A8E"/>
    <w:rsid w:val="00130178"/>
    <w:rsid w:val="00130EA2"/>
    <w:rsid w:val="00131550"/>
    <w:rsid w:val="0013319F"/>
    <w:rsid w:val="001349FA"/>
    <w:rsid w:val="00134A49"/>
    <w:rsid w:val="00136FC7"/>
    <w:rsid w:val="00140537"/>
    <w:rsid w:val="00143155"/>
    <w:rsid w:val="00144DEE"/>
    <w:rsid w:val="00146BF6"/>
    <w:rsid w:val="0015013F"/>
    <w:rsid w:val="00151BD4"/>
    <w:rsid w:val="001523A1"/>
    <w:rsid w:val="00152730"/>
    <w:rsid w:val="001537E4"/>
    <w:rsid w:val="00153E82"/>
    <w:rsid w:val="0016091C"/>
    <w:rsid w:val="00161257"/>
    <w:rsid w:val="001656C1"/>
    <w:rsid w:val="0016587F"/>
    <w:rsid w:val="001671F9"/>
    <w:rsid w:val="00170042"/>
    <w:rsid w:val="0017049F"/>
    <w:rsid w:val="001727D9"/>
    <w:rsid w:val="00176A38"/>
    <w:rsid w:val="001772A2"/>
    <w:rsid w:val="001808F0"/>
    <w:rsid w:val="00181763"/>
    <w:rsid w:val="00181BA5"/>
    <w:rsid w:val="00183548"/>
    <w:rsid w:val="00183FF6"/>
    <w:rsid w:val="001904AA"/>
    <w:rsid w:val="001921C0"/>
    <w:rsid w:val="001947B4"/>
    <w:rsid w:val="001A17EF"/>
    <w:rsid w:val="001A19B2"/>
    <w:rsid w:val="001A3429"/>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F20"/>
    <w:rsid w:val="001C72DB"/>
    <w:rsid w:val="001D1657"/>
    <w:rsid w:val="001D423D"/>
    <w:rsid w:val="001E02F4"/>
    <w:rsid w:val="001E309B"/>
    <w:rsid w:val="001E3FC6"/>
    <w:rsid w:val="001E5FEC"/>
    <w:rsid w:val="001E67ED"/>
    <w:rsid w:val="001F2096"/>
    <w:rsid w:val="00200EC7"/>
    <w:rsid w:val="00201B68"/>
    <w:rsid w:val="00204BF3"/>
    <w:rsid w:val="002060FB"/>
    <w:rsid w:val="002075D1"/>
    <w:rsid w:val="0021039B"/>
    <w:rsid w:val="002135A6"/>
    <w:rsid w:val="00213DFE"/>
    <w:rsid w:val="00214DAA"/>
    <w:rsid w:val="002204F4"/>
    <w:rsid w:val="00221BAE"/>
    <w:rsid w:val="002222D2"/>
    <w:rsid w:val="00224965"/>
    <w:rsid w:val="002258F5"/>
    <w:rsid w:val="00225A7C"/>
    <w:rsid w:val="00226CCD"/>
    <w:rsid w:val="0023278C"/>
    <w:rsid w:val="00233257"/>
    <w:rsid w:val="002455FB"/>
    <w:rsid w:val="00245E69"/>
    <w:rsid w:val="00247D1B"/>
    <w:rsid w:val="002507FF"/>
    <w:rsid w:val="00252143"/>
    <w:rsid w:val="002523BB"/>
    <w:rsid w:val="00252A6F"/>
    <w:rsid w:val="00255A8C"/>
    <w:rsid w:val="00257DA9"/>
    <w:rsid w:val="00261748"/>
    <w:rsid w:val="0026279E"/>
    <w:rsid w:val="00262D18"/>
    <w:rsid w:val="00263958"/>
    <w:rsid w:val="00267306"/>
    <w:rsid w:val="00270705"/>
    <w:rsid w:val="00270F16"/>
    <w:rsid w:val="002734CD"/>
    <w:rsid w:val="00275C66"/>
    <w:rsid w:val="00275E8D"/>
    <w:rsid w:val="0028026F"/>
    <w:rsid w:val="00284F8B"/>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141C"/>
    <w:rsid w:val="002B19C9"/>
    <w:rsid w:val="002B1E6A"/>
    <w:rsid w:val="002B20EF"/>
    <w:rsid w:val="002B2C1A"/>
    <w:rsid w:val="002B3702"/>
    <w:rsid w:val="002B418A"/>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F14F3"/>
    <w:rsid w:val="002F1CD3"/>
    <w:rsid w:val="00300D52"/>
    <w:rsid w:val="003160E8"/>
    <w:rsid w:val="00320A3F"/>
    <w:rsid w:val="0032238F"/>
    <w:rsid w:val="003246D5"/>
    <w:rsid w:val="00324B16"/>
    <w:rsid w:val="00324C65"/>
    <w:rsid w:val="003254BD"/>
    <w:rsid w:val="003260E6"/>
    <w:rsid w:val="00331778"/>
    <w:rsid w:val="003318BC"/>
    <w:rsid w:val="00333010"/>
    <w:rsid w:val="003342CE"/>
    <w:rsid w:val="00334D28"/>
    <w:rsid w:val="00336583"/>
    <w:rsid w:val="003369C0"/>
    <w:rsid w:val="003370A9"/>
    <w:rsid w:val="003440BB"/>
    <w:rsid w:val="00345329"/>
    <w:rsid w:val="00346FE3"/>
    <w:rsid w:val="00350C1A"/>
    <w:rsid w:val="0035141D"/>
    <w:rsid w:val="00353D81"/>
    <w:rsid w:val="00363697"/>
    <w:rsid w:val="00364E78"/>
    <w:rsid w:val="00366821"/>
    <w:rsid w:val="0036774D"/>
    <w:rsid w:val="00367F1A"/>
    <w:rsid w:val="003707CD"/>
    <w:rsid w:val="00371BC8"/>
    <w:rsid w:val="003767B1"/>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43D7"/>
    <w:rsid w:val="003B56C1"/>
    <w:rsid w:val="003B7297"/>
    <w:rsid w:val="003C12D7"/>
    <w:rsid w:val="003C131C"/>
    <w:rsid w:val="003C272E"/>
    <w:rsid w:val="003C535B"/>
    <w:rsid w:val="003C5574"/>
    <w:rsid w:val="003D179C"/>
    <w:rsid w:val="003D1927"/>
    <w:rsid w:val="003D20CC"/>
    <w:rsid w:val="003D4E41"/>
    <w:rsid w:val="003D5740"/>
    <w:rsid w:val="003E311B"/>
    <w:rsid w:val="003E38A0"/>
    <w:rsid w:val="003E455B"/>
    <w:rsid w:val="003F0ED1"/>
    <w:rsid w:val="003F1B1C"/>
    <w:rsid w:val="003F1D67"/>
    <w:rsid w:val="003F28E8"/>
    <w:rsid w:val="003F2EF1"/>
    <w:rsid w:val="003F34C9"/>
    <w:rsid w:val="003F4824"/>
    <w:rsid w:val="003F5A00"/>
    <w:rsid w:val="003F5B8F"/>
    <w:rsid w:val="003F6584"/>
    <w:rsid w:val="003F6D71"/>
    <w:rsid w:val="003F6E93"/>
    <w:rsid w:val="00400081"/>
    <w:rsid w:val="00400148"/>
    <w:rsid w:val="0040199C"/>
    <w:rsid w:val="004037BA"/>
    <w:rsid w:val="00403851"/>
    <w:rsid w:val="00404719"/>
    <w:rsid w:val="00404DDB"/>
    <w:rsid w:val="00406104"/>
    <w:rsid w:val="00406264"/>
    <w:rsid w:val="004175A1"/>
    <w:rsid w:val="004213CA"/>
    <w:rsid w:val="0042156A"/>
    <w:rsid w:val="0042179E"/>
    <w:rsid w:val="00425648"/>
    <w:rsid w:val="00426776"/>
    <w:rsid w:val="00426E94"/>
    <w:rsid w:val="00430563"/>
    <w:rsid w:val="0043066C"/>
    <w:rsid w:val="00434630"/>
    <w:rsid w:val="00435F86"/>
    <w:rsid w:val="00436EC8"/>
    <w:rsid w:val="00444030"/>
    <w:rsid w:val="00444372"/>
    <w:rsid w:val="00445961"/>
    <w:rsid w:val="0044637D"/>
    <w:rsid w:val="0044659F"/>
    <w:rsid w:val="00446BD8"/>
    <w:rsid w:val="00446BF9"/>
    <w:rsid w:val="00450E52"/>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27B6"/>
    <w:rsid w:val="00492A4E"/>
    <w:rsid w:val="00494CCB"/>
    <w:rsid w:val="00497731"/>
    <w:rsid w:val="004A1DE6"/>
    <w:rsid w:val="004A250C"/>
    <w:rsid w:val="004A4E75"/>
    <w:rsid w:val="004A50BB"/>
    <w:rsid w:val="004B239D"/>
    <w:rsid w:val="004B288C"/>
    <w:rsid w:val="004B3883"/>
    <w:rsid w:val="004B4D31"/>
    <w:rsid w:val="004B53FC"/>
    <w:rsid w:val="004C1252"/>
    <w:rsid w:val="004C17A9"/>
    <w:rsid w:val="004C1F7F"/>
    <w:rsid w:val="004C5B68"/>
    <w:rsid w:val="004C5EC1"/>
    <w:rsid w:val="004C62EE"/>
    <w:rsid w:val="004C7C6B"/>
    <w:rsid w:val="004D0C90"/>
    <w:rsid w:val="004D22FB"/>
    <w:rsid w:val="004D2CE5"/>
    <w:rsid w:val="004D53E9"/>
    <w:rsid w:val="004D725B"/>
    <w:rsid w:val="004E2A41"/>
    <w:rsid w:val="004E4D4A"/>
    <w:rsid w:val="004E5FCA"/>
    <w:rsid w:val="004F1551"/>
    <w:rsid w:val="004F28FD"/>
    <w:rsid w:val="004F298A"/>
    <w:rsid w:val="004F4BD7"/>
    <w:rsid w:val="004F61BA"/>
    <w:rsid w:val="004F7DA9"/>
    <w:rsid w:val="005016B5"/>
    <w:rsid w:val="00502DEB"/>
    <w:rsid w:val="00507B81"/>
    <w:rsid w:val="005101F7"/>
    <w:rsid w:val="00510E53"/>
    <w:rsid w:val="0051128A"/>
    <w:rsid w:val="005121CF"/>
    <w:rsid w:val="00512C23"/>
    <w:rsid w:val="00515316"/>
    <w:rsid w:val="005165F0"/>
    <w:rsid w:val="00517B19"/>
    <w:rsid w:val="00520C31"/>
    <w:rsid w:val="00521482"/>
    <w:rsid w:val="00522DBC"/>
    <w:rsid w:val="005230CB"/>
    <w:rsid w:val="00527F2F"/>
    <w:rsid w:val="00531027"/>
    <w:rsid w:val="0053155D"/>
    <w:rsid w:val="00531893"/>
    <w:rsid w:val="00533D9A"/>
    <w:rsid w:val="005358B8"/>
    <w:rsid w:val="00536BFA"/>
    <w:rsid w:val="00536E24"/>
    <w:rsid w:val="0053791F"/>
    <w:rsid w:val="00537E92"/>
    <w:rsid w:val="00543A87"/>
    <w:rsid w:val="00545048"/>
    <w:rsid w:val="0054683A"/>
    <w:rsid w:val="00546E05"/>
    <w:rsid w:val="00550490"/>
    <w:rsid w:val="00554E28"/>
    <w:rsid w:val="00565D45"/>
    <w:rsid w:val="00566553"/>
    <w:rsid w:val="005671D7"/>
    <w:rsid w:val="00570AC5"/>
    <w:rsid w:val="00571326"/>
    <w:rsid w:val="00574DFE"/>
    <w:rsid w:val="005760C5"/>
    <w:rsid w:val="00576202"/>
    <w:rsid w:val="005816D0"/>
    <w:rsid w:val="005852CC"/>
    <w:rsid w:val="005900A0"/>
    <w:rsid w:val="0059030E"/>
    <w:rsid w:val="00595C96"/>
    <w:rsid w:val="0059632C"/>
    <w:rsid w:val="00597303"/>
    <w:rsid w:val="00597CCB"/>
    <w:rsid w:val="005A2F81"/>
    <w:rsid w:val="005B0AFC"/>
    <w:rsid w:val="005B108D"/>
    <w:rsid w:val="005B13C5"/>
    <w:rsid w:val="005B1ECC"/>
    <w:rsid w:val="005B29A1"/>
    <w:rsid w:val="005B4C19"/>
    <w:rsid w:val="005B5AE6"/>
    <w:rsid w:val="005B6CD9"/>
    <w:rsid w:val="005C0B90"/>
    <w:rsid w:val="005C1A7A"/>
    <w:rsid w:val="005C37B6"/>
    <w:rsid w:val="005C6521"/>
    <w:rsid w:val="005C70E1"/>
    <w:rsid w:val="005D1A91"/>
    <w:rsid w:val="005D1C49"/>
    <w:rsid w:val="005D41F2"/>
    <w:rsid w:val="005D5272"/>
    <w:rsid w:val="005D7D27"/>
    <w:rsid w:val="005E2D42"/>
    <w:rsid w:val="005E3A8C"/>
    <w:rsid w:val="005E52C3"/>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5AB3"/>
    <w:rsid w:val="00636A38"/>
    <w:rsid w:val="00637DA6"/>
    <w:rsid w:val="00643FBE"/>
    <w:rsid w:val="00645049"/>
    <w:rsid w:val="00646F79"/>
    <w:rsid w:val="00647C9B"/>
    <w:rsid w:val="0065016D"/>
    <w:rsid w:val="00651910"/>
    <w:rsid w:val="00651CE1"/>
    <w:rsid w:val="006526F8"/>
    <w:rsid w:val="00654726"/>
    <w:rsid w:val="00661F98"/>
    <w:rsid w:val="0066212F"/>
    <w:rsid w:val="00662B0A"/>
    <w:rsid w:val="00662CB0"/>
    <w:rsid w:val="006632DC"/>
    <w:rsid w:val="00665AD9"/>
    <w:rsid w:val="00666182"/>
    <w:rsid w:val="00667D79"/>
    <w:rsid w:val="0067088B"/>
    <w:rsid w:val="006709F0"/>
    <w:rsid w:val="00673DC6"/>
    <w:rsid w:val="0067449F"/>
    <w:rsid w:val="006749C2"/>
    <w:rsid w:val="00675E30"/>
    <w:rsid w:val="00677954"/>
    <w:rsid w:val="00681BE3"/>
    <w:rsid w:val="00683662"/>
    <w:rsid w:val="006908EF"/>
    <w:rsid w:val="00694307"/>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C1918"/>
    <w:rsid w:val="006D00F9"/>
    <w:rsid w:val="006D18D4"/>
    <w:rsid w:val="006D2D5E"/>
    <w:rsid w:val="006D317B"/>
    <w:rsid w:val="006D68F0"/>
    <w:rsid w:val="006D6A91"/>
    <w:rsid w:val="006D71E3"/>
    <w:rsid w:val="006E16CE"/>
    <w:rsid w:val="006E1877"/>
    <w:rsid w:val="006E2124"/>
    <w:rsid w:val="006E300F"/>
    <w:rsid w:val="006E74DB"/>
    <w:rsid w:val="006F1D3F"/>
    <w:rsid w:val="006F1E48"/>
    <w:rsid w:val="006F3960"/>
    <w:rsid w:val="006F47C2"/>
    <w:rsid w:val="006F591B"/>
    <w:rsid w:val="007003DC"/>
    <w:rsid w:val="0070124F"/>
    <w:rsid w:val="007034B4"/>
    <w:rsid w:val="00706F87"/>
    <w:rsid w:val="00707F7C"/>
    <w:rsid w:val="0071309B"/>
    <w:rsid w:val="00713DD0"/>
    <w:rsid w:val="00713EB1"/>
    <w:rsid w:val="0071619F"/>
    <w:rsid w:val="00717CBA"/>
    <w:rsid w:val="00720BDC"/>
    <w:rsid w:val="00722306"/>
    <w:rsid w:val="007232CC"/>
    <w:rsid w:val="00723753"/>
    <w:rsid w:val="00723B9E"/>
    <w:rsid w:val="00725640"/>
    <w:rsid w:val="00730655"/>
    <w:rsid w:val="00733812"/>
    <w:rsid w:val="007356A0"/>
    <w:rsid w:val="00735AF1"/>
    <w:rsid w:val="00736E79"/>
    <w:rsid w:val="00740857"/>
    <w:rsid w:val="00740DCD"/>
    <w:rsid w:val="00741AAC"/>
    <w:rsid w:val="00742628"/>
    <w:rsid w:val="007608F1"/>
    <w:rsid w:val="00761792"/>
    <w:rsid w:val="007653E1"/>
    <w:rsid w:val="0076590C"/>
    <w:rsid w:val="00765D13"/>
    <w:rsid w:val="007700FC"/>
    <w:rsid w:val="007742CA"/>
    <w:rsid w:val="00775B1E"/>
    <w:rsid w:val="0077671B"/>
    <w:rsid w:val="00776B4A"/>
    <w:rsid w:val="00780FED"/>
    <w:rsid w:val="00781163"/>
    <w:rsid w:val="00782F58"/>
    <w:rsid w:val="00784004"/>
    <w:rsid w:val="007845C5"/>
    <w:rsid w:val="00785D65"/>
    <w:rsid w:val="0079172C"/>
    <w:rsid w:val="007959C3"/>
    <w:rsid w:val="007A19F8"/>
    <w:rsid w:val="007A1CED"/>
    <w:rsid w:val="007A1CF3"/>
    <w:rsid w:val="007A5B0F"/>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94B"/>
    <w:rsid w:val="007C7F6C"/>
    <w:rsid w:val="007D3538"/>
    <w:rsid w:val="007D3826"/>
    <w:rsid w:val="007E226E"/>
    <w:rsid w:val="007E3C6B"/>
    <w:rsid w:val="007F03F2"/>
    <w:rsid w:val="007F48E2"/>
    <w:rsid w:val="007F651B"/>
    <w:rsid w:val="007F7682"/>
    <w:rsid w:val="007F7739"/>
    <w:rsid w:val="00801C8C"/>
    <w:rsid w:val="008029FB"/>
    <w:rsid w:val="0080451B"/>
    <w:rsid w:val="008073F3"/>
    <w:rsid w:val="008110E4"/>
    <w:rsid w:val="00811F09"/>
    <w:rsid w:val="0081264D"/>
    <w:rsid w:val="008127D2"/>
    <w:rsid w:val="00820362"/>
    <w:rsid w:val="008207EC"/>
    <w:rsid w:val="00820C56"/>
    <w:rsid w:val="00821C32"/>
    <w:rsid w:val="00821EDF"/>
    <w:rsid w:val="00823EB6"/>
    <w:rsid w:val="008256DF"/>
    <w:rsid w:val="00827761"/>
    <w:rsid w:val="008324C2"/>
    <w:rsid w:val="008328A4"/>
    <w:rsid w:val="00836C11"/>
    <w:rsid w:val="008412AD"/>
    <w:rsid w:val="0084191D"/>
    <w:rsid w:val="0084667F"/>
    <w:rsid w:val="00862D92"/>
    <w:rsid w:val="00863151"/>
    <w:rsid w:val="00863418"/>
    <w:rsid w:val="008640A3"/>
    <w:rsid w:val="0086734E"/>
    <w:rsid w:val="008719CB"/>
    <w:rsid w:val="00874BB4"/>
    <w:rsid w:val="00875154"/>
    <w:rsid w:val="008774A3"/>
    <w:rsid w:val="0087765B"/>
    <w:rsid w:val="00881C3B"/>
    <w:rsid w:val="00881DD8"/>
    <w:rsid w:val="0088200A"/>
    <w:rsid w:val="00885F80"/>
    <w:rsid w:val="00886E02"/>
    <w:rsid w:val="00890B32"/>
    <w:rsid w:val="00892EC2"/>
    <w:rsid w:val="008935D2"/>
    <w:rsid w:val="00894DAB"/>
    <w:rsid w:val="008A0B1F"/>
    <w:rsid w:val="008A65C8"/>
    <w:rsid w:val="008A6E79"/>
    <w:rsid w:val="008A7896"/>
    <w:rsid w:val="008A7F2E"/>
    <w:rsid w:val="008B11BC"/>
    <w:rsid w:val="008B1487"/>
    <w:rsid w:val="008B25DE"/>
    <w:rsid w:val="008B42E5"/>
    <w:rsid w:val="008B69F3"/>
    <w:rsid w:val="008C1911"/>
    <w:rsid w:val="008C19C4"/>
    <w:rsid w:val="008C1C9C"/>
    <w:rsid w:val="008C2AA7"/>
    <w:rsid w:val="008C3501"/>
    <w:rsid w:val="008C357B"/>
    <w:rsid w:val="008C4003"/>
    <w:rsid w:val="008C7CF0"/>
    <w:rsid w:val="008D32C9"/>
    <w:rsid w:val="008D6C39"/>
    <w:rsid w:val="008E13FE"/>
    <w:rsid w:val="008E2A37"/>
    <w:rsid w:val="008E2F52"/>
    <w:rsid w:val="008E4F1B"/>
    <w:rsid w:val="008E5255"/>
    <w:rsid w:val="008E737A"/>
    <w:rsid w:val="008F0ED8"/>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14C1"/>
    <w:rsid w:val="00911F60"/>
    <w:rsid w:val="009129F1"/>
    <w:rsid w:val="00912D9D"/>
    <w:rsid w:val="0091642B"/>
    <w:rsid w:val="0091744B"/>
    <w:rsid w:val="009174B7"/>
    <w:rsid w:val="00917D2F"/>
    <w:rsid w:val="009208FE"/>
    <w:rsid w:val="00925378"/>
    <w:rsid w:val="00925FEB"/>
    <w:rsid w:val="00932FCD"/>
    <w:rsid w:val="00933C60"/>
    <w:rsid w:val="00935FBF"/>
    <w:rsid w:val="00935FF7"/>
    <w:rsid w:val="00936E66"/>
    <w:rsid w:val="00940AD1"/>
    <w:rsid w:val="00941D72"/>
    <w:rsid w:val="00943287"/>
    <w:rsid w:val="009433EB"/>
    <w:rsid w:val="0094420B"/>
    <w:rsid w:val="00947AE6"/>
    <w:rsid w:val="009501EF"/>
    <w:rsid w:val="0095312A"/>
    <w:rsid w:val="00954454"/>
    <w:rsid w:val="00956887"/>
    <w:rsid w:val="009621CF"/>
    <w:rsid w:val="00965A67"/>
    <w:rsid w:val="009674F1"/>
    <w:rsid w:val="00967FCC"/>
    <w:rsid w:val="00974741"/>
    <w:rsid w:val="00975290"/>
    <w:rsid w:val="009768F0"/>
    <w:rsid w:val="00976CE1"/>
    <w:rsid w:val="00977A86"/>
    <w:rsid w:val="00981F19"/>
    <w:rsid w:val="009843ED"/>
    <w:rsid w:val="00984735"/>
    <w:rsid w:val="0098574D"/>
    <w:rsid w:val="009868A4"/>
    <w:rsid w:val="00990206"/>
    <w:rsid w:val="00990CB3"/>
    <w:rsid w:val="009921CE"/>
    <w:rsid w:val="00992262"/>
    <w:rsid w:val="00993DEF"/>
    <w:rsid w:val="00994C3F"/>
    <w:rsid w:val="009977BB"/>
    <w:rsid w:val="00997F7B"/>
    <w:rsid w:val="009A61E1"/>
    <w:rsid w:val="009B2FB5"/>
    <w:rsid w:val="009B310B"/>
    <w:rsid w:val="009B3AAA"/>
    <w:rsid w:val="009B5A23"/>
    <w:rsid w:val="009C40FE"/>
    <w:rsid w:val="009C4802"/>
    <w:rsid w:val="009C6AF3"/>
    <w:rsid w:val="009C775B"/>
    <w:rsid w:val="009D0425"/>
    <w:rsid w:val="009D2EBE"/>
    <w:rsid w:val="009D5601"/>
    <w:rsid w:val="009D5ECF"/>
    <w:rsid w:val="009D77D6"/>
    <w:rsid w:val="009D7FB9"/>
    <w:rsid w:val="009E1356"/>
    <w:rsid w:val="009E2A98"/>
    <w:rsid w:val="009E3EF2"/>
    <w:rsid w:val="009E76F9"/>
    <w:rsid w:val="009F1502"/>
    <w:rsid w:val="009F30EB"/>
    <w:rsid w:val="009F32AE"/>
    <w:rsid w:val="009F4DA7"/>
    <w:rsid w:val="009F5339"/>
    <w:rsid w:val="009F575C"/>
    <w:rsid w:val="009F5D67"/>
    <w:rsid w:val="009F686F"/>
    <w:rsid w:val="009F7B08"/>
    <w:rsid w:val="00A00418"/>
    <w:rsid w:val="00A025FC"/>
    <w:rsid w:val="00A036EA"/>
    <w:rsid w:val="00A042D3"/>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17E7"/>
    <w:rsid w:val="00A52BCC"/>
    <w:rsid w:val="00A53C0A"/>
    <w:rsid w:val="00A53F9B"/>
    <w:rsid w:val="00A5494D"/>
    <w:rsid w:val="00A55711"/>
    <w:rsid w:val="00A6123F"/>
    <w:rsid w:val="00A67789"/>
    <w:rsid w:val="00A73F60"/>
    <w:rsid w:val="00A74A68"/>
    <w:rsid w:val="00A75DAC"/>
    <w:rsid w:val="00A81DDE"/>
    <w:rsid w:val="00A85486"/>
    <w:rsid w:val="00A87744"/>
    <w:rsid w:val="00A879AC"/>
    <w:rsid w:val="00A87B28"/>
    <w:rsid w:val="00A90245"/>
    <w:rsid w:val="00A90FA8"/>
    <w:rsid w:val="00A91575"/>
    <w:rsid w:val="00A935A1"/>
    <w:rsid w:val="00A942C4"/>
    <w:rsid w:val="00A971C3"/>
    <w:rsid w:val="00AA2825"/>
    <w:rsid w:val="00AA3645"/>
    <w:rsid w:val="00AA3915"/>
    <w:rsid w:val="00AA7D71"/>
    <w:rsid w:val="00AB12EA"/>
    <w:rsid w:val="00AB1410"/>
    <w:rsid w:val="00AB18DF"/>
    <w:rsid w:val="00AB3DE9"/>
    <w:rsid w:val="00AB4C3B"/>
    <w:rsid w:val="00AB5A38"/>
    <w:rsid w:val="00AC20A2"/>
    <w:rsid w:val="00AC3D08"/>
    <w:rsid w:val="00AC4B94"/>
    <w:rsid w:val="00AC67F0"/>
    <w:rsid w:val="00AC7AC7"/>
    <w:rsid w:val="00AD1A89"/>
    <w:rsid w:val="00AD3ECE"/>
    <w:rsid w:val="00AD4AE2"/>
    <w:rsid w:val="00AE2AFD"/>
    <w:rsid w:val="00AE3EC1"/>
    <w:rsid w:val="00AE42E2"/>
    <w:rsid w:val="00AE4A43"/>
    <w:rsid w:val="00AE601A"/>
    <w:rsid w:val="00AE60AB"/>
    <w:rsid w:val="00AE7CBD"/>
    <w:rsid w:val="00AF1964"/>
    <w:rsid w:val="00AF41E9"/>
    <w:rsid w:val="00AF4DBC"/>
    <w:rsid w:val="00AF6387"/>
    <w:rsid w:val="00AF64DD"/>
    <w:rsid w:val="00B04867"/>
    <w:rsid w:val="00B0541F"/>
    <w:rsid w:val="00B1037C"/>
    <w:rsid w:val="00B11BEC"/>
    <w:rsid w:val="00B14130"/>
    <w:rsid w:val="00B1653A"/>
    <w:rsid w:val="00B16E5E"/>
    <w:rsid w:val="00B17B65"/>
    <w:rsid w:val="00B17D30"/>
    <w:rsid w:val="00B17DFD"/>
    <w:rsid w:val="00B20294"/>
    <w:rsid w:val="00B20C54"/>
    <w:rsid w:val="00B20D8F"/>
    <w:rsid w:val="00B21160"/>
    <w:rsid w:val="00B2441A"/>
    <w:rsid w:val="00B255EC"/>
    <w:rsid w:val="00B26330"/>
    <w:rsid w:val="00B26435"/>
    <w:rsid w:val="00B31C02"/>
    <w:rsid w:val="00B323C5"/>
    <w:rsid w:val="00B32735"/>
    <w:rsid w:val="00B32C3D"/>
    <w:rsid w:val="00B33411"/>
    <w:rsid w:val="00B342F8"/>
    <w:rsid w:val="00B36859"/>
    <w:rsid w:val="00B44211"/>
    <w:rsid w:val="00B44E49"/>
    <w:rsid w:val="00B47E50"/>
    <w:rsid w:val="00B517CE"/>
    <w:rsid w:val="00B51DEE"/>
    <w:rsid w:val="00B54ABF"/>
    <w:rsid w:val="00B54D18"/>
    <w:rsid w:val="00B54D8B"/>
    <w:rsid w:val="00B54E7F"/>
    <w:rsid w:val="00B54EC8"/>
    <w:rsid w:val="00B56783"/>
    <w:rsid w:val="00B567E9"/>
    <w:rsid w:val="00B57D7A"/>
    <w:rsid w:val="00B61348"/>
    <w:rsid w:val="00B6140A"/>
    <w:rsid w:val="00B62E9F"/>
    <w:rsid w:val="00B6333D"/>
    <w:rsid w:val="00B647C9"/>
    <w:rsid w:val="00B669E9"/>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470B"/>
    <w:rsid w:val="00B96537"/>
    <w:rsid w:val="00BA066E"/>
    <w:rsid w:val="00BA1197"/>
    <w:rsid w:val="00BA1398"/>
    <w:rsid w:val="00BA2F51"/>
    <w:rsid w:val="00BA37E7"/>
    <w:rsid w:val="00BA3E98"/>
    <w:rsid w:val="00BA4810"/>
    <w:rsid w:val="00BA61B8"/>
    <w:rsid w:val="00BA746C"/>
    <w:rsid w:val="00BA74A1"/>
    <w:rsid w:val="00BB158A"/>
    <w:rsid w:val="00BB329C"/>
    <w:rsid w:val="00BB3E3D"/>
    <w:rsid w:val="00BB4930"/>
    <w:rsid w:val="00BB6A20"/>
    <w:rsid w:val="00BB6A25"/>
    <w:rsid w:val="00BC0753"/>
    <w:rsid w:val="00BC1E9C"/>
    <w:rsid w:val="00BC35BF"/>
    <w:rsid w:val="00BC3C33"/>
    <w:rsid w:val="00BC3D6D"/>
    <w:rsid w:val="00BC4403"/>
    <w:rsid w:val="00BC683E"/>
    <w:rsid w:val="00BC6BB9"/>
    <w:rsid w:val="00BC77F2"/>
    <w:rsid w:val="00BC7E78"/>
    <w:rsid w:val="00BD0577"/>
    <w:rsid w:val="00BD2E1A"/>
    <w:rsid w:val="00BD343D"/>
    <w:rsid w:val="00BD7415"/>
    <w:rsid w:val="00BD743A"/>
    <w:rsid w:val="00BE14D5"/>
    <w:rsid w:val="00BE3EFB"/>
    <w:rsid w:val="00BE5F3F"/>
    <w:rsid w:val="00BE7CBB"/>
    <w:rsid w:val="00BF2588"/>
    <w:rsid w:val="00BF3223"/>
    <w:rsid w:val="00BF3F17"/>
    <w:rsid w:val="00C00738"/>
    <w:rsid w:val="00C0120B"/>
    <w:rsid w:val="00C01298"/>
    <w:rsid w:val="00C05C0E"/>
    <w:rsid w:val="00C06D5B"/>
    <w:rsid w:val="00C07878"/>
    <w:rsid w:val="00C13005"/>
    <w:rsid w:val="00C15F3D"/>
    <w:rsid w:val="00C17E2F"/>
    <w:rsid w:val="00C26190"/>
    <w:rsid w:val="00C3096B"/>
    <w:rsid w:val="00C31371"/>
    <w:rsid w:val="00C31506"/>
    <w:rsid w:val="00C321C6"/>
    <w:rsid w:val="00C32761"/>
    <w:rsid w:val="00C33733"/>
    <w:rsid w:val="00C34113"/>
    <w:rsid w:val="00C34530"/>
    <w:rsid w:val="00C35583"/>
    <w:rsid w:val="00C378C3"/>
    <w:rsid w:val="00C40688"/>
    <w:rsid w:val="00C42441"/>
    <w:rsid w:val="00C46EFA"/>
    <w:rsid w:val="00C50AAF"/>
    <w:rsid w:val="00C50E3F"/>
    <w:rsid w:val="00C52B52"/>
    <w:rsid w:val="00C60222"/>
    <w:rsid w:val="00C6102C"/>
    <w:rsid w:val="00C63D55"/>
    <w:rsid w:val="00C63E12"/>
    <w:rsid w:val="00C64863"/>
    <w:rsid w:val="00C64ED9"/>
    <w:rsid w:val="00C66E68"/>
    <w:rsid w:val="00C7021B"/>
    <w:rsid w:val="00C703A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10EA"/>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CBE"/>
    <w:rsid w:val="00CF3279"/>
    <w:rsid w:val="00CF333C"/>
    <w:rsid w:val="00CF4421"/>
    <w:rsid w:val="00CF5607"/>
    <w:rsid w:val="00CF5BCD"/>
    <w:rsid w:val="00CF66D9"/>
    <w:rsid w:val="00CF7081"/>
    <w:rsid w:val="00CF70F8"/>
    <w:rsid w:val="00CF79D5"/>
    <w:rsid w:val="00D02D60"/>
    <w:rsid w:val="00D030EA"/>
    <w:rsid w:val="00D04D75"/>
    <w:rsid w:val="00D079B2"/>
    <w:rsid w:val="00D10C8E"/>
    <w:rsid w:val="00D12694"/>
    <w:rsid w:val="00D13D76"/>
    <w:rsid w:val="00D23A58"/>
    <w:rsid w:val="00D317A8"/>
    <w:rsid w:val="00D326C6"/>
    <w:rsid w:val="00D356DF"/>
    <w:rsid w:val="00D37C91"/>
    <w:rsid w:val="00D37E3B"/>
    <w:rsid w:val="00D40230"/>
    <w:rsid w:val="00D428DB"/>
    <w:rsid w:val="00D46651"/>
    <w:rsid w:val="00D468B5"/>
    <w:rsid w:val="00D46C5B"/>
    <w:rsid w:val="00D47A51"/>
    <w:rsid w:val="00D47C74"/>
    <w:rsid w:val="00D51102"/>
    <w:rsid w:val="00D516E2"/>
    <w:rsid w:val="00D54173"/>
    <w:rsid w:val="00D57733"/>
    <w:rsid w:val="00D60DC1"/>
    <w:rsid w:val="00D621E8"/>
    <w:rsid w:val="00D627AB"/>
    <w:rsid w:val="00D73866"/>
    <w:rsid w:val="00D7408E"/>
    <w:rsid w:val="00D75E82"/>
    <w:rsid w:val="00D825CA"/>
    <w:rsid w:val="00D83541"/>
    <w:rsid w:val="00D83DE9"/>
    <w:rsid w:val="00D854DF"/>
    <w:rsid w:val="00D86278"/>
    <w:rsid w:val="00D8672C"/>
    <w:rsid w:val="00D873B0"/>
    <w:rsid w:val="00D94F8E"/>
    <w:rsid w:val="00D95BC4"/>
    <w:rsid w:val="00D97C46"/>
    <w:rsid w:val="00DA1B14"/>
    <w:rsid w:val="00DA4B81"/>
    <w:rsid w:val="00DB1AA5"/>
    <w:rsid w:val="00DB3E75"/>
    <w:rsid w:val="00DB3FEA"/>
    <w:rsid w:val="00DB51B7"/>
    <w:rsid w:val="00DB73B1"/>
    <w:rsid w:val="00DB7E9D"/>
    <w:rsid w:val="00DC3540"/>
    <w:rsid w:val="00DC361E"/>
    <w:rsid w:val="00DC4C7B"/>
    <w:rsid w:val="00DC4D6C"/>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3D05"/>
    <w:rsid w:val="00DF741A"/>
    <w:rsid w:val="00E043CB"/>
    <w:rsid w:val="00E049AA"/>
    <w:rsid w:val="00E0646A"/>
    <w:rsid w:val="00E07164"/>
    <w:rsid w:val="00E07818"/>
    <w:rsid w:val="00E07AF5"/>
    <w:rsid w:val="00E1465B"/>
    <w:rsid w:val="00E1625D"/>
    <w:rsid w:val="00E167A6"/>
    <w:rsid w:val="00E16EBA"/>
    <w:rsid w:val="00E17A48"/>
    <w:rsid w:val="00E20185"/>
    <w:rsid w:val="00E21E40"/>
    <w:rsid w:val="00E263B7"/>
    <w:rsid w:val="00E26C37"/>
    <w:rsid w:val="00E3108C"/>
    <w:rsid w:val="00E408D6"/>
    <w:rsid w:val="00E41B4E"/>
    <w:rsid w:val="00E428BD"/>
    <w:rsid w:val="00E44825"/>
    <w:rsid w:val="00E4688C"/>
    <w:rsid w:val="00E50A52"/>
    <w:rsid w:val="00E51724"/>
    <w:rsid w:val="00E52DA3"/>
    <w:rsid w:val="00E53475"/>
    <w:rsid w:val="00E54589"/>
    <w:rsid w:val="00E60EF3"/>
    <w:rsid w:val="00E62AE6"/>
    <w:rsid w:val="00E675BB"/>
    <w:rsid w:val="00E7739C"/>
    <w:rsid w:val="00E81D6A"/>
    <w:rsid w:val="00E82092"/>
    <w:rsid w:val="00E82846"/>
    <w:rsid w:val="00E84C79"/>
    <w:rsid w:val="00E85B4A"/>
    <w:rsid w:val="00E8700D"/>
    <w:rsid w:val="00E90B72"/>
    <w:rsid w:val="00E945DA"/>
    <w:rsid w:val="00E94C06"/>
    <w:rsid w:val="00E95F83"/>
    <w:rsid w:val="00E9636E"/>
    <w:rsid w:val="00EA37C8"/>
    <w:rsid w:val="00EA7359"/>
    <w:rsid w:val="00EB2770"/>
    <w:rsid w:val="00EB4A32"/>
    <w:rsid w:val="00EB5066"/>
    <w:rsid w:val="00EB6FFC"/>
    <w:rsid w:val="00EB7171"/>
    <w:rsid w:val="00EB7D11"/>
    <w:rsid w:val="00EC0DAA"/>
    <w:rsid w:val="00EC14B7"/>
    <w:rsid w:val="00ED25B8"/>
    <w:rsid w:val="00ED43CF"/>
    <w:rsid w:val="00ED70DA"/>
    <w:rsid w:val="00EE07F4"/>
    <w:rsid w:val="00EE0CEA"/>
    <w:rsid w:val="00EE2E87"/>
    <w:rsid w:val="00EE4238"/>
    <w:rsid w:val="00EE48A6"/>
    <w:rsid w:val="00EE53D5"/>
    <w:rsid w:val="00EE6027"/>
    <w:rsid w:val="00EE731C"/>
    <w:rsid w:val="00EF0889"/>
    <w:rsid w:val="00EF12A4"/>
    <w:rsid w:val="00EF14C0"/>
    <w:rsid w:val="00EF2B38"/>
    <w:rsid w:val="00F0200C"/>
    <w:rsid w:val="00F0363B"/>
    <w:rsid w:val="00F0583A"/>
    <w:rsid w:val="00F06D0E"/>
    <w:rsid w:val="00F11E3C"/>
    <w:rsid w:val="00F13093"/>
    <w:rsid w:val="00F162F2"/>
    <w:rsid w:val="00F17AA5"/>
    <w:rsid w:val="00F2348C"/>
    <w:rsid w:val="00F2369B"/>
    <w:rsid w:val="00F25E0D"/>
    <w:rsid w:val="00F25FA8"/>
    <w:rsid w:val="00F27361"/>
    <w:rsid w:val="00F27BCF"/>
    <w:rsid w:val="00F313D1"/>
    <w:rsid w:val="00F32A4F"/>
    <w:rsid w:val="00F362D3"/>
    <w:rsid w:val="00F40234"/>
    <w:rsid w:val="00F405EB"/>
    <w:rsid w:val="00F44CE4"/>
    <w:rsid w:val="00F478F6"/>
    <w:rsid w:val="00F50AB1"/>
    <w:rsid w:val="00F51954"/>
    <w:rsid w:val="00F5329F"/>
    <w:rsid w:val="00F536DD"/>
    <w:rsid w:val="00F5515C"/>
    <w:rsid w:val="00F57962"/>
    <w:rsid w:val="00F60AC5"/>
    <w:rsid w:val="00F63237"/>
    <w:rsid w:val="00F644FF"/>
    <w:rsid w:val="00F65664"/>
    <w:rsid w:val="00F70222"/>
    <w:rsid w:val="00F722D3"/>
    <w:rsid w:val="00F732BA"/>
    <w:rsid w:val="00F73A0F"/>
    <w:rsid w:val="00F74341"/>
    <w:rsid w:val="00F80AFA"/>
    <w:rsid w:val="00F80D60"/>
    <w:rsid w:val="00F830A1"/>
    <w:rsid w:val="00F86B7D"/>
    <w:rsid w:val="00F86EDF"/>
    <w:rsid w:val="00F90C6B"/>
    <w:rsid w:val="00F922AB"/>
    <w:rsid w:val="00F92AC0"/>
    <w:rsid w:val="00F950AA"/>
    <w:rsid w:val="00F9522D"/>
    <w:rsid w:val="00F95BC9"/>
    <w:rsid w:val="00FA2C63"/>
    <w:rsid w:val="00FA732F"/>
    <w:rsid w:val="00FA75ED"/>
    <w:rsid w:val="00FA785C"/>
    <w:rsid w:val="00FB0277"/>
    <w:rsid w:val="00FB0F51"/>
    <w:rsid w:val="00FB30DD"/>
    <w:rsid w:val="00FB43DD"/>
    <w:rsid w:val="00FB458F"/>
    <w:rsid w:val="00FC12FB"/>
    <w:rsid w:val="00FC142F"/>
    <w:rsid w:val="00FC16C3"/>
    <w:rsid w:val="00FC1C21"/>
    <w:rsid w:val="00FC23D4"/>
    <w:rsid w:val="00FC2F45"/>
    <w:rsid w:val="00FC3B82"/>
    <w:rsid w:val="00FC5D9A"/>
    <w:rsid w:val="00FC6321"/>
    <w:rsid w:val="00FC7BAA"/>
    <w:rsid w:val="00FD2616"/>
    <w:rsid w:val="00FD47BA"/>
    <w:rsid w:val="00FD4C8F"/>
    <w:rsid w:val="00FD7EC7"/>
    <w:rsid w:val="00FE0639"/>
    <w:rsid w:val="00FE06BF"/>
    <w:rsid w:val="00FE2AC1"/>
    <w:rsid w:val="00FE597D"/>
    <w:rsid w:val="00FE69B4"/>
    <w:rsid w:val="00FE6F81"/>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cdnsciencepub.com/doi/10.1139/cjm-2015-0821" TargetMode="External"/><Relationship Id="rId1" Type="http://schemas.openxmlformats.org/officeDocument/2006/relationships/hyperlink" Target="https://cdnsciencepub.com/doi/10.1139/cjm-2015-0821"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towardsdatascience.com/overfitting-vs-underfitting-a-complete-example-d05dd7e19765" TargetMode="External"/><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hal.archives-ouvertes.fr/hal-03379935v2/document" TargetMode="External"/><Relationship Id="rId33" Type="http://schemas.openxmlformats.org/officeDocument/2006/relationships/header" Target="header2.xml"/><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961A8EDBC9F04FF1BDF17CE886C45E4A"/>
        <w:category>
          <w:name w:val="General"/>
          <w:gallery w:val="placeholder"/>
        </w:category>
        <w:types>
          <w:type w:val="bbPlcHdr"/>
        </w:types>
        <w:behaviors>
          <w:behavior w:val="content"/>
        </w:behaviors>
        <w:guid w:val="{DD6B9BCD-87A9-4085-8066-E7D5CC8BE8C0}"/>
      </w:docPartPr>
      <w:docPartBody>
        <w:p w:rsidR="004472CF" w:rsidRDefault="00197FE6" w:rsidP="00197FE6">
          <w:pPr>
            <w:pStyle w:val="961A8EDBC9F04FF1BDF17CE886C45E4A"/>
          </w:pPr>
          <w:r w:rsidRPr="0091209F">
            <w:rPr>
              <w:rStyle w:val="PlaceholderText"/>
            </w:rPr>
            <w:t>Click or tap here to enter text.</w:t>
          </w:r>
        </w:p>
      </w:docPartBody>
    </w:docPart>
    <w:docPart>
      <w:docPartPr>
        <w:name w:val="E2D9A3332A5A4DCE85394BC3136E7A80"/>
        <w:category>
          <w:name w:val="General"/>
          <w:gallery w:val="placeholder"/>
        </w:category>
        <w:types>
          <w:type w:val="bbPlcHdr"/>
        </w:types>
        <w:behaviors>
          <w:behavior w:val="content"/>
        </w:behaviors>
        <w:guid w:val="{0159B930-DB53-4405-A806-7C928BF90218}"/>
      </w:docPartPr>
      <w:docPartBody>
        <w:p w:rsidR="004472CF" w:rsidRDefault="00197FE6" w:rsidP="00197FE6">
          <w:pPr>
            <w:pStyle w:val="E2D9A3332A5A4DCE85394BC3136E7A80"/>
          </w:pPr>
          <w:r w:rsidRPr="0091209F">
            <w:rPr>
              <w:rStyle w:val="PlaceholderText"/>
            </w:rPr>
            <w:t>Click or tap here to enter text.</w:t>
          </w:r>
        </w:p>
      </w:docPartBody>
    </w:docPart>
    <w:docPart>
      <w:docPartPr>
        <w:name w:val="18A88FA93DFA4BFA88DA46E703098432"/>
        <w:category>
          <w:name w:val="General"/>
          <w:gallery w:val="placeholder"/>
        </w:category>
        <w:types>
          <w:type w:val="bbPlcHdr"/>
        </w:types>
        <w:behaviors>
          <w:behavior w:val="content"/>
        </w:behaviors>
        <w:guid w:val="{822B72D3-D2AF-43E9-9ECB-C69C9DB3C0AA}"/>
      </w:docPartPr>
      <w:docPartBody>
        <w:p w:rsidR="004472CF" w:rsidRDefault="00197FE6" w:rsidP="00197FE6">
          <w:pPr>
            <w:pStyle w:val="18A88FA93DFA4BFA88DA46E703098432"/>
          </w:pPr>
          <w:r w:rsidRPr="0091209F">
            <w:rPr>
              <w:rStyle w:val="PlaceholderText"/>
            </w:rPr>
            <w:t>Click or tap here to enter text.</w:t>
          </w:r>
        </w:p>
      </w:docPartBody>
    </w:docPart>
    <w:docPart>
      <w:docPartPr>
        <w:name w:val="B59AC2A327CC4F3D90EA4E02B98685B2"/>
        <w:category>
          <w:name w:val="General"/>
          <w:gallery w:val="placeholder"/>
        </w:category>
        <w:types>
          <w:type w:val="bbPlcHdr"/>
        </w:types>
        <w:behaviors>
          <w:behavior w:val="content"/>
        </w:behaviors>
        <w:guid w:val="{1A3F21B9-EC37-4891-A188-0A2CB3498E24}"/>
      </w:docPartPr>
      <w:docPartBody>
        <w:p w:rsidR="004472CF" w:rsidRDefault="00197FE6" w:rsidP="00197FE6">
          <w:pPr>
            <w:pStyle w:val="B59AC2A327CC4F3D90EA4E02B98685B2"/>
          </w:pPr>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80EECF05CC774B1E9B492F0279A4921F"/>
        <w:category>
          <w:name w:val="General"/>
          <w:gallery w:val="placeholder"/>
        </w:category>
        <w:types>
          <w:type w:val="bbPlcHdr"/>
        </w:types>
        <w:behaviors>
          <w:behavior w:val="content"/>
        </w:behaviors>
        <w:guid w:val="{72BC5E37-BA05-44D5-BD0A-40FFB82E8D62}"/>
      </w:docPartPr>
      <w:docPartBody>
        <w:p w:rsidR="008124E6" w:rsidRDefault="006360F1" w:rsidP="006360F1">
          <w:pPr>
            <w:pStyle w:val="80EECF05CC774B1E9B492F0279A4921F"/>
          </w:pPr>
          <w:r w:rsidRPr="0091209F">
            <w:rPr>
              <w:rStyle w:val="PlaceholderText"/>
            </w:rPr>
            <w:t>Click or tap here to enter text.</w:t>
          </w:r>
        </w:p>
      </w:docPartBody>
    </w:docPart>
    <w:docPart>
      <w:docPartPr>
        <w:name w:val="46B4D39A5FB940CAA15B7C1E747FF1EE"/>
        <w:category>
          <w:name w:val="General"/>
          <w:gallery w:val="placeholder"/>
        </w:category>
        <w:types>
          <w:type w:val="bbPlcHdr"/>
        </w:types>
        <w:behaviors>
          <w:behavior w:val="content"/>
        </w:behaviors>
        <w:guid w:val="{1B091CDD-A97A-42BD-98D5-1EAFA1B8C260}"/>
      </w:docPartPr>
      <w:docPartBody>
        <w:p w:rsidR="008124E6" w:rsidRDefault="006360F1" w:rsidP="006360F1">
          <w:pPr>
            <w:pStyle w:val="46B4D39A5FB940CAA15B7C1E747FF1EE"/>
          </w:pPr>
          <w:r w:rsidRPr="0091209F">
            <w:rPr>
              <w:rStyle w:val="PlaceholderText"/>
            </w:rPr>
            <w:t>Click or tap here to enter text.</w:t>
          </w:r>
        </w:p>
      </w:docPartBody>
    </w:docPart>
    <w:docPart>
      <w:docPartPr>
        <w:name w:val="947524B9E4B24CD2BEF9A60EDD764A6E"/>
        <w:category>
          <w:name w:val="General"/>
          <w:gallery w:val="placeholder"/>
        </w:category>
        <w:types>
          <w:type w:val="bbPlcHdr"/>
        </w:types>
        <w:behaviors>
          <w:behavior w:val="content"/>
        </w:behaviors>
        <w:guid w:val="{3BD2C289-DDA6-4546-8AF3-3A8405B45902}"/>
      </w:docPartPr>
      <w:docPartBody>
        <w:p w:rsidR="00A01035" w:rsidRDefault="00553C4D" w:rsidP="00553C4D">
          <w:pPr>
            <w:pStyle w:val="947524B9E4B24CD2BEF9A60EDD764A6E"/>
          </w:pPr>
          <w:r w:rsidRPr="0091209F">
            <w:rPr>
              <w:rStyle w:val="PlaceholderText"/>
            </w:rPr>
            <w:t>Click or tap here to enter text.</w:t>
          </w:r>
        </w:p>
      </w:docPartBody>
    </w:docPart>
    <w:docPart>
      <w:docPartPr>
        <w:name w:val="A25519CA267847D8A4D087FC23D8E8AB"/>
        <w:category>
          <w:name w:val="General"/>
          <w:gallery w:val="placeholder"/>
        </w:category>
        <w:types>
          <w:type w:val="bbPlcHdr"/>
        </w:types>
        <w:behaviors>
          <w:behavior w:val="content"/>
        </w:behaviors>
        <w:guid w:val="{28AC74D3-9BB6-44D7-BFA7-66264F5CB3E5}"/>
      </w:docPartPr>
      <w:docPartBody>
        <w:p w:rsidR="00A01035" w:rsidRDefault="00553C4D" w:rsidP="00553C4D">
          <w:pPr>
            <w:pStyle w:val="A25519CA267847D8A4D087FC23D8E8AB"/>
          </w:pPr>
          <w:r w:rsidRPr="0091209F">
            <w:rPr>
              <w:rStyle w:val="PlaceholderText"/>
            </w:rPr>
            <w:t>Click or tap here to enter text.</w:t>
          </w:r>
        </w:p>
      </w:docPartBody>
    </w:docPart>
    <w:docPart>
      <w:docPartPr>
        <w:name w:val="154A6F58656D4ABA874DE0C6634566B5"/>
        <w:category>
          <w:name w:val="General"/>
          <w:gallery w:val="placeholder"/>
        </w:category>
        <w:types>
          <w:type w:val="bbPlcHdr"/>
        </w:types>
        <w:behaviors>
          <w:behavior w:val="content"/>
        </w:behaviors>
        <w:guid w:val="{FE7C0FE8-7C8B-462D-AE86-8974EF85F93E}"/>
      </w:docPartPr>
      <w:docPartBody>
        <w:p w:rsidR="00A01035" w:rsidRDefault="00553C4D" w:rsidP="00553C4D">
          <w:pPr>
            <w:pStyle w:val="154A6F58656D4ABA874DE0C6634566B5"/>
          </w:pPr>
          <w:r w:rsidRPr="0091209F">
            <w:rPr>
              <w:rStyle w:val="PlaceholderText"/>
            </w:rPr>
            <w:t>Click or tap here to enter text.</w:t>
          </w:r>
        </w:p>
      </w:docPartBody>
    </w:docPart>
    <w:docPart>
      <w:docPartPr>
        <w:name w:val="9FE0998655544DFB9FC5B57069D4B912"/>
        <w:category>
          <w:name w:val="General"/>
          <w:gallery w:val="placeholder"/>
        </w:category>
        <w:types>
          <w:type w:val="bbPlcHdr"/>
        </w:types>
        <w:behaviors>
          <w:behavior w:val="content"/>
        </w:behaviors>
        <w:guid w:val="{BA130288-6AF3-4713-AC40-EDA7BF66A6DF}"/>
      </w:docPartPr>
      <w:docPartBody>
        <w:p w:rsidR="00A01035" w:rsidRDefault="00553C4D" w:rsidP="00553C4D">
          <w:pPr>
            <w:pStyle w:val="9FE0998655544DFB9FC5B57069D4B912"/>
          </w:pPr>
          <w:r w:rsidRPr="0091209F">
            <w:rPr>
              <w:rStyle w:val="PlaceholderText"/>
            </w:rPr>
            <w:t>Click or tap here to enter text.</w:t>
          </w:r>
        </w:p>
      </w:docPartBody>
    </w:docPart>
    <w:docPart>
      <w:docPartPr>
        <w:name w:val="02E1A9BAF5AB48E5B709FEBE9231BAF4"/>
        <w:category>
          <w:name w:val="General"/>
          <w:gallery w:val="placeholder"/>
        </w:category>
        <w:types>
          <w:type w:val="bbPlcHdr"/>
        </w:types>
        <w:behaviors>
          <w:behavior w:val="content"/>
        </w:behaviors>
        <w:guid w:val="{93D4EF75-F0A3-469F-8A26-AD871018F310}"/>
      </w:docPartPr>
      <w:docPartBody>
        <w:p w:rsidR="00A01035" w:rsidRDefault="00553C4D" w:rsidP="00553C4D">
          <w:pPr>
            <w:pStyle w:val="02E1A9BAF5AB48E5B709FEBE9231BAF4"/>
          </w:pPr>
          <w:r w:rsidRPr="0091209F">
            <w:rPr>
              <w:rStyle w:val="PlaceholderText"/>
            </w:rPr>
            <w:t>Click or tap here to enter text.</w:t>
          </w:r>
        </w:p>
      </w:docPartBody>
    </w:docPart>
    <w:docPart>
      <w:docPartPr>
        <w:name w:val="7717D130543D427995BA8BFC975C1C90"/>
        <w:category>
          <w:name w:val="General"/>
          <w:gallery w:val="placeholder"/>
        </w:category>
        <w:types>
          <w:type w:val="bbPlcHdr"/>
        </w:types>
        <w:behaviors>
          <w:behavior w:val="content"/>
        </w:behaviors>
        <w:guid w:val="{E5DBF837-2CA3-4F69-AA4D-E90BE96D4A4A}"/>
      </w:docPartPr>
      <w:docPartBody>
        <w:p w:rsidR="00A01035" w:rsidRDefault="00553C4D" w:rsidP="00553C4D">
          <w:pPr>
            <w:pStyle w:val="7717D130543D427995BA8BFC975C1C90"/>
          </w:pPr>
          <w:r w:rsidRPr="0091209F">
            <w:rPr>
              <w:rStyle w:val="PlaceholderText"/>
            </w:rPr>
            <w:t>Click or tap here to enter text.</w:t>
          </w:r>
        </w:p>
      </w:docPartBody>
    </w:docPart>
    <w:docPart>
      <w:docPartPr>
        <w:name w:val="CCCAFDB83A034811BE8520A3BEF1BD12"/>
        <w:category>
          <w:name w:val="General"/>
          <w:gallery w:val="placeholder"/>
        </w:category>
        <w:types>
          <w:type w:val="bbPlcHdr"/>
        </w:types>
        <w:behaviors>
          <w:behavior w:val="content"/>
        </w:behaviors>
        <w:guid w:val="{51A66C9E-79F1-4683-B1A9-3B325CFA7BB6}"/>
      </w:docPartPr>
      <w:docPartBody>
        <w:p w:rsidR="00A01035" w:rsidRDefault="00553C4D" w:rsidP="00553C4D">
          <w:pPr>
            <w:pStyle w:val="CCCAFDB83A034811BE8520A3BEF1BD1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000000"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000000"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000000"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000000"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000000"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000000"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000000"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000000" w:rsidRDefault="00AF307E" w:rsidP="00AF307E">
          <w:pPr>
            <w:pStyle w:val="02D81A00D0B3405B9B8BFA84421907D5"/>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173F14"/>
    <w:rsid w:val="00193851"/>
    <w:rsid w:val="001940FF"/>
    <w:rsid w:val="00197FE6"/>
    <w:rsid w:val="001B6BC7"/>
    <w:rsid w:val="00297BEA"/>
    <w:rsid w:val="002F2307"/>
    <w:rsid w:val="003F169A"/>
    <w:rsid w:val="00444507"/>
    <w:rsid w:val="004472CF"/>
    <w:rsid w:val="00553C4D"/>
    <w:rsid w:val="00596EFA"/>
    <w:rsid w:val="005E35E4"/>
    <w:rsid w:val="005E3F5A"/>
    <w:rsid w:val="00600204"/>
    <w:rsid w:val="006360F1"/>
    <w:rsid w:val="0064427D"/>
    <w:rsid w:val="00672665"/>
    <w:rsid w:val="006E5FCE"/>
    <w:rsid w:val="00710914"/>
    <w:rsid w:val="00766E61"/>
    <w:rsid w:val="00796B54"/>
    <w:rsid w:val="008124E6"/>
    <w:rsid w:val="008749D1"/>
    <w:rsid w:val="008853A3"/>
    <w:rsid w:val="00904A31"/>
    <w:rsid w:val="009329EC"/>
    <w:rsid w:val="00934B2C"/>
    <w:rsid w:val="00992AD5"/>
    <w:rsid w:val="009B7791"/>
    <w:rsid w:val="009E7715"/>
    <w:rsid w:val="00A01035"/>
    <w:rsid w:val="00AD47AE"/>
    <w:rsid w:val="00AF06A4"/>
    <w:rsid w:val="00AF307E"/>
    <w:rsid w:val="00B57023"/>
    <w:rsid w:val="00B839A8"/>
    <w:rsid w:val="00C90EB5"/>
    <w:rsid w:val="00C9214D"/>
    <w:rsid w:val="00DB21FE"/>
    <w:rsid w:val="00DD5546"/>
    <w:rsid w:val="00E16A22"/>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307E"/>
    <w:rPr>
      <w:color w:val="808080"/>
    </w:rPr>
  </w:style>
  <w:style w:type="paragraph" w:customStyle="1" w:styleId="CCDA698F746F4B26A39F643B5A823333">
    <w:name w:val="CCDA698F746F4B26A39F643B5A823333"/>
    <w:rsid w:val="00DB21FE"/>
  </w:style>
  <w:style w:type="paragraph" w:customStyle="1" w:styleId="961A8EDBC9F04FF1BDF17CE886C45E4A">
    <w:name w:val="961A8EDBC9F04FF1BDF17CE886C45E4A"/>
    <w:rsid w:val="00197FE6"/>
    <w:rPr>
      <w:lang w:val="de-DE" w:eastAsia="de-DE"/>
    </w:rPr>
  </w:style>
  <w:style w:type="paragraph" w:customStyle="1" w:styleId="E2D9A3332A5A4DCE85394BC3136E7A80">
    <w:name w:val="E2D9A3332A5A4DCE85394BC3136E7A80"/>
    <w:rsid w:val="00197FE6"/>
    <w:rPr>
      <w:lang w:val="de-DE" w:eastAsia="de-DE"/>
    </w:rPr>
  </w:style>
  <w:style w:type="paragraph" w:customStyle="1" w:styleId="18A88FA93DFA4BFA88DA46E703098432">
    <w:name w:val="18A88FA93DFA4BFA88DA46E703098432"/>
    <w:rsid w:val="00197FE6"/>
    <w:rPr>
      <w:lang w:val="de-DE" w:eastAsia="de-DE"/>
    </w:rPr>
  </w:style>
  <w:style w:type="paragraph" w:customStyle="1" w:styleId="B59AC2A327CC4F3D90EA4E02B98685B2">
    <w:name w:val="B59AC2A327CC4F3D90EA4E02B98685B2"/>
    <w:rsid w:val="00197FE6"/>
    <w:rPr>
      <w:lang w:val="de-DE" w:eastAsia="de-DE"/>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80EECF05CC774B1E9B492F0279A4921F">
    <w:name w:val="80EECF05CC774B1E9B492F0279A4921F"/>
    <w:rsid w:val="006360F1"/>
    <w:rPr>
      <w:lang w:val="de-DE" w:eastAsia="de-DE"/>
    </w:rPr>
  </w:style>
  <w:style w:type="paragraph" w:customStyle="1" w:styleId="46B4D39A5FB940CAA15B7C1E747FF1EE">
    <w:name w:val="46B4D39A5FB940CAA15B7C1E747FF1EE"/>
    <w:rsid w:val="006360F1"/>
    <w:rPr>
      <w:lang w:val="de-DE" w:eastAsia="de-DE"/>
    </w:rPr>
  </w:style>
  <w:style w:type="paragraph" w:customStyle="1" w:styleId="947524B9E4B24CD2BEF9A60EDD764A6E">
    <w:name w:val="947524B9E4B24CD2BEF9A60EDD764A6E"/>
    <w:rsid w:val="00553C4D"/>
    <w:rPr>
      <w:lang w:val="et-EE" w:eastAsia="et-EE"/>
    </w:rPr>
  </w:style>
  <w:style w:type="paragraph" w:customStyle="1" w:styleId="A25519CA267847D8A4D087FC23D8E8AB">
    <w:name w:val="A25519CA267847D8A4D087FC23D8E8AB"/>
    <w:rsid w:val="00553C4D"/>
    <w:rPr>
      <w:lang w:val="et-EE" w:eastAsia="et-EE"/>
    </w:rPr>
  </w:style>
  <w:style w:type="paragraph" w:customStyle="1" w:styleId="B0A70447F7C74B47813A757DE1B83668">
    <w:name w:val="B0A70447F7C74B47813A757DE1B83668"/>
    <w:rsid w:val="00553C4D"/>
    <w:rPr>
      <w:lang w:val="et-EE" w:eastAsia="et-EE"/>
    </w:rPr>
  </w:style>
  <w:style w:type="paragraph" w:customStyle="1" w:styleId="154A6F58656D4ABA874DE0C6634566B5">
    <w:name w:val="154A6F58656D4ABA874DE0C6634566B5"/>
    <w:rsid w:val="00553C4D"/>
    <w:rPr>
      <w:lang w:val="et-EE" w:eastAsia="et-EE"/>
    </w:rPr>
  </w:style>
  <w:style w:type="paragraph" w:customStyle="1" w:styleId="9FE0998655544DFB9FC5B57069D4B912">
    <w:name w:val="9FE0998655544DFB9FC5B57069D4B912"/>
    <w:rsid w:val="00553C4D"/>
    <w:rPr>
      <w:lang w:val="et-EE" w:eastAsia="et-EE"/>
    </w:rPr>
  </w:style>
  <w:style w:type="paragraph" w:customStyle="1" w:styleId="02E1A9BAF5AB48E5B709FEBE9231BAF4">
    <w:name w:val="02E1A9BAF5AB48E5B709FEBE9231BAF4"/>
    <w:rsid w:val="00553C4D"/>
    <w:rPr>
      <w:lang w:val="et-EE" w:eastAsia="et-EE"/>
    </w:rPr>
  </w:style>
  <w:style w:type="paragraph" w:customStyle="1" w:styleId="7717D130543D427995BA8BFC975C1C90">
    <w:name w:val="7717D130543D427995BA8BFC975C1C90"/>
    <w:rsid w:val="00553C4D"/>
    <w:rPr>
      <w:lang w:val="et-EE" w:eastAsia="et-EE"/>
    </w:rPr>
  </w:style>
  <w:style w:type="paragraph" w:customStyle="1" w:styleId="CCCAFDB83A034811BE8520A3BEF1BD12">
    <w:name w:val="CCCAFDB83A034811BE8520A3BEF1BD12"/>
    <w:rsid w:val="00553C4D"/>
    <w:rPr>
      <w:lang w:val="et-EE" w:eastAsia="et-E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F7AECE359E0C4E65BBA4C63FF297FFF1">
    <w:name w:val="F7AECE359E0C4E65BBA4C63FF297FFF1"/>
    <w:rsid w:val="00AF307E"/>
    <w:rPr>
      <w:lang w:val="de-DE" w:eastAsia="de-DE"/>
    </w:rPr>
  </w:style>
  <w:style w:type="paragraph" w:customStyle="1" w:styleId="AD9769CAB1F34DD0AEE615FDB0905789">
    <w:name w:val="AD9769CAB1F34DD0AEE615FDB0905789"/>
    <w:rsid w:val="00AF307E"/>
    <w:rPr>
      <w:lang w:val="de-DE" w:eastAsia="de-DE"/>
    </w:rPr>
  </w:style>
  <w:style w:type="paragraph" w:customStyle="1" w:styleId="BDCD1CF915D24384A19DA6F4170CB282">
    <w:name w:val="BDCD1CF915D24384A19DA6F4170CB282"/>
    <w:rsid w:val="00710914"/>
    <w:rPr>
      <w:lang w:val="de-DE" w:eastAsia="de-DE"/>
    </w:rPr>
  </w:style>
  <w:style w:type="paragraph" w:customStyle="1" w:styleId="286A6ADBD8054118B58C8730F7C92239">
    <w:name w:val="286A6ADBD8054118B58C8730F7C92239"/>
    <w:rsid w:val="00710914"/>
    <w:rPr>
      <w:lang w:val="de-DE" w:eastAsia="de-DE"/>
    </w:rPr>
  </w:style>
  <w:style w:type="paragraph" w:customStyle="1" w:styleId="A28331DD74004C5C90E8FA315BC74DD9">
    <w:name w:val="A28331DD74004C5C90E8FA315BC74DD9"/>
    <w:rsid w:val="00710914"/>
    <w:rPr>
      <w:lang w:val="de-DE" w:eastAsia="de-DE"/>
    </w:rPr>
  </w:style>
  <w:style w:type="paragraph" w:customStyle="1" w:styleId="F7FC4D80B7954C4596736B756FC3496B">
    <w:name w:val="F7FC4D80B7954C4596736B756FC3496B"/>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9EC0269D929F4ED68F46158898A32FB6">
    <w:name w:val="9EC0269D929F4ED68F46158898A32FB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93226</Words>
  <Characters>587327</Characters>
  <Application>Microsoft Office Word</Application>
  <DocSecurity>0</DocSecurity>
  <Lines>4894</Lines>
  <Paragraphs>1358</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679195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1200</cp:revision>
  <dcterms:created xsi:type="dcterms:W3CDTF">2022-01-21T23:04:00Z</dcterms:created>
  <dcterms:modified xsi:type="dcterms:W3CDTF">2022-05-19T22:16:00Z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6.11.0.0</vt:lpwstr>
  </property>
  <property fmtid="{D5CDD505-2E9C-101B-9397-08002B2CF9AE}" pid="6" name="CitaviDocumentProperty_6">
    <vt:lpwstr>False</vt:lpwstr>
  </property>
</Properties>
</file>