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2"/>
          <w:szCs w:val="22"/>
        </w:rPr>
        <w:id w:val="-117996673"/>
        <w:docPartObj>
          <w:docPartGallery w:val="Cover Pages"/>
          <w:docPartUnique/>
        </w:docPartObj>
      </w:sdtPr>
      <w:sdtContent>
        <w:p w14:paraId="6B3F09DA" w14:textId="02A3E24F" w:rsidR="00735AF1" w:rsidRPr="00B749B7" w:rsidRDefault="00735AF1" w:rsidP="00E4688C">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CF4421">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A5B592" w:themeColor="accent1"/>
                                        <w:sz w:val="26"/>
                                        <w:szCs w:val="26"/>
                                      </w:rPr>
                                      <w:t xml:space="preserve">Jennifer </w:t>
                                    </w:r>
                                    <w:proofErr w:type="spellStart"/>
                                    <w:r>
                                      <w:rPr>
                                        <w:color w:val="A5B592" w:themeColor="accent1"/>
                                        <w:sz w:val="26"/>
                                        <w:szCs w:val="26"/>
                                      </w:rPr>
                                      <w:t>Neumaier</w:t>
                                    </w:r>
                                    <w:proofErr w:type="spellEnd"/>
                                  </w:sdtContent>
                                </w:sdt>
                              </w:p>
                              <w:p w14:paraId="282791F9" w14:textId="49B2178D" w:rsidR="00CF4421" w:rsidRDefault="00CF4421">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02CDB1B8" w14:textId="100E9D22" w:rsidR="00CF4421" w:rsidRDefault="00CF4421">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A5B592" w:themeColor="accent1"/>
                                  <w:sz w:val="26"/>
                                  <w:szCs w:val="26"/>
                                </w:rPr>
                                <w:t xml:space="preserve">Jennifer </w:t>
                              </w:r>
                              <w:proofErr w:type="spellStart"/>
                              <w:r>
                                <w:rPr>
                                  <w:color w:val="A5B592" w:themeColor="accent1"/>
                                  <w:sz w:val="26"/>
                                  <w:szCs w:val="26"/>
                                </w:rPr>
                                <w:t>Neumaier</w:t>
                              </w:r>
                              <w:proofErr w:type="spellEnd"/>
                            </w:sdtContent>
                          </w:sdt>
                        </w:p>
                        <w:p w14:paraId="282791F9" w14:textId="49B2178D" w:rsidR="00CF4421" w:rsidRDefault="00CF4421">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E4688C">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CF442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" filled="f" stroked="f" strokeweight=".5pt">
                    <v:textbox inset="0,0,0,0">
                      <w:txbxContent>
                        <w:p w14:paraId="57E5673A" w14:textId="640CA5F1" w:rsidR="00CF4421" w:rsidRDefault="00CF442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E4688C">
              <w:pPr>
                <w:pStyle w:val="TOCHeading"/>
                <w:spacing w:line="360" w:lineRule="auto"/>
                <w:jc w:val="both"/>
              </w:pPr>
              <w:r w:rsidRPr="00B749B7">
                <w:t>Table of Contents</w:t>
              </w:r>
            </w:p>
            <w:p w14:paraId="01864EDE" w14:textId="35AED3BE" w:rsidR="008110E4" w:rsidRDefault="00A42CA2" w:rsidP="00E4688C">
              <w:pPr>
                <w:pStyle w:val="TOC1"/>
                <w:tabs>
                  <w:tab w:val="right" w:leader="dot" w:pos="9396"/>
                </w:tabs>
                <w:spacing w:line="360" w:lineRule="auto"/>
                <w:jc w:val="both"/>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96333815" w:history="1">
                <w:r w:rsidR="008110E4" w:rsidRPr="00F81BEF">
                  <w:rPr>
                    <w:rStyle w:val="Hyperlink"/>
                    <w:noProof/>
                  </w:rPr>
                  <w:t>Introduction</w:t>
                </w:r>
                <w:r w:rsidR="008110E4">
                  <w:rPr>
                    <w:noProof/>
                    <w:webHidden/>
                  </w:rPr>
                  <w:tab/>
                </w:r>
                <w:r w:rsidR="008110E4">
                  <w:rPr>
                    <w:noProof/>
                    <w:webHidden/>
                  </w:rPr>
                  <w:fldChar w:fldCharType="begin"/>
                </w:r>
                <w:r w:rsidR="008110E4">
                  <w:rPr>
                    <w:noProof/>
                    <w:webHidden/>
                  </w:rPr>
                  <w:instrText xml:space="preserve"> PAGEREF _Toc96333815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8C3A1F" w14:textId="7A62ECD9" w:rsidR="008110E4" w:rsidRDefault="00CF4421" w:rsidP="00E4688C">
              <w:pPr>
                <w:pStyle w:val="TOC2"/>
                <w:tabs>
                  <w:tab w:val="right" w:leader="dot" w:pos="9396"/>
                </w:tabs>
                <w:spacing w:line="360" w:lineRule="auto"/>
                <w:jc w:val="both"/>
                <w:rPr>
                  <w:noProof/>
                  <w:sz w:val="22"/>
                  <w:szCs w:val="22"/>
                  <w:lang w:val="de-DE" w:eastAsia="de-DE"/>
                </w:rPr>
              </w:pPr>
              <w:hyperlink w:anchor="_Toc96333816" w:history="1">
                <w:r w:rsidR="008110E4" w:rsidRPr="00F81BEF">
                  <w:rPr>
                    <w:rStyle w:val="Hyperlink"/>
                    <w:noProof/>
                  </w:rPr>
                  <w:t>Goal</w:t>
                </w:r>
                <w:r w:rsidR="008110E4">
                  <w:rPr>
                    <w:noProof/>
                    <w:webHidden/>
                  </w:rPr>
                  <w:tab/>
                </w:r>
                <w:r w:rsidR="008110E4">
                  <w:rPr>
                    <w:noProof/>
                    <w:webHidden/>
                  </w:rPr>
                  <w:fldChar w:fldCharType="begin"/>
                </w:r>
                <w:r w:rsidR="008110E4">
                  <w:rPr>
                    <w:noProof/>
                    <w:webHidden/>
                  </w:rPr>
                  <w:instrText xml:space="preserve"> PAGEREF _Toc96333816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569E75D4" w14:textId="5313E4D0" w:rsidR="008110E4" w:rsidRDefault="00CF4421" w:rsidP="00E4688C">
              <w:pPr>
                <w:pStyle w:val="TOC2"/>
                <w:tabs>
                  <w:tab w:val="right" w:leader="dot" w:pos="9396"/>
                </w:tabs>
                <w:spacing w:line="360" w:lineRule="auto"/>
                <w:jc w:val="both"/>
                <w:rPr>
                  <w:noProof/>
                  <w:sz w:val="22"/>
                  <w:szCs w:val="22"/>
                  <w:lang w:val="de-DE" w:eastAsia="de-DE"/>
                </w:rPr>
              </w:pPr>
              <w:hyperlink w:anchor="_Toc96333817" w:history="1">
                <w:r w:rsidR="008110E4" w:rsidRPr="00F81BEF">
                  <w:rPr>
                    <w:rStyle w:val="Hyperlink"/>
                    <w:noProof/>
                  </w:rPr>
                  <w:t>Background</w:t>
                </w:r>
                <w:r w:rsidR="008110E4">
                  <w:rPr>
                    <w:noProof/>
                    <w:webHidden/>
                  </w:rPr>
                  <w:tab/>
                </w:r>
                <w:r w:rsidR="008110E4">
                  <w:rPr>
                    <w:noProof/>
                    <w:webHidden/>
                  </w:rPr>
                  <w:fldChar w:fldCharType="begin"/>
                </w:r>
                <w:r w:rsidR="008110E4">
                  <w:rPr>
                    <w:noProof/>
                    <w:webHidden/>
                  </w:rPr>
                  <w:instrText xml:space="preserve"> PAGEREF _Toc96333817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1B1EB2" w14:textId="3D551D5E" w:rsidR="008110E4" w:rsidRDefault="00CF4421" w:rsidP="00E4688C">
              <w:pPr>
                <w:pStyle w:val="TOC3"/>
                <w:tabs>
                  <w:tab w:val="right" w:leader="dot" w:pos="9396"/>
                </w:tabs>
                <w:spacing w:line="360" w:lineRule="auto"/>
                <w:jc w:val="both"/>
                <w:rPr>
                  <w:noProof/>
                  <w:sz w:val="22"/>
                  <w:szCs w:val="22"/>
                  <w:lang w:val="de-DE" w:eastAsia="de-DE"/>
                </w:rPr>
              </w:pPr>
              <w:hyperlink w:anchor="_Toc96333818" w:history="1">
                <w:r w:rsidR="008110E4" w:rsidRPr="00F81BEF">
                  <w:rPr>
                    <w:rStyle w:val="Hyperlink"/>
                    <w:noProof/>
                  </w:rPr>
                  <w:t>Microbiome Data is Compositional</w:t>
                </w:r>
                <w:r w:rsidR="008110E4">
                  <w:rPr>
                    <w:noProof/>
                    <w:webHidden/>
                  </w:rPr>
                  <w:tab/>
                </w:r>
                <w:r w:rsidR="008110E4">
                  <w:rPr>
                    <w:noProof/>
                    <w:webHidden/>
                  </w:rPr>
                  <w:fldChar w:fldCharType="begin"/>
                </w:r>
                <w:r w:rsidR="008110E4">
                  <w:rPr>
                    <w:noProof/>
                    <w:webHidden/>
                  </w:rPr>
                  <w:instrText xml:space="preserve"> PAGEREF _Toc96333818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63755832" w14:textId="19648781" w:rsidR="008110E4" w:rsidRDefault="00CF4421" w:rsidP="00E4688C">
              <w:pPr>
                <w:pStyle w:val="TOC3"/>
                <w:tabs>
                  <w:tab w:val="right" w:leader="dot" w:pos="9396"/>
                </w:tabs>
                <w:spacing w:line="360" w:lineRule="auto"/>
                <w:jc w:val="both"/>
                <w:rPr>
                  <w:noProof/>
                  <w:sz w:val="22"/>
                  <w:szCs w:val="22"/>
                  <w:lang w:val="de-DE" w:eastAsia="de-DE"/>
                </w:rPr>
              </w:pPr>
              <w:hyperlink w:anchor="_Toc96333819" w:history="1">
                <w:r w:rsidR="008110E4" w:rsidRPr="00F81BEF">
                  <w:rPr>
                    <w:rStyle w:val="Hyperlink"/>
                    <w:noProof/>
                  </w:rPr>
                  <w:t>Current Solutions for Compositional Data in Statistical Analysis</w:t>
                </w:r>
                <w:r w:rsidR="008110E4">
                  <w:rPr>
                    <w:noProof/>
                    <w:webHidden/>
                  </w:rPr>
                  <w:tab/>
                </w:r>
                <w:r w:rsidR="008110E4">
                  <w:rPr>
                    <w:noProof/>
                    <w:webHidden/>
                  </w:rPr>
                  <w:fldChar w:fldCharType="begin"/>
                </w:r>
                <w:r w:rsidR="008110E4">
                  <w:rPr>
                    <w:noProof/>
                    <w:webHidden/>
                  </w:rPr>
                  <w:instrText xml:space="preserve"> PAGEREF _Toc96333819 \h </w:instrText>
                </w:r>
                <w:r w:rsidR="008110E4">
                  <w:rPr>
                    <w:noProof/>
                    <w:webHidden/>
                  </w:rPr>
                </w:r>
                <w:r w:rsidR="008110E4">
                  <w:rPr>
                    <w:noProof/>
                    <w:webHidden/>
                  </w:rPr>
                  <w:fldChar w:fldCharType="separate"/>
                </w:r>
                <w:r w:rsidR="008110E4">
                  <w:rPr>
                    <w:noProof/>
                    <w:webHidden/>
                  </w:rPr>
                  <w:t>4</w:t>
                </w:r>
                <w:r w:rsidR="008110E4">
                  <w:rPr>
                    <w:noProof/>
                    <w:webHidden/>
                  </w:rPr>
                  <w:fldChar w:fldCharType="end"/>
                </w:r>
              </w:hyperlink>
            </w:p>
            <w:p w14:paraId="27C56596" w14:textId="76593720" w:rsidR="008110E4" w:rsidRDefault="00CF4421" w:rsidP="00E4688C">
              <w:pPr>
                <w:pStyle w:val="TOC3"/>
                <w:tabs>
                  <w:tab w:val="right" w:leader="dot" w:pos="9396"/>
                </w:tabs>
                <w:spacing w:line="360" w:lineRule="auto"/>
                <w:jc w:val="both"/>
                <w:rPr>
                  <w:noProof/>
                  <w:sz w:val="22"/>
                  <w:szCs w:val="22"/>
                  <w:lang w:val="de-DE" w:eastAsia="de-DE"/>
                </w:rPr>
              </w:pPr>
              <w:hyperlink w:anchor="_Toc96333820" w:history="1">
                <w:r w:rsidR="008110E4" w:rsidRPr="00F81BEF">
                  <w:rPr>
                    <w:rStyle w:val="Hyperlink"/>
                    <w:noProof/>
                  </w:rPr>
                  <w:t>Log-Ratio Transformations make compositional data analysis a lot easier</w:t>
                </w:r>
                <w:r w:rsidR="008110E4">
                  <w:rPr>
                    <w:noProof/>
                    <w:webHidden/>
                  </w:rPr>
                  <w:tab/>
                </w:r>
                <w:r w:rsidR="008110E4">
                  <w:rPr>
                    <w:noProof/>
                    <w:webHidden/>
                  </w:rPr>
                  <w:fldChar w:fldCharType="begin"/>
                </w:r>
                <w:r w:rsidR="008110E4">
                  <w:rPr>
                    <w:noProof/>
                    <w:webHidden/>
                  </w:rPr>
                  <w:instrText xml:space="preserve"> PAGEREF _Toc96333820 \h </w:instrText>
                </w:r>
                <w:r w:rsidR="008110E4">
                  <w:rPr>
                    <w:noProof/>
                    <w:webHidden/>
                  </w:rPr>
                </w:r>
                <w:r w:rsidR="008110E4">
                  <w:rPr>
                    <w:noProof/>
                    <w:webHidden/>
                  </w:rPr>
                  <w:fldChar w:fldCharType="separate"/>
                </w:r>
                <w:r w:rsidR="008110E4">
                  <w:rPr>
                    <w:noProof/>
                    <w:webHidden/>
                  </w:rPr>
                  <w:t>6</w:t>
                </w:r>
                <w:r w:rsidR="008110E4">
                  <w:rPr>
                    <w:noProof/>
                    <w:webHidden/>
                  </w:rPr>
                  <w:fldChar w:fldCharType="end"/>
                </w:r>
              </w:hyperlink>
            </w:p>
            <w:p w14:paraId="5AD6E2CA" w14:textId="40BA6ED6" w:rsidR="008110E4" w:rsidRDefault="00CF4421" w:rsidP="00E4688C">
              <w:pPr>
                <w:pStyle w:val="TOC3"/>
                <w:tabs>
                  <w:tab w:val="right" w:leader="dot" w:pos="9396"/>
                </w:tabs>
                <w:spacing w:line="360" w:lineRule="auto"/>
                <w:jc w:val="both"/>
                <w:rPr>
                  <w:noProof/>
                  <w:sz w:val="22"/>
                  <w:szCs w:val="22"/>
                  <w:lang w:val="de-DE" w:eastAsia="de-DE"/>
                </w:rPr>
              </w:pPr>
              <w:hyperlink w:anchor="_Toc96333821" w:history="1">
                <w:r w:rsidR="008110E4" w:rsidRPr="00F81BEF">
                  <w:rPr>
                    <w:rStyle w:val="Hyperlink"/>
                    <w:noProof/>
                  </w:rPr>
                  <w:t>Compositional Data in Machine learning</w:t>
                </w:r>
                <w:r w:rsidR="008110E4">
                  <w:rPr>
                    <w:noProof/>
                    <w:webHidden/>
                  </w:rPr>
                  <w:tab/>
                </w:r>
                <w:r w:rsidR="008110E4">
                  <w:rPr>
                    <w:noProof/>
                    <w:webHidden/>
                  </w:rPr>
                  <w:fldChar w:fldCharType="begin"/>
                </w:r>
                <w:r w:rsidR="008110E4">
                  <w:rPr>
                    <w:noProof/>
                    <w:webHidden/>
                  </w:rPr>
                  <w:instrText xml:space="preserve"> PAGEREF _Toc96333821 \h </w:instrText>
                </w:r>
                <w:r w:rsidR="008110E4">
                  <w:rPr>
                    <w:noProof/>
                    <w:webHidden/>
                  </w:rPr>
                </w:r>
                <w:r w:rsidR="008110E4">
                  <w:rPr>
                    <w:noProof/>
                    <w:webHidden/>
                  </w:rPr>
                  <w:fldChar w:fldCharType="separate"/>
                </w:r>
                <w:r w:rsidR="008110E4">
                  <w:rPr>
                    <w:noProof/>
                    <w:webHidden/>
                  </w:rPr>
                  <w:t>8</w:t>
                </w:r>
                <w:r w:rsidR="008110E4">
                  <w:rPr>
                    <w:noProof/>
                    <w:webHidden/>
                  </w:rPr>
                  <w:fldChar w:fldCharType="end"/>
                </w:r>
              </w:hyperlink>
            </w:p>
            <w:p w14:paraId="00C73B2D" w14:textId="22B55B67" w:rsidR="008110E4" w:rsidRDefault="00CF4421" w:rsidP="00E4688C">
              <w:pPr>
                <w:pStyle w:val="TOC1"/>
                <w:tabs>
                  <w:tab w:val="right" w:leader="dot" w:pos="9396"/>
                </w:tabs>
                <w:spacing w:line="360" w:lineRule="auto"/>
                <w:jc w:val="both"/>
                <w:rPr>
                  <w:noProof/>
                  <w:sz w:val="22"/>
                  <w:szCs w:val="22"/>
                  <w:lang w:val="de-DE" w:eastAsia="de-DE"/>
                </w:rPr>
              </w:pPr>
              <w:hyperlink w:anchor="_Toc96333822" w:history="1">
                <w:r w:rsidR="008110E4" w:rsidRPr="00F81BEF">
                  <w:rPr>
                    <w:rStyle w:val="Hyperlink"/>
                    <w:noProof/>
                  </w:rPr>
                  <w:t>Methodology</w:t>
                </w:r>
                <w:r w:rsidR="008110E4">
                  <w:rPr>
                    <w:noProof/>
                    <w:webHidden/>
                  </w:rPr>
                  <w:tab/>
                </w:r>
                <w:r w:rsidR="008110E4">
                  <w:rPr>
                    <w:noProof/>
                    <w:webHidden/>
                  </w:rPr>
                  <w:fldChar w:fldCharType="begin"/>
                </w:r>
                <w:r w:rsidR="008110E4">
                  <w:rPr>
                    <w:noProof/>
                    <w:webHidden/>
                  </w:rPr>
                  <w:instrText xml:space="preserve"> PAGEREF _Toc96333822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7635CE03" w14:textId="4D7A3620" w:rsidR="008110E4" w:rsidRDefault="00CF4421" w:rsidP="00E4688C">
              <w:pPr>
                <w:pStyle w:val="TOC2"/>
                <w:tabs>
                  <w:tab w:val="right" w:leader="dot" w:pos="9396"/>
                </w:tabs>
                <w:spacing w:line="360" w:lineRule="auto"/>
                <w:jc w:val="both"/>
                <w:rPr>
                  <w:noProof/>
                  <w:sz w:val="22"/>
                  <w:szCs w:val="22"/>
                  <w:lang w:val="de-DE" w:eastAsia="de-DE"/>
                </w:rPr>
              </w:pPr>
              <w:hyperlink w:anchor="_Toc96333823" w:history="1">
                <w:r w:rsidR="008110E4" w:rsidRPr="00F81BEF">
                  <w:rPr>
                    <w:rStyle w:val="Hyperlink"/>
                    <w:noProof/>
                  </w:rPr>
                  <w:t>Pipeline</w:t>
                </w:r>
                <w:r w:rsidR="008110E4">
                  <w:rPr>
                    <w:noProof/>
                    <w:webHidden/>
                  </w:rPr>
                  <w:tab/>
                </w:r>
                <w:r w:rsidR="008110E4">
                  <w:rPr>
                    <w:noProof/>
                    <w:webHidden/>
                  </w:rPr>
                  <w:fldChar w:fldCharType="begin"/>
                </w:r>
                <w:r w:rsidR="008110E4">
                  <w:rPr>
                    <w:noProof/>
                    <w:webHidden/>
                  </w:rPr>
                  <w:instrText xml:space="preserve"> PAGEREF _Toc96333823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092D50CA" w14:textId="057BF355" w:rsidR="008110E4" w:rsidRDefault="00CF4421" w:rsidP="00E4688C">
              <w:pPr>
                <w:pStyle w:val="TOC2"/>
                <w:tabs>
                  <w:tab w:val="right" w:leader="dot" w:pos="9396"/>
                </w:tabs>
                <w:spacing w:line="360" w:lineRule="auto"/>
                <w:jc w:val="both"/>
                <w:rPr>
                  <w:noProof/>
                  <w:sz w:val="22"/>
                  <w:szCs w:val="22"/>
                  <w:lang w:val="de-DE" w:eastAsia="de-DE"/>
                </w:rPr>
              </w:pPr>
              <w:hyperlink w:anchor="_Toc96333824" w:history="1">
                <w:r w:rsidR="008110E4" w:rsidRPr="00F81BEF">
                  <w:rPr>
                    <w:rStyle w:val="Hyperlink"/>
                    <w:noProof/>
                  </w:rPr>
                  <w:t>Data Set</w:t>
                </w:r>
                <w:r w:rsidR="008110E4">
                  <w:rPr>
                    <w:noProof/>
                    <w:webHidden/>
                  </w:rPr>
                  <w:tab/>
                </w:r>
                <w:r w:rsidR="008110E4">
                  <w:rPr>
                    <w:noProof/>
                    <w:webHidden/>
                  </w:rPr>
                  <w:fldChar w:fldCharType="begin"/>
                </w:r>
                <w:r w:rsidR="008110E4">
                  <w:rPr>
                    <w:noProof/>
                    <w:webHidden/>
                  </w:rPr>
                  <w:instrText xml:space="preserve"> PAGEREF _Toc96333824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2A81129A" w14:textId="2DB77CBC" w:rsidR="008110E4" w:rsidRDefault="00CF4421" w:rsidP="00E4688C">
              <w:pPr>
                <w:pStyle w:val="TOC2"/>
                <w:tabs>
                  <w:tab w:val="right" w:leader="dot" w:pos="9396"/>
                </w:tabs>
                <w:spacing w:line="360" w:lineRule="auto"/>
                <w:jc w:val="both"/>
                <w:rPr>
                  <w:noProof/>
                  <w:sz w:val="22"/>
                  <w:szCs w:val="22"/>
                  <w:lang w:val="de-DE" w:eastAsia="de-DE"/>
                </w:rPr>
              </w:pPr>
              <w:hyperlink w:anchor="_Toc96333825" w:history="1">
                <w:r w:rsidR="008110E4" w:rsidRPr="00F81BEF">
                  <w:rPr>
                    <w:rStyle w:val="Hyperlink"/>
                    <w:noProof/>
                  </w:rPr>
                  <w:t>Pre-Processing</w:t>
                </w:r>
                <w:r w:rsidR="008110E4">
                  <w:rPr>
                    <w:noProof/>
                    <w:webHidden/>
                  </w:rPr>
                  <w:tab/>
                </w:r>
                <w:r w:rsidR="008110E4">
                  <w:rPr>
                    <w:noProof/>
                    <w:webHidden/>
                  </w:rPr>
                  <w:fldChar w:fldCharType="begin"/>
                </w:r>
                <w:r w:rsidR="008110E4">
                  <w:rPr>
                    <w:noProof/>
                    <w:webHidden/>
                  </w:rPr>
                  <w:instrText xml:space="preserve"> PAGEREF _Toc96333825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34B360C8" w14:textId="3251780C" w:rsidR="008110E4" w:rsidRDefault="00CF4421" w:rsidP="00E4688C">
              <w:pPr>
                <w:pStyle w:val="TOC2"/>
                <w:tabs>
                  <w:tab w:val="right" w:leader="dot" w:pos="9396"/>
                </w:tabs>
                <w:spacing w:line="360" w:lineRule="auto"/>
                <w:jc w:val="both"/>
                <w:rPr>
                  <w:noProof/>
                  <w:sz w:val="22"/>
                  <w:szCs w:val="22"/>
                  <w:lang w:val="de-DE" w:eastAsia="de-DE"/>
                </w:rPr>
              </w:pPr>
              <w:hyperlink w:anchor="_Toc96333826" w:history="1">
                <w:r w:rsidR="008110E4" w:rsidRPr="00F81BEF">
                  <w:rPr>
                    <w:rStyle w:val="Hyperlink"/>
                    <w:noProof/>
                  </w:rPr>
                  <w:t>Standard Microbiome Approaches</w:t>
                </w:r>
                <w:r w:rsidR="008110E4">
                  <w:rPr>
                    <w:noProof/>
                    <w:webHidden/>
                  </w:rPr>
                  <w:tab/>
                </w:r>
                <w:r w:rsidR="008110E4">
                  <w:rPr>
                    <w:noProof/>
                    <w:webHidden/>
                  </w:rPr>
                  <w:fldChar w:fldCharType="begin"/>
                </w:r>
                <w:r w:rsidR="008110E4">
                  <w:rPr>
                    <w:noProof/>
                    <w:webHidden/>
                  </w:rPr>
                  <w:instrText xml:space="preserve"> PAGEREF _Toc96333826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6094B365" w14:textId="52C12A04" w:rsidR="008110E4" w:rsidRDefault="00CF4421" w:rsidP="00E4688C">
              <w:pPr>
                <w:pStyle w:val="TOC2"/>
                <w:tabs>
                  <w:tab w:val="right" w:leader="dot" w:pos="9396"/>
                </w:tabs>
                <w:spacing w:line="360" w:lineRule="auto"/>
                <w:jc w:val="both"/>
                <w:rPr>
                  <w:noProof/>
                  <w:sz w:val="22"/>
                  <w:szCs w:val="22"/>
                  <w:lang w:val="de-DE" w:eastAsia="de-DE"/>
                </w:rPr>
              </w:pPr>
              <w:hyperlink w:anchor="_Toc96333827" w:history="1">
                <w:r w:rsidR="008110E4" w:rsidRPr="00F81BEF">
                  <w:rPr>
                    <w:rStyle w:val="Hyperlink"/>
                    <w:noProof/>
                  </w:rPr>
                  <w:t>Transformations</w:t>
                </w:r>
                <w:r w:rsidR="008110E4">
                  <w:rPr>
                    <w:noProof/>
                    <w:webHidden/>
                  </w:rPr>
                  <w:tab/>
                </w:r>
                <w:r w:rsidR="008110E4">
                  <w:rPr>
                    <w:noProof/>
                    <w:webHidden/>
                  </w:rPr>
                  <w:fldChar w:fldCharType="begin"/>
                </w:r>
                <w:r w:rsidR="008110E4">
                  <w:rPr>
                    <w:noProof/>
                    <w:webHidden/>
                  </w:rPr>
                  <w:instrText xml:space="preserve"> PAGEREF _Toc96333827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43B30242" w14:textId="5742AACB" w:rsidR="008110E4" w:rsidRDefault="00CF4421" w:rsidP="00E4688C">
              <w:pPr>
                <w:pStyle w:val="TOC2"/>
                <w:tabs>
                  <w:tab w:val="right" w:leader="dot" w:pos="9396"/>
                </w:tabs>
                <w:spacing w:line="360" w:lineRule="auto"/>
                <w:jc w:val="both"/>
                <w:rPr>
                  <w:noProof/>
                  <w:sz w:val="22"/>
                  <w:szCs w:val="22"/>
                  <w:lang w:val="de-DE" w:eastAsia="de-DE"/>
                </w:rPr>
              </w:pPr>
              <w:hyperlink w:anchor="_Toc96333828" w:history="1">
                <w:r w:rsidR="008110E4" w:rsidRPr="00F81BEF">
                  <w:rPr>
                    <w:rStyle w:val="Hyperlink"/>
                    <w:noProof/>
                  </w:rPr>
                  <w:t>Machine Learning Models</w:t>
                </w:r>
                <w:r w:rsidR="008110E4">
                  <w:rPr>
                    <w:noProof/>
                    <w:webHidden/>
                  </w:rPr>
                  <w:tab/>
                </w:r>
                <w:r w:rsidR="008110E4">
                  <w:rPr>
                    <w:noProof/>
                    <w:webHidden/>
                  </w:rPr>
                  <w:fldChar w:fldCharType="begin"/>
                </w:r>
                <w:r w:rsidR="008110E4">
                  <w:rPr>
                    <w:noProof/>
                    <w:webHidden/>
                  </w:rPr>
                  <w:instrText xml:space="preserve"> PAGEREF _Toc96333828 \h </w:instrText>
                </w:r>
                <w:r w:rsidR="008110E4">
                  <w:rPr>
                    <w:noProof/>
                    <w:webHidden/>
                  </w:rPr>
                </w:r>
                <w:r w:rsidR="008110E4">
                  <w:rPr>
                    <w:noProof/>
                    <w:webHidden/>
                  </w:rPr>
                  <w:fldChar w:fldCharType="separate"/>
                </w:r>
                <w:r w:rsidR="008110E4">
                  <w:rPr>
                    <w:noProof/>
                    <w:webHidden/>
                  </w:rPr>
                  <w:t>14</w:t>
                </w:r>
                <w:r w:rsidR="008110E4">
                  <w:rPr>
                    <w:noProof/>
                    <w:webHidden/>
                  </w:rPr>
                  <w:fldChar w:fldCharType="end"/>
                </w:r>
              </w:hyperlink>
            </w:p>
            <w:p w14:paraId="456A6C47" w14:textId="4EE5496C" w:rsidR="008110E4" w:rsidRDefault="00CF4421" w:rsidP="00E4688C">
              <w:pPr>
                <w:pStyle w:val="TOC1"/>
                <w:tabs>
                  <w:tab w:val="right" w:leader="dot" w:pos="9396"/>
                </w:tabs>
                <w:spacing w:line="360" w:lineRule="auto"/>
                <w:jc w:val="both"/>
                <w:rPr>
                  <w:noProof/>
                  <w:sz w:val="22"/>
                  <w:szCs w:val="22"/>
                  <w:lang w:val="de-DE" w:eastAsia="de-DE"/>
                </w:rPr>
              </w:pPr>
              <w:hyperlink w:anchor="_Toc96333829" w:history="1">
                <w:r w:rsidR="008110E4" w:rsidRPr="00F81BEF">
                  <w:rPr>
                    <w:rStyle w:val="Hyperlink"/>
                    <w:noProof/>
                  </w:rPr>
                  <w:t>Publication bibliography</w:t>
                </w:r>
                <w:r w:rsidR="008110E4">
                  <w:rPr>
                    <w:noProof/>
                    <w:webHidden/>
                  </w:rPr>
                  <w:tab/>
                </w:r>
                <w:r w:rsidR="008110E4">
                  <w:rPr>
                    <w:noProof/>
                    <w:webHidden/>
                  </w:rPr>
                  <w:fldChar w:fldCharType="begin"/>
                </w:r>
                <w:r w:rsidR="008110E4">
                  <w:rPr>
                    <w:noProof/>
                    <w:webHidden/>
                  </w:rPr>
                  <w:instrText xml:space="preserve"> PAGEREF _Toc96333829 \h </w:instrText>
                </w:r>
                <w:r w:rsidR="008110E4">
                  <w:rPr>
                    <w:noProof/>
                    <w:webHidden/>
                  </w:rPr>
                </w:r>
                <w:r w:rsidR="008110E4">
                  <w:rPr>
                    <w:noProof/>
                    <w:webHidden/>
                  </w:rPr>
                  <w:fldChar w:fldCharType="separate"/>
                </w:r>
                <w:r w:rsidR="008110E4">
                  <w:rPr>
                    <w:noProof/>
                    <w:webHidden/>
                  </w:rPr>
                  <w:t>16</w:t>
                </w:r>
                <w:r w:rsidR="008110E4">
                  <w:rPr>
                    <w:noProof/>
                    <w:webHidden/>
                  </w:rPr>
                  <w:fldChar w:fldCharType="end"/>
                </w:r>
              </w:hyperlink>
            </w:p>
            <w:p w14:paraId="09FF8288" w14:textId="1EC8B284" w:rsidR="00A42CA2" w:rsidRPr="00B749B7" w:rsidRDefault="00A42CA2" w:rsidP="00E4688C">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E4688C">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E4688C">
      <w:pPr>
        <w:pStyle w:val="Heading1"/>
        <w:spacing w:line="360" w:lineRule="auto"/>
        <w:jc w:val="both"/>
      </w:pPr>
      <w:bookmarkStart w:id="0" w:name="_Toc96333815"/>
      <w:r w:rsidRPr="00B749B7">
        <w:lastRenderedPageBreak/>
        <w:t>Introduction</w:t>
      </w:r>
      <w:bookmarkEnd w:id="0"/>
    </w:p>
    <w:p w14:paraId="50A12DA7" w14:textId="11658C12" w:rsidR="00497731" w:rsidRPr="00B749B7" w:rsidRDefault="00497731" w:rsidP="00E4688C">
      <w:pPr>
        <w:pStyle w:val="Heading2"/>
        <w:spacing w:line="360" w:lineRule="auto"/>
        <w:jc w:val="both"/>
        <w:rPr>
          <w:sz w:val="22"/>
          <w:szCs w:val="22"/>
        </w:rPr>
      </w:pPr>
      <w:bookmarkStart w:id="1" w:name="_Toc96333816"/>
      <w:r w:rsidRPr="00B749B7">
        <w:rPr>
          <w:sz w:val="22"/>
          <w:szCs w:val="22"/>
        </w:rPr>
        <w:t>Goal</w:t>
      </w:r>
      <w:bookmarkEnd w:id="1"/>
    </w:p>
    <w:p w14:paraId="53D4EE9B" w14:textId="00164001" w:rsidR="000F0F66" w:rsidRPr="00CF4421" w:rsidRDefault="000F0F66" w:rsidP="00E4688C">
      <w:pPr>
        <w:spacing w:line="360" w:lineRule="auto"/>
        <w:jc w:val="both"/>
        <w:rPr>
          <w:color w:val="F3A447" w:themeColor="accent2"/>
          <w:sz w:val="22"/>
          <w:szCs w:val="22"/>
        </w:rPr>
      </w:pPr>
      <w:r w:rsidRPr="00CF4421">
        <w:rPr>
          <w:color w:val="F3A447" w:themeColor="accent2"/>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to standard microbiome approaches like </w:t>
      </w:r>
      <w:proofErr w:type="spellStart"/>
      <w:r w:rsidRPr="00CF4421">
        <w:rPr>
          <w:i/>
          <w:iCs/>
          <w:color w:val="F3A447" w:themeColor="accent2"/>
          <w:sz w:val="22"/>
          <w:szCs w:val="22"/>
        </w:rPr>
        <w:t>selbal</w:t>
      </w:r>
      <w:proofErr w:type="spellEnd"/>
      <w:r w:rsidRPr="00CF4421">
        <w:rPr>
          <w:color w:val="F3A447" w:themeColor="accent2"/>
          <w:sz w:val="22"/>
          <w:szCs w:val="22"/>
        </w:rPr>
        <w:t xml:space="preserve"> or </w:t>
      </w:r>
      <w:proofErr w:type="spellStart"/>
      <w:r w:rsidRPr="00CF4421">
        <w:rPr>
          <w:i/>
          <w:iCs/>
          <w:color w:val="F3A447" w:themeColor="accent2"/>
          <w:sz w:val="22"/>
          <w:szCs w:val="22"/>
        </w:rPr>
        <w:t>CoDaCoRe</w:t>
      </w:r>
      <w:proofErr w:type="spellEnd"/>
      <w:r w:rsidRPr="00CF4421">
        <w:rPr>
          <w:color w:val="F3A447" w:themeColor="accent2"/>
          <w:sz w:val="22"/>
          <w:szCs w:val="22"/>
        </w:rPr>
        <w:t>.</w:t>
      </w:r>
      <w:r w:rsidR="005016B5" w:rsidRPr="00CF4421">
        <w:rPr>
          <w:color w:val="F3A447" w:themeColor="accent2"/>
          <w:sz w:val="22"/>
          <w:szCs w:val="22"/>
        </w:rPr>
        <w:t xml:space="preserve"> This way it will become clearer if a scientist should make the effort in learning about machine learning methods, when automated algorithms perform well enough and no </w:t>
      </w:r>
      <w:r w:rsidR="004C1F7F" w:rsidRPr="00CF4421">
        <w:rPr>
          <w:color w:val="F3A447" w:themeColor="accent2"/>
          <w:sz w:val="22"/>
          <w:szCs w:val="22"/>
        </w:rPr>
        <w:t xml:space="preserve">heavy </w:t>
      </w:r>
      <w:r w:rsidR="005016B5" w:rsidRPr="00CF4421">
        <w:rPr>
          <w:color w:val="F3A447" w:themeColor="accent2"/>
          <w:sz w:val="22"/>
          <w:szCs w:val="22"/>
        </w:rPr>
        <w:t>prior machine learning knowledge is necessary.</w:t>
      </w:r>
    </w:p>
    <w:p w14:paraId="734252CD" w14:textId="7739D733" w:rsidR="008F7A94" w:rsidRDefault="008F7A94" w:rsidP="00E4688C">
      <w:pPr>
        <w:pStyle w:val="Heading2"/>
        <w:spacing w:line="360" w:lineRule="auto"/>
        <w:jc w:val="both"/>
        <w:rPr>
          <w:sz w:val="22"/>
          <w:szCs w:val="22"/>
        </w:rPr>
      </w:pPr>
      <w:bookmarkStart w:id="2" w:name="_Toc96333817"/>
      <w:r w:rsidRPr="00B749B7">
        <w:rPr>
          <w:sz w:val="22"/>
          <w:szCs w:val="22"/>
        </w:rPr>
        <w:t>Background</w:t>
      </w:r>
      <w:bookmarkEnd w:id="2"/>
    </w:p>
    <w:p w14:paraId="0101B492" w14:textId="67F3215F" w:rsidR="00CF4421" w:rsidRDefault="00507B81" w:rsidP="00E4688C">
      <w:pPr>
        <w:spacing w:line="360" w:lineRule="auto"/>
        <w:jc w:val="both"/>
        <w:rPr>
          <w:sz w:val="22"/>
        </w:rPr>
      </w:pPr>
      <w:r>
        <w:rPr>
          <w:sz w:val="22"/>
        </w:rPr>
        <w:t>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Once concept that became increasingly more important in sequencing data analysis is the concept of “compositional data”. Furthermore, as machine learning concepts become more widespread and useful, their performance in combination with compositional data has not been fully analyzed and it begs the question what needs to be done to make the information usable.</w:t>
      </w:r>
    </w:p>
    <w:p w14:paraId="73C7A7C2" w14:textId="25E9AF55" w:rsidR="00507B81" w:rsidRDefault="00507B81" w:rsidP="00E4688C">
      <w:pPr>
        <w:spacing w:line="360" w:lineRule="auto"/>
        <w:jc w:val="both"/>
        <w:rPr>
          <w:sz w:val="22"/>
        </w:rPr>
      </w:pPr>
      <w:r>
        <w:rPr>
          <w:sz w:val="22"/>
        </w:rPr>
        <w:t xml:space="preserve">Therefore, this master thesis is an attempt in </w:t>
      </w:r>
      <w:r>
        <w:rPr>
          <w:sz w:val="22"/>
        </w:rPr>
        <w:t>making</w:t>
      </w:r>
      <w:r>
        <w:rPr>
          <w:sz w:val="22"/>
        </w:rPr>
        <w:t xml:space="preserve"> the information from the last 40 years </w:t>
      </w:r>
      <w:r>
        <w:rPr>
          <w:sz w:val="22"/>
        </w:rPr>
        <w:t>around compositional data more approachable, summarizes the solutions and workflows when using compositional data mainly with machine learning concepts.</w:t>
      </w:r>
    </w:p>
    <w:p w14:paraId="10F8095A" w14:textId="359760AC" w:rsidR="00507B81" w:rsidRDefault="00507B81" w:rsidP="00E4688C">
      <w:pPr>
        <w:spacing w:line="360" w:lineRule="auto"/>
        <w:jc w:val="both"/>
        <w:rPr>
          <w:sz w:val="22"/>
        </w:rPr>
      </w:pPr>
      <w:r>
        <w:rPr>
          <w:sz w:val="22"/>
        </w:rPr>
        <w:lastRenderedPageBreak/>
        <w:t xml:space="preserve">The Introduction will probably be a bit longer than usual for master thesis, as it is part of the master thesis and COST action to </w:t>
      </w:r>
      <w:r w:rsidR="00801C8C">
        <w:rPr>
          <w:sz w:val="22"/>
        </w:rPr>
        <w:t>bring machine learning and mathematical concepts in a format that can be easily understood and used. The following questions will be tackled in the introduction:</w:t>
      </w:r>
    </w:p>
    <w:p w14:paraId="0B6476D0" w14:textId="2DA4DF6C" w:rsidR="00801C8C" w:rsidRDefault="00801C8C" w:rsidP="00E4688C">
      <w:pPr>
        <w:pStyle w:val="ListParagraph"/>
        <w:numPr>
          <w:ilvl w:val="0"/>
          <w:numId w:val="20"/>
        </w:numPr>
        <w:spacing w:line="360" w:lineRule="auto"/>
        <w:jc w:val="both"/>
        <w:rPr>
          <w:sz w:val="22"/>
        </w:rPr>
      </w:pPr>
      <w:r>
        <w:rPr>
          <w:sz w:val="22"/>
        </w:rPr>
        <w:t xml:space="preserve">What </w:t>
      </w:r>
      <w:proofErr w:type="gramStart"/>
      <w:r>
        <w:rPr>
          <w:sz w:val="22"/>
        </w:rPr>
        <w:t>is</w:t>
      </w:r>
      <w:proofErr w:type="gramEnd"/>
      <w:r>
        <w:rPr>
          <w:sz w:val="22"/>
        </w:rPr>
        <w:t xml:space="preserve"> compositional data and why is this concept important?</w:t>
      </w:r>
    </w:p>
    <w:p w14:paraId="291C0FD2" w14:textId="68D573F3" w:rsidR="00801C8C" w:rsidRDefault="00801C8C" w:rsidP="00E4688C">
      <w:pPr>
        <w:pStyle w:val="ListParagraph"/>
        <w:numPr>
          <w:ilvl w:val="0"/>
          <w:numId w:val="20"/>
        </w:numPr>
        <w:spacing w:line="360" w:lineRule="auto"/>
        <w:jc w:val="both"/>
        <w:rPr>
          <w:sz w:val="22"/>
        </w:rPr>
      </w:pPr>
      <w:r>
        <w:rPr>
          <w:sz w:val="22"/>
        </w:rPr>
        <w:t>Why do we need different workflows and what are the best solutions currently?</w:t>
      </w:r>
    </w:p>
    <w:p w14:paraId="5FCE2BB5" w14:textId="3542C4BA" w:rsidR="00801C8C" w:rsidRPr="00801C8C" w:rsidRDefault="00801C8C" w:rsidP="00E4688C">
      <w:pPr>
        <w:pStyle w:val="ListParagraph"/>
        <w:numPr>
          <w:ilvl w:val="0"/>
          <w:numId w:val="20"/>
        </w:numPr>
        <w:spacing w:line="360" w:lineRule="auto"/>
        <w:jc w:val="both"/>
        <w:rPr>
          <w:sz w:val="22"/>
          <w:szCs w:val="22"/>
        </w:rPr>
      </w:pPr>
      <w:r w:rsidRPr="00801C8C">
        <w:rPr>
          <w:sz w:val="22"/>
          <w:szCs w:val="22"/>
        </w:rPr>
        <w:t>Why is it important to test machine learning performances with compositional data?</w:t>
      </w:r>
    </w:p>
    <w:p w14:paraId="6F5043BB" w14:textId="53FC50BC" w:rsidR="00CF4421" w:rsidRPr="00801C8C" w:rsidRDefault="00801C8C" w:rsidP="00E4688C">
      <w:pPr>
        <w:spacing w:line="360" w:lineRule="auto"/>
        <w:jc w:val="both"/>
        <w:rPr>
          <w:sz w:val="22"/>
          <w:szCs w:val="22"/>
        </w:rPr>
      </w:pPr>
      <w:r w:rsidRPr="00801C8C">
        <w:rPr>
          <w:sz w:val="22"/>
          <w:szCs w:val="22"/>
        </w:rPr>
        <w:t>As this master thesis uses microbiome sequencing data and was created in a microbiome research group, the text will mostly focus on this field, but all results are applicable to high-throughput sequencing data, as well as any data that does not exist in the Euclidean space.</w:t>
      </w:r>
      <w:r w:rsidR="00FB43DD">
        <w:rPr>
          <w:sz w:val="22"/>
          <w:szCs w:val="22"/>
        </w:rPr>
        <w:t xml:space="preserve"> Other data sets used by e.g. Aitchison (1982) where geological data, as well as a Consumer demand analysis, which spans the problematic of this problem into various different fields</w:t>
      </w:r>
      <w:r w:rsidR="00697E91">
        <w:rPr>
          <w:sz w:val="22"/>
          <w:szCs w:val="22"/>
        </w:rPr>
        <w:t>.</w:t>
      </w:r>
    </w:p>
    <w:p w14:paraId="6AD37223" w14:textId="2DEF7048" w:rsidR="00801C8C" w:rsidRDefault="00801C8C" w:rsidP="00E4688C">
      <w:pPr>
        <w:pStyle w:val="Heading3"/>
        <w:spacing w:line="360" w:lineRule="auto"/>
        <w:jc w:val="both"/>
      </w:pPr>
      <w:r>
        <w:t xml:space="preserve">What </w:t>
      </w:r>
      <w:proofErr w:type="gramStart"/>
      <w:r>
        <w:t>is</w:t>
      </w:r>
      <w:proofErr w:type="gramEnd"/>
      <w:r>
        <w:t xml:space="preserve"> Compositional Data and why do we need to know about it</w:t>
      </w:r>
    </w:p>
    <w:p w14:paraId="32E88AA2" w14:textId="331805D4" w:rsidR="00801C8C" w:rsidRPr="00801C8C" w:rsidRDefault="00801C8C" w:rsidP="00E4688C">
      <w:pPr>
        <w:spacing w:line="360" w:lineRule="auto"/>
        <w:jc w:val="both"/>
        <w:rPr>
          <w:sz w:val="22"/>
        </w:rPr>
      </w:pPr>
      <w:r>
        <w:rPr>
          <w:sz w:val="22"/>
        </w:rPr>
        <w:t>In order to define and illustrate the concept and problems of Compositional Data (</w:t>
      </w:r>
      <w:proofErr w:type="spellStart"/>
      <w:r>
        <w:rPr>
          <w:sz w:val="22"/>
        </w:rPr>
        <w:t>CoD</w:t>
      </w:r>
      <w:r w:rsidR="008B42E5">
        <w:rPr>
          <w:sz w:val="22"/>
        </w:rPr>
        <w:t>A</w:t>
      </w:r>
      <w:proofErr w:type="spellEnd"/>
      <w:r>
        <w:rPr>
          <w:sz w:val="22"/>
        </w:rPr>
        <w:t>), let’s assume a classical biological example. The following figure shows two sampled ecological fields. Sample A contains 4 rabbits, 8 birds, 10 bees and 1 wolf, where</w:t>
      </w:r>
      <w:r w:rsidR="002507FF">
        <w:rPr>
          <w:sz w:val="22"/>
        </w:rPr>
        <w:t>a</w:t>
      </w:r>
      <w:r>
        <w:rPr>
          <w:sz w:val="22"/>
        </w:rPr>
        <w:t xml:space="preserve">s Sample B contains 2 rabbits, 4 birds, 5 bees and 1 wolf. </w:t>
      </w:r>
      <w:r w:rsidR="002507FF">
        <w:rPr>
          <w:sz w:val="22"/>
        </w:rPr>
        <w:t xml:space="preserve">It becomes clear that, as similar as the diversity may be, the fact that Sample B seems to have only half of the population than Sample A already is valuable information in itself. </w:t>
      </w:r>
    </w:p>
    <w:p w14:paraId="796EDC23" w14:textId="14B05D70" w:rsidR="00801C8C" w:rsidRDefault="00801C8C" w:rsidP="00E4688C">
      <w:pPr>
        <w:spacing w:line="360" w:lineRule="auto"/>
        <w:jc w:val="both"/>
      </w:pPr>
      <w:r>
        <w:rPr>
          <w:noProof/>
        </w:rPr>
        <w:lastRenderedPageBreak/>
        <w:drawing>
          <wp:inline distT="0" distB="0" distL="0" distR="0" wp14:anchorId="56B9E0BD" wp14:editId="4F0157B4">
            <wp:extent cx="5985163" cy="429357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5759" cy="4301180"/>
                    </a:xfrm>
                    <a:prstGeom prst="rect">
                      <a:avLst/>
                    </a:prstGeom>
                    <a:noFill/>
                  </pic:spPr>
                </pic:pic>
              </a:graphicData>
            </a:graphic>
          </wp:inline>
        </w:drawing>
      </w:r>
    </w:p>
    <w:p w14:paraId="789E2095" w14:textId="77777777" w:rsidR="00801C8C" w:rsidRDefault="00801C8C" w:rsidP="00E4688C">
      <w:pPr>
        <w:spacing w:line="360" w:lineRule="auto"/>
        <w:jc w:val="both"/>
      </w:pPr>
    </w:p>
    <w:p w14:paraId="74E1D587" w14:textId="58AC586C" w:rsidR="002507FF" w:rsidRDefault="002507FF" w:rsidP="00E4688C">
      <w:pPr>
        <w:spacing w:line="360" w:lineRule="auto"/>
        <w:jc w:val="both"/>
        <w:rPr>
          <w:sz w:val="22"/>
        </w:rPr>
      </w:pPr>
      <w:r>
        <w:rPr>
          <w:sz w:val="22"/>
        </w:rPr>
        <w:t xml:space="preserve">When using absolute counts, the difference is easily visible (B). </w:t>
      </w:r>
      <w:r>
        <w:rPr>
          <w:sz w:val="22"/>
        </w:rPr>
        <w:t xml:space="preserve">Unfortunately, as soon as the data is normalized, this particular information gets lost (C). When counting ecological data ourselves, we can preserve the fact that Sample B only contained 12 individuals, whereas Sample A contained 23. Additionally, the total number of individuals is not limited. It does not affect the number of rabbits if an additional wolf is counted in Sample A (at least not on a mathematical level). </w:t>
      </w:r>
      <w:r w:rsidRPr="00FB43DD">
        <w:rPr>
          <w:color w:val="FF0000"/>
          <w:sz w:val="22"/>
        </w:rPr>
        <w:t>The total number of individuals will now be 24, instead of 23, but other than that there are no mathematical consequences.</w:t>
      </w:r>
    </w:p>
    <w:p w14:paraId="77AC86F9" w14:textId="2FA00EDE" w:rsidR="00124111" w:rsidRPr="00124111" w:rsidRDefault="002507FF" w:rsidP="00E4688C">
      <w:pPr>
        <w:spacing w:line="360" w:lineRule="auto"/>
        <w:jc w:val="both"/>
        <w:rPr>
          <w:sz w:val="22"/>
          <w:szCs w:val="22"/>
        </w:rPr>
      </w:pPr>
      <w:r>
        <w:rPr>
          <w:sz w:val="22"/>
        </w:rPr>
        <w:t xml:space="preserve">All of this does not work when using sequencing machines to collect data. </w:t>
      </w:r>
      <w:r>
        <w:rPr>
          <w:sz w:val="22"/>
          <w:szCs w:val="22"/>
        </w:rPr>
        <w:t>Sequencing</w:t>
      </w:r>
      <w:r w:rsidRPr="00B749B7">
        <w:rPr>
          <w:sz w:val="22"/>
          <w:szCs w:val="22"/>
        </w:rPr>
        <w:t xml:space="preserve"> data is achieved by taking a population of (total or fractionated) RNA, converting them to a library of cDNA fragments, optionally amplifying the fragments, and then sequencing those fragments in a ‘high-throughput manner’ </w:t>
      </w:r>
      <w:sdt>
        <w:sdtPr>
          <w:rPr>
            <w:sz w:val="22"/>
            <w:szCs w:val="22"/>
          </w:rPr>
          <w:alias w:val="To edit, see citavi.com/edit"/>
          <w:tag w:val="CitaviPlaceholder#1f17828f-d5aa-4437-8e3e-ac778ad870b4"/>
          <w:id w:val="-91469382"/>
          <w:placeholder>
            <w:docPart w:val="947524B9E4B24CD2BEF9A60EDD764A6E"/>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Pr="00B749B7">
            <w:rPr>
              <w:sz w:val="22"/>
              <w:szCs w:val="22"/>
            </w:rPr>
            <w:fldChar w:fldCharType="separate"/>
          </w:r>
          <w:r>
            <w:rPr>
              <w:sz w:val="22"/>
              <w:szCs w:val="22"/>
            </w:rPr>
            <w:t>(Quinn et al. 2018)</w:t>
          </w:r>
          <w:r w:rsidRPr="00B749B7">
            <w:rPr>
              <w:sz w:val="22"/>
              <w:szCs w:val="22"/>
            </w:rPr>
            <w:fldChar w:fldCharType="end"/>
          </w:r>
        </w:sdtContent>
      </w:sdt>
      <w:r w:rsidRPr="00B749B7">
        <w:rPr>
          <w:sz w:val="22"/>
          <w:szCs w:val="22"/>
        </w:rPr>
        <w:t xml:space="preserve">. This methodology is known as next generation sequencing. The result of NGS is a virtual library of many short sequence fragments that are converted to a numeric dataset through alignment (most often to a previously established </w:t>
      </w:r>
      <w:r w:rsidRPr="00B749B7">
        <w:rPr>
          <w:sz w:val="22"/>
          <w:szCs w:val="22"/>
        </w:rPr>
        <w:lastRenderedPageBreak/>
        <w:t xml:space="preserve">reference genome or transcriptome) and quantification </w:t>
      </w:r>
      <w:sdt>
        <w:sdtPr>
          <w:rPr>
            <w:sz w:val="22"/>
            <w:szCs w:val="22"/>
          </w:rPr>
          <w:alias w:val="To edit, see citavi.com/edit"/>
          <w:tag w:val="CitaviPlaceholder#6b07f8eb-63df-489e-a212-b01f0b74e403"/>
          <w:id w:val="-959802350"/>
          <w:placeholder>
            <w:docPart w:val="947524B9E4B24CD2BEF9A60EDD764A6E"/>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Pr="00B749B7">
            <w:rPr>
              <w:sz w:val="22"/>
              <w:szCs w:val="22"/>
            </w:rPr>
            <w:fldChar w:fldCharType="separate"/>
          </w:r>
          <w:r>
            <w:rPr>
              <w:sz w:val="22"/>
              <w:szCs w:val="22"/>
            </w:rPr>
            <w:t>(Griffith et al. 2015)</w:t>
          </w:r>
          <w:r w:rsidRPr="00B749B7">
            <w:rPr>
              <w:sz w:val="22"/>
              <w:szCs w:val="22"/>
            </w:rPr>
            <w:fldChar w:fldCharType="end"/>
          </w:r>
        </w:sdtContent>
      </w:sdt>
      <w:r w:rsidRPr="00B749B7">
        <w:rPr>
          <w:sz w:val="22"/>
          <w:szCs w:val="22"/>
        </w:rPr>
        <w:t xml:space="preserve">. </w:t>
      </w:r>
      <w:r>
        <w:rPr>
          <w:sz w:val="22"/>
          <w:szCs w:val="22"/>
        </w:rPr>
        <w:t xml:space="preserve">In essence, the total number of sequences measured </w:t>
      </w:r>
      <w:r w:rsidRPr="00B749B7">
        <w:rPr>
          <w:sz w:val="22"/>
          <w:szCs w:val="22"/>
        </w:rPr>
        <w:t xml:space="preserve">by sequencing machines ultimately depends on the </w:t>
      </w:r>
      <w:r w:rsidRPr="002507FF">
        <w:rPr>
          <w:i/>
          <w:sz w:val="22"/>
          <w:szCs w:val="22"/>
        </w:rPr>
        <w:t>chemistry of the assay</w:t>
      </w:r>
      <w:r w:rsidRPr="00B749B7">
        <w:rPr>
          <w:sz w:val="22"/>
          <w:szCs w:val="22"/>
        </w:rPr>
        <w:t xml:space="preserve">, not the input </w:t>
      </w:r>
      <w:commentRangeStart w:id="3"/>
      <w:commentRangeStart w:id="4"/>
      <w:commentRangeStart w:id="5"/>
      <w:r w:rsidRPr="00B749B7">
        <w:rPr>
          <w:sz w:val="22"/>
          <w:szCs w:val="22"/>
        </w:rPr>
        <w:t xml:space="preserve">material </w:t>
      </w:r>
      <w:sdt>
        <w:sdtPr>
          <w:rPr>
            <w:sz w:val="22"/>
            <w:szCs w:val="22"/>
          </w:rPr>
          <w:alias w:val="To edit, see citavi.com/edit"/>
          <w:tag w:val="CitaviPlaceholder#abe753a9-4427-43ec-b16f-933aa96d950a"/>
          <w:id w:val="-807394235"/>
          <w:placeholder>
            <w:docPart w:val="A25519CA267847D8A4D087FC23D8E8AB"/>
          </w:placeholder>
        </w:sdtPr>
        <w:sdtContent>
          <w:commentRangeEnd w:id="5"/>
          <w:r w:rsidRPr="00B749B7">
            <w:rPr>
              <w:rStyle w:val="CommentReference"/>
              <w:sz w:val="22"/>
              <w:szCs w:val="22"/>
            </w:rPr>
            <w:commentReference w:id="5"/>
          </w:r>
          <w:commentRangeEnd w:id="3"/>
          <w:r w:rsidRPr="00B749B7">
            <w:rPr>
              <w:rStyle w:val="CommentReference"/>
              <w:sz w:val="22"/>
              <w:szCs w:val="22"/>
            </w:rPr>
            <w:commentReference w:id="3"/>
          </w:r>
          <w:commentRangeEnd w:id="4"/>
          <w:r w:rsidRPr="00B749B7">
            <w:rPr>
              <w:rStyle w:val="CommentReference"/>
              <w:sz w:val="22"/>
              <w:szCs w:val="22"/>
            </w:rPr>
            <w:commentReference w:id="4"/>
          </w:r>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Pr="00B749B7">
            <w:rPr>
              <w:sz w:val="22"/>
              <w:szCs w:val="22"/>
            </w:rPr>
            <w:fldChar w:fldCharType="separate"/>
          </w:r>
          <w:r>
            <w:rPr>
              <w:sz w:val="22"/>
              <w:szCs w:val="22"/>
            </w:rPr>
            <w:t>(Quinn et al. 2018)</w:t>
          </w:r>
          <w:r w:rsidRPr="00B749B7">
            <w:rPr>
              <w:sz w:val="22"/>
              <w:szCs w:val="22"/>
            </w:rPr>
            <w:fldChar w:fldCharType="end"/>
          </w:r>
        </w:sdtContent>
      </w:sdt>
      <w:r w:rsidRPr="00B749B7">
        <w:rPr>
          <w:sz w:val="22"/>
          <w:szCs w:val="22"/>
        </w:rPr>
        <w:t>.</w:t>
      </w:r>
      <w:r>
        <w:rPr>
          <w:sz w:val="22"/>
          <w:szCs w:val="22"/>
        </w:rPr>
        <w:t xml:space="preserve"> In contrast, we would have the same problem in ecology and the example in the figure above if we would be only be able to count to 20. For Sample A, this would ultimately mean </w:t>
      </w:r>
      <w:r w:rsidR="00124111">
        <w:rPr>
          <w:sz w:val="22"/>
          <w:szCs w:val="22"/>
        </w:rPr>
        <w:t xml:space="preserve">some individuals would have to be excluded from our data collection and absolute counts are only impactful if we count less than 20 individuals overall, like with Sample B. As this the latter is not happening in sequencing machines, we have to accept the fact that absolute counts in sequencing data are irrelevant. This is truly problematic, since a lot of data analysis tools use the total number of a sample to calculate </w:t>
      </w:r>
      <w:r w:rsidR="00124111" w:rsidRPr="00124111">
        <w:rPr>
          <w:color w:val="FF0000"/>
          <w:sz w:val="22"/>
          <w:szCs w:val="22"/>
        </w:rPr>
        <w:t>e.g., diversities, dissimilarity matrices or distance matrices</w:t>
      </w:r>
      <w:r w:rsidR="00124111" w:rsidRPr="00465B63">
        <w:rPr>
          <w:color w:val="FF0000"/>
          <w:sz w:val="22"/>
          <w:szCs w:val="22"/>
        </w:rPr>
        <w:t xml:space="preserve">. If this problem is ignored, best-case consequences are that just not all information of the data is used, and in worst case the following analysis is </w:t>
      </w:r>
      <w:r w:rsidR="00465B63" w:rsidRPr="00465B63">
        <w:rPr>
          <w:color w:val="FF0000"/>
          <w:sz w:val="22"/>
          <w:szCs w:val="22"/>
        </w:rPr>
        <w:t>completely skewed.</w:t>
      </w:r>
    </w:p>
    <w:p w14:paraId="441226BF" w14:textId="29C053D3" w:rsidR="00124111" w:rsidRDefault="00124111" w:rsidP="00E4688C">
      <w:pPr>
        <w:spacing w:line="360" w:lineRule="auto"/>
        <w:jc w:val="both"/>
        <w:rPr>
          <w:sz w:val="22"/>
          <w:szCs w:val="22"/>
        </w:rPr>
      </w:pPr>
      <w:r>
        <w:rPr>
          <w:sz w:val="22"/>
          <w:szCs w:val="22"/>
        </w:rPr>
        <w:t>This leads us to the concept of “Compositional Data”, first introduced by John Aitchison, already 40 years ago</w:t>
      </w:r>
      <w:r w:rsidR="00465B63">
        <w:rPr>
          <w:sz w:val="22"/>
          <w:szCs w:val="22"/>
        </w:rPr>
        <w:t xml:space="preserve">. Because thankfully, we can still use sequencing data. We just have to adjust for the fact that the absolute counts are non-informative (and in the case of microbiota: does it really matter if we have a lot of bacteria or a lot </w:t>
      </w:r>
      <w:proofErr w:type="spellStart"/>
      <w:proofErr w:type="gramStart"/>
      <w:r w:rsidR="00465B63">
        <w:rPr>
          <w:sz w:val="22"/>
          <w:szCs w:val="22"/>
        </w:rPr>
        <w:t>lot</w:t>
      </w:r>
      <w:proofErr w:type="spellEnd"/>
      <w:proofErr w:type="gramEnd"/>
      <w:r w:rsidR="00465B63">
        <w:rPr>
          <w:sz w:val="22"/>
          <w:szCs w:val="22"/>
        </w:rPr>
        <w:t xml:space="preserve"> bacteria?). We instead use relative abundances. As can be seen in 1C, the ratios of Sample A and Sample B are almost the same, which means luckily, relative abundances still carry meaning. </w:t>
      </w:r>
    </w:p>
    <w:p w14:paraId="53D54D59" w14:textId="37D0ED04" w:rsidR="00D97C46" w:rsidRDefault="00124111" w:rsidP="00E4688C">
      <w:pPr>
        <w:spacing w:line="360" w:lineRule="auto"/>
        <w:jc w:val="both"/>
        <w:rPr>
          <w:rFonts w:eastAsia="MyriadPro-Regular" w:cstheme="minorHAnsi"/>
          <w:sz w:val="22"/>
          <w:szCs w:val="22"/>
        </w:rPr>
      </w:pPr>
      <w:r w:rsidRPr="00333010">
        <w:rPr>
          <w:rFonts w:eastAsia="MyriadPro-Regular" w:cstheme="minorHAnsi"/>
          <w:sz w:val="22"/>
          <w:szCs w:val="22"/>
        </w:rPr>
        <w:t xml:space="preserve">Thus, relative abundance data - and </w:t>
      </w:r>
      <w:r w:rsidR="00465B63">
        <w:rPr>
          <w:rFonts w:eastAsia="MyriadPro-Regular" w:cstheme="minorHAnsi"/>
          <w:sz w:val="22"/>
          <w:szCs w:val="22"/>
        </w:rPr>
        <w:t>therefore sequencing</w:t>
      </w:r>
      <w:r w:rsidRPr="00333010">
        <w:rPr>
          <w:rFonts w:eastAsia="MyriadPro-Regular" w:cstheme="minorHAnsi"/>
          <w:sz w:val="22"/>
          <w:szCs w:val="22"/>
        </w:rPr>
        <w:t xml:space="preserve"> data - are mathematically considered “compositional data”, with its own mathematical theory and properties. Compositional data lives in the positive simplex space and not in real Euclidean space</w:t>
      </w:r>
      <w:r w:rsidR="00465B63">
        <w:rPr>
          <w:rFonts w:eastAsia="MyriadPro-Regular" w:cstheme="minorHAnsi"/>
          <w:sz w:val="22"/>
          <w:szCs w:val="22"/>
        </w:rPr>
        <w:t xml:space="preserve"> (we will come back to that)</w:t>
      </w:r>
      <w:r w:rsidRPr="00333010">
        <w:rPr>
          <w:rFonts w:eastAsia="MyriadPro-Regular" w:cstheme="minorHAnsi"/>
          <w:sz w:val="22"/>
          <w:szCs w:val="22"/>
        </w:rPr>
        <w:t xml:space="preserve">, which is assumed by commonly used data analysis </w:t>
      </w:r>
      <w:sdt>
        <w:sdtPr>
          <w:rPr>
            <w:rFonts w:eastAsia="MyriadPro-Regular" w:cstheme="minorHAnsi"/>
            <w:sz w:val="22"/>
            <w:szCs w:val="22"/>
          </w:rPr>
          <w:alias w:val="To edit, see citavi.com/edit"/>
          <w:tag w:val="CitaviPlaceholder#464b4af4-365c-4d16-bb5b-6e19c9d0a0ef"/>
          <w:id w:val="-1719507490"/>
          <w:placeholder>
            <w:docPart w:val="B0A70447F7C74B47813A757DE1B83668"/>
          </w:placeholder>
        </w:sdtPr>
        <w:sdtContent>
          <w:r w:rsidRPr="00333010">
            <w:rPr>
              <w:rFonts w:eastAsia="MyriadPro-Regular" w:cstheme="minorHAnsi"/>
              <w:sz w:val="22"/>
              <w:szCs w:val="22"/>
            </w:rPr>
            <w:fldChar w:fldCharType="begin"/>
          </w:r>
          <w:r>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Pr="00333010">
            <w:rPr>
              <w:rFonts w:eastAsia="MyriadPro-Regular" w:cstheme="minorHAnsi"/>
              <w:sz w:val="22"/>
              <w:szCs w:val="22"/>
            </w:rPr>
            <w:fldChar w:fldCharType="separate"/>
          </w:r>
          <w:r>
            <w:rPr>
              <w:rFonts w:eastAsia="MyriadPro-Regular" w:cstheme="minorHAnsi"/>
              <w:sz w:val="22"/>
              <w:szCs w:val="22"/>
            </w:rPr>
            <w:t>(Quinn et al. 2018)</w:t>
          </w:r>
          <w:r w:rsidRPr="00333010">
            <w:rPr>
              <w:rFonts w:eastAsia="MyriadPro-Regular" w:cstheme="minorHAnsi"/>
              <w:sz w:val="22"/>
              <w:szCs w:val="22"/>
            </w:rPr>
            <w:fldChar w:fldCharType="end"/>
          </w:r>
        </w:sdtContent>
      </w:sdt>
      <w:r w:rsidRPr="00333010">
        <w:rPr>
          <w:rFonts w:eastAsia="MyriadPro-Regular" w:cstheme="minorHAnsi"/>
          <w:sz w:val="22"/>
          <w:szCs w:val="22"/>
        </w:rPr>
        <w:t xml:space="preserve">. </w:t>
      </w:r>
      <w:r w:rsidR="00465B63">
        <w:rPr>
          <w:rFonts w:eastAsia="MyriadPro-Regular" w:cstheme="minorHAnsi"/>
          <w:sz w:val="22"/>
          <w:szCs w:val="22"/>
        </w:rPr>
        <w:t>Over the last 40 years, s</w:t>
      </w:r>
      <w:r w:rsidRPr="00333010">
        <w:rPr>
          <w:rFonts w:eastAsia="MyriadPro-Regular" w:cstheme="minorHAnsi"/>
          <w:sz w:val="22"/>
          <w:szCs w:val="22"/>
        </w:rPr>
        <w:t xml:space="preserve">everal propositions have been made to acknowledge compositional data in statistical analysis </w:t>
      </w:r>
      <w:sdt>
        <w:sdtPr>
          <w:rPr>
            <w:rFonts w:eastAsia="MyriadPro-Regular" w:cstheme="minorHAnsi"/>
            <w:sz w:val="22"/>
            <w:szCs w:val="22"/>
          </w:rPr>
          <w:alias w:val="To edit, see citavi.com/edit"/>
          <w:tag w:val="CitaviPlaceholder#3cd182f6-964e-495c-bff8-d2f246665572"/>
          <w:id w:val="1644929479"/>
          <w:placeholder>
            <w:docPart w:val="B0A70447F7C74B47813A757DE1B83668"/>
          </w:placeholder>
        </w:sdtPr>
        <w:sdtContent>
          <w:r w:rsidRPr="00333010">
            <w:rPr>
              <w:rFonts w:eastAsia="MyriadPro-Regular" w:cstheme="minorHAnsi"/>
              <w:sz w:val="22"/>
              <w:szCs w:val="22"/>
            </w:rPr>
            <w:fldChar w:fldCharType="begin"/>
          </w:r>
          <w:r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Pr="00333010">
            <w:rPr>
              <w:rFonts w:eastAsia="MyriadPro-Regular" w:cstheme="minorHAnsi"/>
              <w:sz w:val="22"/>
              <w:szCs w:val="22"/>
            </w:rPr>
            <w:fldChar w:fldCharType="separate"/>
          </w:r>
          <w:r>
            <w:rPr>
              <w:rFonts w:eastAsia="MyriadPro-Regular" w:cstheme="minorHAnsi"/>
              <w:sz w:val="22"/>
              <w:szCs w:val="22"/>
            </w:rPr>
            <w:t>(Aitchison 1982)</w:t>
          </w:r>
          <w:r w:rsidRPr="00333010">
            <w:rPr>
              <w:rFonts w:eastAsia="MyriadPro-Regular" w:cstheme="minorHAnsi"/>
              <w:sz w:val="22"/>
              <w:szCs w:val="22"/>
            </w:rPr>
            <w:fldChar w:fldCharType="end"/>
          </w:r>
        </w:sdtContent>
      </w:sdt>
      <w:r w:rsidRPr="00333010">
        <w:rPr>
          <w:rFonts w:eastAsia="MyriadPro-Regular" w:cstheme="minorHAnsi"/>
          <w:sz w:val="22"/>
          <w:szCs w:val="22"/>
        </w:rPr>
        <w:t xml:space="preserve"> and increase its interpretability.</w:t>
      </w:r>
    </w:p>
    <w:p w14:paraId="65218360" w14:textId="78EBD514" w:rsidR="00D97C46" w:rsidRDefault="00D97C46" w:rsidP="00E4688C">
      <w:pPr>
        <w:pStyle w:val="Heading3"/>
        <w:spacing w:line="360" w:lineRule="auto"/>
        <w:jc w:val="both"/>
        <w:rPr>
          <w:rFonts w:eastAsia="MyriadPro-Regular"/>
        </w:rPr>
      </w:pPr>
      <w:r>
        <w:rPr>
          <w:rFonts w:eastAsia="MyriadPro-Regular"/>
        </w:rPr>
        <w:t xml:space="preserve">Okay, I understood why compositional data is important, what </w:t>
      </w:r>
      <w:r w:rsidR="00A042D3">
        <w:rPr>
          <w:rFonts w:eastAsia="MyriadPro-Regular"/>
        </w:rPr>
        <w:t>now</w:t>
      </w:r>
      <w:r>
        <w:rPr>
          <w:rFonts w:eastAsia="MyriadPro-Regular"/>
        </w:rPr>
        <w:t>?</w:t>
      </w:r>
    </w:p>
    <w:p w14:paraId="772234EF" w14:textId="77777777" w:rsidR="00094AD0" w:rsidRDefault="00B91BDC" w:rsidP="00E4688C">
      <w:pPr>
        <w:spacing w:line="360" w:lineRule="auto"/>
        <w:jc w:val="both"/>
        <w:rPr>
          <w:sz w:val="22"/>
        </w:rPr>
      </w:pPr>
      <w:r>
        <w:rPr>
          <w:sz w:val="22"/>
        </w:rPr>
        <w:t xml:space="preserve">The following section will be mostly a summary of “Aitchison’s Compositional Data Analysis 40 Years On: A Reappraisal” by Michael Greenacre and several co-authors, who are well known in the compositional data sphere, like </w:t>
      </w:r>
      <w:proofErr w:type="spellStart"/>
      <w:r>
        <w:rPr>
          <w:sz w:val="22"/>
        </w:rPr>
        <w:t>Ionas</w:t>
      </w:r>
      <w:proofErr w:type="spellEnd"/>
      <w:r>
        <w:rPr>
          <w:sz w:val="22"/>
        </w:rPr>
        <w:t xml:space="preserve"> </w:t>
      </w:r>
      <w:proofErr w:type="spellStart"/>
      <w:r>
        <w:rPr>
          <w:sz w:val="22"/>
        </w:rPr>
        <w:t>Erb</w:t>
      </w:r>
      <w:proofErr w:type="spellEnd"/>
      <w:r>
        <w:rPr>
          <w:sz w:val="22"/>
        </w:rPr>
        <w:t xml:space="preserve"> and Thomas Quinn. They published this reappraisal in January 2022 and it gives a </w:t>
      </w:r>
      <w:r w:rsidR="00A042D3">
        <w:rPr>
          <w:sz w:val="22"/>
        </w:rPr>
        <w:t>solid summary on properties of compositional data, as well as log-ratio transformations, which play a key part in this master thesis and will be discussed more in detail later on.</w:t>
      </w:r>
    </w:p>
    <w:p w14:paraId="774B1841" w14:textId="28CDA8D1" w:rsidR="00B91BDC" w:rsidRDefault="00094AD0" w:rsidP="00E4688C">
      <w:pPr>
        <w:spacing w:line="360" w:lineRule="auto"/>
        <w:jc w:val="both"/>
        <w:rPr>
          <w:sz w:val="22"/>
        </w:rPr>
      </w:pPr>
      <w:r>
        <w:rPr>
          <w:sz w:val="22"/>
        </w:rPr>
        <w:lastRenderedPageBreak/>
        <w:t>As mentioned, absolute counts in compositional data are irrelevant and only relative abundances are of interest. This puts the data in the so-called “Simplex space”</w:t>
      </w:r>
      <w:r w:rsidR="005F04E5">
        <w:rPr>
          <w:sz w:val="22"/>
        </w:rPr>
        <w:t xml:space="preserve">, instead of the Euclidean Space. When we put data points into a standard coordinate system and are able to label both axes with any real number, then the data is in the Euclidean space. </w:t>
      </w:r>
      <w:r w:rsidR="00F44CE4">
        <w:rPr>
          <w:sz w:val="22"/>
        </w:rPr>
        <w:t xml:space="preserve">The following equation is </w:t>
      </w:r>
      <w:proofErr w:type="spellStart"/>
      <w:r w:rsidR="00F44CE4">
        <w:rPr>
          <w:sz w:val="22"/>
        </w:rPr>
        <w:t>Aichisons</w:t>
      </w:r>
      <w:proofErr w:type="spellEnd"/>
      <w:r w:rsidR="00F44CE4">
        <w:rPr>
          <w:sz w:val="22"/>
        </w:rPr>
        <w:t xml:space="preserve"> formal definition of the positive simplex.</w:t>
      </w:r>
    </w:p>
    <w:p w14:paraId="50217B51" w14:textId="3E41F172" w:rsidR="00D97C46" w:rsidRPr="00D97C46" w:rsidRDefault="00F44CE4" w:rsidP="00E4688C">
      <w:pPr>
        <w:spacing w:line="360" w:lineRule="auto"/>
        <w:jc w:val="both"/>
      </w:pPr>
      <w:r>
        <w:rPr>
          <w:noProof/>
        </w:rPr>
        <w:drawing>
          <wp:inline distT="0" distB="0" distL="0" distR="0" wp14:anchorId="02D87E48" wp14:editId="7503FCC9">
            <wp:extent cx="6042170" cy="42751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164" cy="436002"/>
                    </a:xfrm>
                    <a:prstGeom prst="rect">
                      <a:avLst/>
                    </a:prstGeom>
                  </pic:spPr>
                </pic:pic>
              </a:graphicData>
            </a:graphic>
          </wp:inline>
        </w:drawing>
      </w:r>
    </w:p>
    <w:p w14:paraId="3F33052C" w14:textId="4F58CB5C" w:rsidR="00BA37E7" w:rsidRDefault="00F44CE4" w:rsidP="00E4688C">
      <w:pPr>
        <w:spacing w:line="360" w:lineRule="auto"/>
        <w:jc w:val="both"/>
        <w:rPr>
          <w:sz w:val="22"/>
        </w:rPr>
      </w:pPr>
      <w:r>
        <w:rPr>
          <w:rFonts w:eastAsia="MyriadPro-Regular" w:cstheme="minorHAnsi"/>
          <w:sz w:val="22"/>
          <w:szCs w:val="22"/>
        </w:rPr>
        <w:t>The equation only says, that all data points are now</w:t>
      </w:r>
      <w:r>
        <w:rPr>
          <w:sz w:val="22"/>
        </w:rPr>
        <w:t xml:space="preserve"> sorted into the positive space between 0 and 1, which gives a limitation to the Euclidean space. </w:t>
      </w:r>
      <w:r>
        <w:rPr>
          <w:sz w:val="22"/>
        </w:rPr>
        <w:t xml:space="preserve">We can do that, because – as we established – absolute counts are irrelevant. </w:t>
      </w:r>
      <w:r>
        <w:rPr>
          <w:sz w:val="22"/>
        </w:rPr>
        <w:t>It is mathematically a bit more complex than that (of course), but this positive simplex space is the reason, why compositional data is tricky to deal with statistically.</w:t>
      </w:r>
      <w:r>
        <w:rPr>
          <w:sz w:val="22"/>
        </w:rPr>
        <w:t xml:space="preserve"> The compositional data are observed on D components (or in microbiome terms: features) and lie in a simplex of dimensionality d = D-1. A vector x = (x</w:t>
      </w:r>
      <w:proofErr w:type="gramStart"/>
      <w:r>
        <w:rPr>
          <w:sz w:val="22"/>
        </w:rPr>
        <w:t>1,…</w:t>
      </w:r>
      <w:proofErr w:type="spellStart"/>
      <w:proofErr w:type="gramEnd"/>
      <w:r>
        <w:rPr>
          <w:sz w:val="22"/>
        </w:rPr>
        <w:t>xD</w:t>
      </w:r>
      <w:proofErr w:type="spellEnd"/>
      <w:r>
        <w:rPr>
          <w:sz w:val="22"/>
        </w:rPr>
        <w:t>) in the simplex is called a composition. Again, in terms of sequencing data the vector x would describe on sample</w:t>
      </w:r>
      <w:r w:rsidR="003A411E">
        <w:rPr>
          <w:sz w:val="22"/>
        </w:rPr>
        <w:t xml:space="preserve"> or patient with D-number of features. </w:t>
      </w:r>
      <w:r w:rsidR="00E945DA">
        <w:rPr>
          <w:sz w:val="22"/>
        </w:rPr>
        <w:t xml:space="preserve">As shown with the example above, the distance between any two variables is sensitive to the presence or absence of other components. That would make all variables mutually-dependent on one another and leads to </w:t>
      </w:r>
      <w:r w:rsidR="002A0166">
        <w:rPr>
          <w:sz w:val="22"/>
        </w:rPr>
        <w:t xml:space="preserve">problems in our assumptions about statistical testing. It is commonly assumed - and all experiments are created to accommodate these assumptions – that data is collected IID: independent and identically distributed. The </w:t>
      </w:r>
      <w:proofErr w:type="spellStart"/>
      <w:r w:rsidR="002A0166">
        <w:rPr>
          <w:sz w:val="22"/>
        </w:rPr>
        <w:t>iid</w:t>
      </w:r>
      <w:proofErr w:type="spellEnd"/>
      <w:r w:rsidR="002A0166">
        <w:rPr>
          <w:sz w:val="22"/>
        </w:rPr>
        <w:t xml:space="preserve"> assumption is important for e.g., the central limit theorem, Markov sequence, and hypothesis testing in general.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As these distributions assume </w:t>
      </w:r>
      <w:proofErr w:type="spellStart"/>
      <w:r w:rsidR="002A0166">
        <w:rPr>
          <w:sz w:val="22"/>
        </w:rPr>
        <w:t>iid</w:t>
      </w:r>
      <w:proofErr w:type="spellEnd"/>
      <w:r w:rsidR="002A0166">
        <w:rPr>
          <w:sz w:val="22"/>
        </w:rPr>
        <w:t>, a correct handling of the simplex space is of high importance.</w:t>
      </w:r>
    </w:p>
    <w:p w14:paraId="71384A0C" w14:textId="1D645B6E" w:rsidR="002A0166" w:rsidRDefault="002A0166" w:rsidP="00E4688C">
      <w:pPr>
        <w:pStyle w:val="Heading3"/>
        <w:spacing w:line="360" w:lineRule="auto"/>
        <w:jc w:val="both"/>
      </w:pPr>
      <w:r>
        <w:t>This sounds serious, what can we do?</w:t>
      </w:r>
    </w:p>
    <w:p w14:paraId="2E1458E3" w14:textId="38EF92A8" w:rsidR="002A0166" w:rsidRPr="00B44211" w:rsidRDefault="002A0166" w:rsidP="00E4688C">
      <w:pPr>
        <w:spacing w:line="360" w:lineRule="auto"/>
        <w:jc w:val="both"/>
        <w:rPr>
          <w:strike/>
          <w:sz w:val="22"/>
          <w:szCs w:val="22"/>
        </w:rPr>
      </w:pPr>
      <w:r>
        <w:rPr>
          <w:sz w:val="22"/>
          <w:szCs w:val="22"/>
        </w:rPr>
        <w:t>Compositional data only violates IID, when we do not correct (at least) for the arbitrary library size</w:t>
      </w:r>
      <w:r w:rsidR="005760C5">
        <w:rPr>
          <w:sz w:val="22"/>
          <w:szCs w:val="22"/>
        </w:rPr>
        <w:t xml:space="preserve"> or transform the data in a specific way. Specific for sequencing data, normalization methods like trimmed mean of M-values (TMM) have been introduced. Similarly, RPKM and TPM have been used to normalize sequencing data, but all of those methods involve rescaling counts by the library size (and rescaling is not the same as normalization). The idea is to recover the original scale of </w:t>
      </w:r>
      <w:r w:rsidR="005760C5">
        <w:rPr>
          <w:sz w:val="22"/>
          <w:szCs w:val="22"/>
        </w:rPr>
        <w:lastRenderedPageBreak/>
        <w:t xml:space="preserve">data (or to “open” the closed data), which Aitchison already criticized in 2003. Normalization also comes with the drawback that some of these methods are sensitive to the removal of low abundant counts, as well as to data symmetry. Other methods of analyzing compositional data were proposed by </w:t>
      </w:r>
      <w:proofErr w:type="spellStart"/>
      <w:r w:rsidR="005760C5">
        <w:rPr>
          <w:sz w:val="22"/>
          <w:szCs w:val="22"/>
        </w:rPr>
        <w:t>Mateu-Figueras</w:t>
      </w:r>
      <w:proofErr w:type="spellEnd"/>
      <w:r w:rsidR="005760C5">
        <w:rPr>
          <w:sz w:val="22"/>
          <w:szCs w:val="22"/>
        </w:rPr>
        <w:t xml:space="preserve"> with the “staying in the simplex” approach or Greenacres “pragmatic approach”. </w:t>
      </w:r>
      <w:r w:rsidR="00B44211">
        <w:rPr>
          <w:sz w:val="22"/>
          <w:szCs w:val="22"/>
        </w:rPr>
        <w:t>In this master thesis, mentioning these methods here is as far as I will go, because especially in the last few years the focus shifted more towards transformations as an additional step before data analysis and current research moves toward finding the best transformation for compositional data.</w:t>
      </w:r>
      <w:r w:rsidR="00B17DFD">
        <w:rPr>
          <w:sz w:val="22"/>
          <w:szCs w:val="22"/>
        </w:rPr>
        <w:t xml:space="preserve"> </w:t>
      </w:r>
    </w:p>
    <w:p w14:paraId="287369AB" w14:textId="29D6D81E" w:rsidR="007A6C07" w:rsidRPr="00B17DFD" w:rsidRDefault="00233257" w:rsidP="00E4688C">
      <w:pPr>
        <w:spacing w:line="360" w:lineRule="auto"/>
        <w:jc w:val="both"/>
        <w:rPr>
          <w:sz w:val="22"/>
          <w:szCs w:val="22"/>
        </w:rPr>
      </w:pPr>
      <w:r w:rsidRPr="00B17DFD">
        <w:rPr>
          <w:sz w:val="22"/>
          <w:szCs w:val="22"/>
        </w:rPr>
        <w:t xml:space="preserve">The difficulty of confined data points has already been commented on by Pearson (1897) in the context of spurious correlations and has been taken up by Aitchison 1982 in an attempt to </w:t>
      </w:r>
      <w:r w:rsidR="00EA7359" w:rsidRPr="00B17DFD">
        <w:rPr>
          <w:sz w:val="22"/>
          <w:szCs w:val="22"/>
        </w:rPr>
        <w:t xml:space="preserve">overcome the “bounded sum problem”. </w:t>
      </w:r>
      <w:r w:rsidR="00DA4B81" w:rsidRPr="00B17DFD">
        <w:rPr>
          <w:sz w:val="22"/>
          <w:szCs w:val="22"/>
        </w:rPr>
        <w:t xml:space="preserve">Although compositional data exist in the simplex, Aitchison first documented that these data could get mapped into real space by use of the log-ratio transformation </w:t>
      </w:r>
      <w:sdt>
        <w:sdtPr>
          <w:rPr>
            <w:sz w:val="22"/>
            <w:szCs w:val="22"/>
          </w:rPr>
          <w:alias w:val="To edit, see citavi.com/edit"/>
          <w:tag w:val="CitaviPlaceholder#c3932711-133f-4645-a93d-ca849db7db55"/>
          <w:id w:val="-45527935"/>
          <w:placeholder>
            <w:docPart w:val="DefaultPlaceholder_-1854013440"/>
          </w:placeholder>
        </w:sdtPr>
        <w:sdtContent>
          <w:r w:rsidR="00DA4B81" w:rsidRPr="00B17DFD">
            <w:rPr>
              <w:sz w:val="22"/>
              <w:szCs w:val="22"/>
            </w:rPr>
            <w:fldChar w:fldCharType="begin"/>
          </w:r>
          <w:r w:rsidR="003F5A00" w:rsidRPr="00B17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zQyZjc5LTlmOTMtNDllYy04OWRlLTUzODdhYjIxZjI3My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0seyIkaWQiOiIxOSIsIiR0eXBlIjoiU3dpc3NBY2FkZW1pYy5DaXRhdmkuQ2l0YXRpb25zLldvcmRQbGFjZWhvbGRlckVudHJ5LCBTd2lzc0FjYWRlbWljLkNpdGF2aSIsIklkIjoiNjNkNzhkNzYtZmQ3My00Njk1LTg1ZjItMGYxM2M4NTYxN2FhIiwiUmFuZ2VTdGFydCI6MTgsIlJhbmdlTGVuZ3RoIjoxNywiUmVmZXJlbmNlSWQiOiIyNjJhM2EwZC0xMmUyLTQ3YjctOWM4OC02ZDY1MzNlOGIxODU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KLiIsIkxhc3ROYW1lIjoiQWl0Y2hpc29uIiwiUHJvdGVjdGVkIjpmYWxzZSwiU2V4IjowLCJDcmVhdGVkQnkiOiJfSmVubmlmZXIgTmV1bWFpZXIiLCJDcmVhdGVkT24iOiIyMDIyLTAxLTIyVDEyOjEwOjI4IiwiTW9kaWZpZWRCeSI6Il9KZW5uaWZlciBOZXVtYWllciIsIklkIjoiMTlmMWZmZGYtNTY1Yy00Y2I1LWE0ZDktMTkxNWY1YzRmM2UwIiwiTW9kaWZpZWRPbiI6IjIwMjItMDEtMjJUMTI6MTA6MjgiLCJQcm9qZWN0Ijp7IiRyZWYiOiI1In19XSwiQ2l0YXRpb25LZXlVcGRhdGVUeXBlIjowLCJDb2xsYWJvcmF0b3JzIjpbeyIkaWQiOiIyM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}</w:instrText>
          </w:r>
          <w:r w:rsidR="00DA4B81" w:rsidRPr="00B17DFD">
            <w:rPr>
              <w:sz w:val="22"/>
              <w:szCs w:val="22"/>
            </w:rPr>
            <w:fldChar w:fldCharType="separate"/>
          </w:r>
          <w:r w:rsidR="00533D9A" w:rsidRPr="00B17DFD">
            <w:rPr>
              <w:sz w:val="22"/>
              <w:szCs w:val="22"/>
            </w:rPr>
            <w:t>(Quinn et al. 2018; Aitchison 1982)</w:t>
          </w:r>
          <w:r w:rsidR="00DA4B81" w:rsidRPr="00B17DFD">
            <w:rPr>
              <w:sz w:val="22"/>
              <w:szCs w:val="22"/>
            </w:rPr>
            <w:fldChar w:fldCharType="end"/>
          </w:r>
        </w:sdtContent>
      </w:sdt>
      <w:r w:rsidR="00662CB0" w:rsidRPr="00B17DFD">
        <w:rPr>
          <w:sz w:val="22"/>
          <w:szCs w:val="22"/>
        </w:rPr>
        <w:t>.</w:t>
      </w:r>
      <w:r w:rsidR="00607DBC" w:rsidRPr="00B17DFD">
        <w:rPr>
          <w:sz w:val="22"/>
          <w:szCs w:val="22"/>
        </w:rPr>
        <w:t xml:space="preserve"> This does not </w:t>
      </w:r>
      <w:r w:rsidR="007F7682" w:rsidRPr="00B17DFD">
        <w:rPr>
          <w:sz w:val="22"/>
          <w:szCs w:val="22"/>
        </w:rPr>
        <w:t>normalize the data (does not “open it”)</w:t>
      </w:r>
      <w:r w:rsidR="00607DBC" w:rsidRPr="00B17DFD">
        <w:rPr>
          <w:sz w:val="22"/>
          <w:szCs w:val="22"/>
        </w:rPr>
        <w:t>, but makes the interpretation of the transformed data dependen</w:t>
      </w:r>
      <w:r w:rsidR="009868A4" w:rsidRPr="00B17DFD">
        <w:rPr>
          <w:sz w:val="22"/>
          <w:szCs w:val="22"/>
        </w:rPr>
        <w:t xml:space="preserve">t on the reference used and aim for a straight-forward univariate interpretation of the data </w:t>
      </w:r>
      <w:sdt>
        <w:sdtPr>
          <w:rPr>
            <w:sz w:val="22"/>
            <w:szCs w:val="22"/>
          </w:rPr>
          <w:alias w:val="To edit, see citavi.com/edit"/>
          <w:tag w:val="CitaviPlaceholder#5ec96e73-6a06-426a-ad7e-7d0eae613798"/>
          <w:id w:val="-1936039575"/>
          <w:placeholder>
            <w:docPart w:val="DefaultPlaceholder_-1854013440"/>
          </w:placeholder>
        </w:sdtPr>
        <w:sdtContent>
          <w:r w:rsidR="009868A4" w:rsidRPr="00B17DFD">
            <w:rPr>
              <w:sz w:val="22"/>
              <w:szCs w:val="22"/>
            </w:rPr>
            <w:fldChar w:fldCharType="begin"/>
          </w:r>
          <w:r w:rsidR="003F5A00" w:rsidRPr="00B17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VlYzk2ZTczLTZhMDYtNDI2YS1hZDdlLTdkMGVhZTYxMzc5OCIsIlRleHQiOiIoUXVpbm4gZXQgYWwuIDIwMTgpIiwiV0FJVmVyc2lvbiI6IjYuMTEuMC4wIn0=}</w:instrText>
          </w:r>
          <w:r w:rsidR="009868A4" w:rsidRPr="00B17DFD">
            <w:rPr>
              <w:sz w:val="22"/>
              <w:szCs w:val="22"/>
            </w:rPr>
            <w:fldChar w:fldCharType="separate"/>
          </w:r>
          <w:r w:rsidR="00533D9A" w:rsidRPr="00B17DFD">
            <w:rPr>
              <w:sz w:val="22"/>
              <w:szCs w:val="22"/>
            </w:rPr>
            <w:t>(Quinn et al. 2018)</w:t>
          </w:r>
          <w:r w:rsidR="009868A4" w:rsidRPr="00B17DFD">
            <w:rPr>
              <w:sz w:val="22"/>
              <w:szCs w:val="22"/>
            </w:rPr>
            <w:fldChar w:fldCharType="end"/>
          </w:r>
        </w:sdtContent>
      </w:sdt>
      <w:r w:rsidR="009868A4" w:rsidRPr="00B17DFD">
        <w:rPr>
          <w:sz w:val="22"/>
          <w:szCs w:val="22"/>
        </w:rPr>
        <w:t>.</w:t>
      </w:r>
      <w:r w:rsidR="002D4623" w:rsidRPr="00B17DFD">
        <w:rPr>
          <w:sz w:val="22"/>
          <w:szCs w:val="22"/>
        </w:rPr>
        <w:t xml:space="preserve"> </w:t>
      </w:r>
      <w:r w:rsidR="00D04D75" w:rsidRPr="00B17DFD">
        <w:rPr>
          <w:strike/>
          <w:sz w:val="22"/>
          <w:szCs w:val="22"/>
        </w:rPr>
        <w:t xml:space="preserve">Furthermore, it allows to employ standard analysis methods instead of the more complex alternatives introduced in the chapter before. </w:t>
      </w:r>
    </w:p>
    <w:p w14:paraId="5F2476C0" w14:textId="49C4488F" w:rsidR="009F30EB" w:rsidRDefault="009F30EB" w:rsidP="00E4688C">
      <w:pPr>
        <w:spacing w:line="360" w:lineRule="auto"/>
        <w:jc w:val="both"/>
        <w:rPr>
          <w:rFonts w:cstheme="minorHAnsi"/>
          <w:sz w:val="22"/>
          <w:szCs w:val="22"/>
        </w:rPr>
      </w:pPr>
      <w:r>
        <w:rPr>
          <w:rFonts w:cstheme="minorHAnsi"/>
          <w:sz w:val="22"/>
          <w:szCs w:val="22"/>
        </w:rPr>
        <w:t xml:space="preserve">For all </w:t>
      </w:r>
      <w:r w:rsidR="0084667F">
        <w:rPr>
          <w:rFonts w:cstheme="minorHAnsi"/>
          <w:sz w:val="22"/>
          <w:szCs w:val="22"/>
        </w:rPr>
        <w:t>log-ratio transformations,</w:t>
      </w:r>
      <w:r w:rsidR="00911F60" w:rsidRPr="00B749B7">
        <w:rPr>
          <w:rFonts w:cstheme="minorHAnsi"/>
          <w:sz w:val="22"/>
          <w:szCs w:val="22"/>
        </w:rPr>
        <w:t xml:space="preserve"> relationships between the features in the data set are captured and taking the logarithm of these ratios m</w:t>
      </w:r>
      <w:bookmarkStart w:id="6" w:name="_GoBack"/>
      <w:bookmarkEnd w:id="6"/>
      <w:r w:rsidR="00911F60" w:rsidRPr="00B749B7">
        <w:rPr>
          <w:rFonts w:cstheme="minorHAnsi"/>
          <w:sz w:val="22"/>
          <w:szCs w:val="22"/>
        </w:rPr>
        <w:t>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D04D75">
        <w:rPr>
          <w:rFonts w:cstheme="minorHAnsi"/>
          <w:sz w:val="22"/>
          <w:szCs w:val="22"/>
        </w:rPr>
        <w:t>to the data set</w:t>
      </w:r>
      <w:r w:rsidR="00331778" w:rsidRPr="00B749B7">
        <w:rPr>
          <w:rFonts w:cstheme="minorHAnsi"/>
          <w:sz w:val="22"/>
          <w:szCs w:val="22"/>
        </w:rPr>
        <w:t>: scale invariance</w:t>
      </w:r>
      <w:r w:rsidR="00900DFD" w:rsidRPr="00B749B7">
        <w:rPr>
          <w:rFonts w:cstheme="minorHAnsi"/>
          <w:sz w:val="22"/>
          <w:szCs w:val="22"/>
        </w:rPr>
        <w:t xml:space="preserve"> (</w:t>
      </w:r>
      <w:r w:rsidR="00820362" w:rsidRPr="00B749B7">
        <w:rPr>
          <w:rFonts w:cstheme="minorHAnsi"/>
          <w:sz w:val="22"/>
          <w:szCs w:val="22"/>
        </w:rPr>
        <w:t>performance does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Pr>
          <w:rFonts w:cstheme="minorHAnsi"/>
          <w:sz w:val="22"/>
          <w:szCs w:val="22"/>
        </w:rPr>
        <w:t xml:space="preserve">. </w:t>
      </w:r>
    </w:p>
    <w:p w14:paraId="613B8DC1" w14:textId="2DE30B71" w:rsidR="00AB4C3B" w:rsidRPr="00B749B7" w:rsidRDefault="009F30EB" w:rsidP="00E4688C">
      <w:pPr>
        <w:spacing w:line="360" w:lineRule="auto"/>
        <w:jc w:val="both"/>
        <w:rPr>
          <w:rFonts w:cstheme="minorHAnsi"/>
          <w:sz w:val="22"/>
          <w:szCs w:val="22"/>
        </w:rPr>
      </w:pPr>
      <w:r>
        <w:rPr>
          <w:rFonts w:cstheme="minorHAnsi"/>
          <w:sz w:val="22"/>
          <w:szCs w:val="22"/>
        </w:rPr>
        <w:t xml:space="preserve">Two more important properties exist that are transformation-specific: </w:t>
      </w:r>
      <w:commentRangeStart w:id="7"/>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w:t>
      </w:r>
      <w:commentRangeEnd w:id="7"/>
      <w:r w:rsidR="00E54589" w:rsidRPr="00B749B7">
        <w:rPr>
          <w:rStyle w:val="CommentReference"/>
          <w:sz w:val="22"/>
          <w:szCs w:val="22"/>
        </w:rPr>
        <w:commentReference w:id="7"/>
      </w:r>
      <w:r w:rsidR="00A211CF" w:rsidRPr="00B749B7">
        <w:rPr>
          <w:rFonts w:cstheme="minorHAnsi"/>
          <w:sz w:val="22"/>
          <w:szCs w:val="22"/>
        </w:rPr>
        <w:t xml:space="preserve">(i.e., </w:t>
      </w:r>
      <w:r w:rsidR="002B20EF">
        <w:rPr>
          <w:rFonts w:cstheme="minorHAnsi"/>
          <w:sz w:val="22"/>
          <w:szCs w:val="22"/>
        </w:rPr>
        <w:t>identical results are enforced when components are included in compositions or sub</w:t>
      </w:r>
      <w:r w:rsidR="009B3AAA">
        <w:rPr>
          <w:rFonts w:cstheme="minorHAnsi"/>
          <w:sz w:val="22"/>
          <w:szCs w:val="22"/>
        </w:rPr>
        <w:t>-</w:t>
      </w:r>
      <w:r w:rsidR="002B20EF">
        <w:rPr>
          <w:rFonts w:cstheme="minorHAnsi"/>
          <w:sz w:val="22"/>
          <w:szCs w:val="22"/>
        </w:rPr>
        <w:t>compositions</w:t>
      </w:r>
      <w:r w:rsidR="00A211CF" w:rsidRPr="00B749B7">
        <w:rPr>
          <w:rFonts w:cstheme="minorHAnsi"/>
          <w:sz w:val="22"/>
          <w:szCs w:val="22"/>
        </w:rPr>
        <w:t>)</w:t>
      </w:r>
      <w:r>
        <w:rPr>
          <w:rFonts w:cstheme="minorHAnsi"/>
          <w:sz w:val="22"/>
          <w:szCs w:val="22"/>
        </w:rPr>
        <w:t>, and sub-compositional dominance</w:t>
      </w:r>
      <w:r w:rsidRPr="009F30EB">
        <w:rPr>
          <w:rFonts w:ascii="AdvPS595D" w:hAnsi="AdvPS595D" w:cs="AdvPS595D"/>
          <w:sz w:val="16"/>
          <w:szCs w:val="16"/>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r w:rsidR="008A7896" w:rsidRPr="00B749B7">
        <w:rPr>
          <w:rFonts w:cstheme="minorHAnsi"/>
          <w:sz w:val="22"/>
          <w:szCs w:val="22"/>
        </w:rPr>
        <w:t>(Quinn et al., 2018)</w:t>
      </w:r>
      <w:r w:rsidR="009B3AAA">
        <w:rPr>
          <w:rFonts w:cstheme="minorHAnsi"/>
          <w:sz w:val="22"/>
          <w:szCs w:val="22"/>
        </w:rPr>
        <w:t xml:space="preserve">. It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Content>
          <w:r w:rsidR="009B3AAA">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533D9A">
            <w:rPr>
              <w:rFonts w:cstheme="minorHAnsi"/>
              <w:sz w:val="22"/>
              <w:szCs w:val="22"/>
            </w:rPr>
            <w:t>(Greenacre et al. 2022)</w:t>
          </w:r>
          <w:r w:rsidR="009B3AAA">
            <w:rPr>
              <w:rFonts w:cstheme="minorHAnsi"/>
              <w:sz w:val="22"/>
              <w:szCs w:val="22"/>
            </w:rPr>
            <w:fldChar w:fldCharType="end"/>
          </w:r>
        </w:sdtContent>
      </w:sdt>
      <w:r w:rsidR="009B3AAA">
        <w:rPr>
          <w:rFonts w:cstheme="minorHAnsi"/>
          <w:sz w:val="22"/>
          <w:szCs w:val="22"/>
        </w:rPr>
        <w:t>, as true isometry is difficult to interpret. However, keeping these characteristics in mind when choosing log-ratio transformations is important</w:t>
      </w:r>
      <w:r w:rsidR="00E44825">
        <w:rPr>
          <w:rFonts w:cstheme="minorHAnsi"/>
          <w:sz w:val="22"/>
          <w:szCs w:val="22"/>
        </w:rPr>
        <w:t>, as not every log-ratio transformation inherently incorporates all traits from Euclidean space.</w:t>
      </w:r>
      <w:r w:rsidR="00294C8B">
        <w:rPr>
          <w:rFonts w:cstheme="minorHAnsi"/>
          <w:sz w:val="22"/>
          <w:szCs w:val="22"/>
        </w:rPr>
        <w:t xml:space="preserve"> </w:t>
      </w:r>
    </w:p>
    <w:p w14:paraId="1F8F42A6" w14:textId="4D729D92" w:rsidR="007E226E" w:rsidRDefault="009F32AE" w:rsidP="00E4688C">
      <w:pPr>
        <w:spacing w:line="360" w:lineRule="auto"/>
        <w:jc w:val="both"/>
        <w:rPr>
          <w:sz w:val="22"/>
          <w:szCs w:val="22"/>
        </w:rPr>
      </w:pPr>
      <w:r>
        <w:rPr>
          <w:rFonts w:cstheme="minorHAnsi"/>
          <w:sz w:val="22"/>
          <w:szCs w:val="22"/>
        </w:rPr>
        <w:lastRenderedPageBreak/>
        <w:t>T</w:t>
      </w:r>
      <w:r w:rsidR="0087765B" w:rsidRPr="00B749B7">
        <w:rPr>
          <w:rFonts w:cstheme="minorHAnsi"/>
          <w:sz w:val="22"/>
          <w:szCs w:val="22"/>
        </w:rPr>
        <w:t>ypical transformation</w:t>
      </w:r>
      <w:r w:rsidR="00911F60" w:rsidRPr="00B749B7">
        <w:rPr>
          <w:rFonts w:cstheme="minorHAnsi"/>
          <w:sz w:val="22"/>
          <w:szCs w:val="22"/>
        </w:rPr>
        <w:t xml:space="preserve"> techniques in compositional data consist of </w:t>
      </w:r>
      <w:r>
        <w:rPr>
          <w:rFonts w:cstheme="minorHAnsi"/>
          <w:sz w:val="22"/>
          <w:szCs w:val="22"/>
        </w:rPr>
        <w:t xml:space="preserve">ALR (additive log-ratio), ILR (isometric log-ratio) and </w:t>
      </w:r>
      <w:r w:rsidR="00911F60" w:rsidRPr="00B749B7">
        <w:rPr>
          <w:rFonts w:cstheme="minorHAnsi"/>
          <w:sz w:val="22"/>
          <w:szCs w:val="22"/>
        </w:rPr>
        <w:t>CLR (centered log-ratio)</w:t>
      </w:r>
      <w:r w:rsidR="0087765B" w:rsidRPr="00B749B7">
        <w:rPr>
          <w:rFonts w:cstheme="minorHAnsi"/>
          <w:sz w:val="22"/>
          <w:szCs w:val="22"/>
        </w:rPr>
        <w:t xml:space="preserve">. </w:t>
      </w:r>
      <w:r>
        <w:rPr>
          <w:rFonts w:cstheme="minorHAnsi"/>
          <w:sz w:val="22"/>
          <w:szCs w:val="22"/>
        </w:rPr>
        <w:t>The latter uses the</w:t>
      </w:r>
      <w:r w:rsidR="0087765B" w:rsidRPr="00B749B7">
        <w:rPr>
          <w:sz w:val="22"/>
          <w:szCs w:val="22"/>
        </w:rPr>
        <w:t xml:space="preserve"> geometric mean of </w:t>
      </w:r>
      <w:r w:rsidR="001E02F4">
        <w:rPr>
          <w:sz w:val="22"/>
          <w:szCs w:val="22"/>
        </w:rPr>
        <w:t xml:space="preserve">all input variables </w:t>
      </w:r>
      <w:r w:rsidR="0087765B" w:rsidRPr="00B749B7">
        <w:rPr>
          <w:sz w:val="22"/>
          <w:szCs w:val="22"/>
        </w:rPr>
        <w:t>in place of the reference feature</w:t>
      </w:r>
      <w:r w:rsidR="00D94F8E" w:rsidRPr="00B749B7">
        <w:rPr>
          <w:sz w:val="22"/>
          <w:szCs w:val="22"/>
        </w:rPr>
        <w:t xml:space="preserve"> </w:t>
      </w:r>
      <w:sdt>
        <w:sdtPr>
          <w:rPr>
            <w:sz w:val="22"/>
            <w:szCs w:val="22"/>
          </w:rPr>
          <w:alias w:val="To edit, see citavi.com/edit"/>
          <w:tag w:val="CitaviPlaceholder#1fed000e-dfe6-49f2-9815-48a3d44ca573"/>
          <w:id w:val="1497604847"/>
          <w:placeholder>
            <w:docPart w:val="DefaultPlaceholder_-1854013440"/>
          </w:placeholder>
        </w:sdtPr>
        <w:sdtContent>
          <w:r w:rsidR="000D75E2"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0D75E2" w:rsidRPr="00B749B7">
            <w:rPr>
              <w:sz w:val="22"/>
              <w:szCs w:val="22"/>
            </w:rPr>
            <w:fldChar w:fldCharType="separate"/>
          </w:r>
          <w:r w:rsidR="00533D9A">
            <w:rPr>
              <w:sz w:val="22"/>
              <w:szCs w:val="22"/>
            </w:rPr>
            <w:t>(Gloor et al. 2017)</w:t>
          </w:r>
          <w:r w:rsidR="000D75E2" w:rsidRPr="00B749B7">
            <w:rPr>
              <w:sz w:val="22"/>
              <w:szCs w:val="22"/>
            </w:rPr>
            <w:fldChar w:fldCharType="end"/>
          </w:r>
        </w:sdtContent>
      </w:sdt>
      <w:r w:rsidR="0087765B" w:rsidRPr="00B749B7">
        <w:rPr>
          <w:sz w:val="22"/>
          <w:szCs w:val="22"/>
        </w:rPr>
        <w:t>.</w:t>
      </w:r>
      <w:r w:rsidR="004C5EC1" w:rsidRPr="00B749B7">
        <w:rPr>
          <w:sz w:val="22"/>
          <w:szCs w:val="22"/>
        </w:rPr>
        <w:t xml:space="preserve"> </w:t>
      </w:r>
      <w:r w:rsidR="007034B4" w:rsidRPr="00B749B7">
        <w:rPr>
          <w:sz w:val="22"/>
          <w:szCs w:val="22"/>
        </w:rPr>
        <w:t>It has the advantage of being scale invariant and a good interpretabilit</w:t>
      </w:r>
      <w:r w:rsidR="00661F98" w:rsidRPr="00B749B7">
        <w:rPr>
          <w:sz w:val="22"/>
          <w:szCs w:val="22"/>
        </w:rPr>
        <w:t xml:space="preserve">y </w:t>
      </w:r>
      <w:r w:rsidR="009E1356" w:rsidRPr="00B749B7">
        <w:rPr>
          <w:sz w:val="22"/>
          <w:szCs w:val="22"/>
        </w:rPr>
        <w:t xml:space="preserve">which makes it very practical. However, </w:t>
      </w:r>
      <w:r w:rsidR="007C7F6C" w:rsidRPr="00B749B7">
        <w:rPr>
          <w:sz w:val="22"/>
          <w:szCs w:val="22"/>
        </w:rPr>
        <w:t>is not very useful in sparse data containing</w:t>
      </w:r>
      <w:r w:rsidR="00C734C4" w:rsidRPr="00B749B7">
        <w:rPr>
          <w:sz w:val="22"/>
          <w:szCs w:val="22"/>
        </w:rPr>
        <w:t xml:space="preserve"> a lot of 0</w:t>
      </w:r>
      <w:r w:rsidR="007E226E" w:rsidRPr="00B749B7">
        <w:rPr>
          <w:sz w:val="22"/>
          <w:szCs w:val="22"/>
        </w:rPr>
        <w:t>s. Later on, methodologies will be</w:t>
      </w:r>
      <w:r w:rsidR="00661F98" w:rsidRPr="00B749B7">
        <w:rPr>
          <w:sz w:val="22"/>
          <w:szCs w:val="22"/>
        </w:rPr>
        <w:t xml:space="preserve"> discussed to </w:t>
      </w:r>
      <w:r w:rsidR="00EB7D11" w:rsidRPr="00B749B7">
        <w:rPr>
          <w:sz w:val="22"/>
          <w:szCs w:val="22"/>
        </w:rPr>
        <w:t>deal</w:t>
      </w:r>
      <w:r w:rsidR="000632A0" w:rsidRPr="00B749B7">
        <w:rPr>
          <w:sz w:val="22"/>
          <w:szCs w:val="22"/>
        </w:rPr>
        <w:t xml:space="preserve"> with 0 count values</w:t>
      </w:r>
      <w:r w:rsidR="00566553" w:rsidRPr="00B749B7">
        <w:rPr>
          <w:sz w:val="22"/>
          <w:szCs w:val="22"/>
        </w:rPr>
        <w:t xml:space="preserve"> </w:t>
      </w:r>
      <w:sdt>
        <w:sdtPr>
          <w:rPr>
            <w:sz w:val="22"/>
            <w:szCs w:val="22"/>
          </w:rPr>
          <w:alias w:val="To edit, see citavi.com/edit"/>
          <w:tag w:val="CitaviPlaceholder#86277484-628f-41bb-a10d-f274f449d7bf"/>
          <w:id w:val="-511678909"/>
          <w:placeholder>
            <w:docPart w:val="DefaultPlaceholder_-1854013440"/>
          </w:placeholder>
        </w:sdtPr>
        <w:sdtContent>
          <w:r w:rsidR="00725640"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725640" w:rsidRPr="00B749B7">
            <w:rPr>
              <w:sz w:val="22"/>
              <w:szCs w:val="22"/>
            </w:rPr>
            <w:fldChar w:fldCharType="separate"/>
          </w:r>
          <w:r w:rsidR="00533D9A">
            <w:rPr>
              <w:sz w:val="22"/>
              <w:szCs w:val="22"/>
            </w:rPr>
            <w:t>(Gloor et al. 2017)</w:t>
          </w:r>
          <w:r w:rsidR="00725640" w:rsidRPr="00B749B7">
            <w:rPr>
              <w:sz w:val="22"/>
              <w:szCs w:val="22"/>
            </w:rPr>
            <w:fldChar w:fldCharType="end"/>
          </w:r>
        </w:sdtContent>
      </w:sdt>
      <w:commentRangeStart w:id="8"/>
      <w:commentRangeStart w:id="9"/>
      <w:r w:rsidR="000632A0" w:rsidRPr="00B749B7">
        <w:rPr>
          <w:sz w:val="22"/>
          <w:szCs w:val="22"/>
        </w:rPr>
        <w:t xml:space="preserve">. </w:t>
      </w:r>
      <w:commentRangeEnd w:id="8"/>
      <w:r w:rsidR="00E07164" w:rsidRPr="00B749B7">
        <w:rPr>
          <w:rStyle w:val="CommentReference"/>
          <w:sz w:val="22"/>
          <w:szCs w:val="22"/>
        </w:rPr>
        <w:commentReference w:id="8"/>
      </w:r>
      <w:commentRangeEnd w:id="9"/>
      <w:r w:rsidR="002222D2">
        <w:rPr>
          <w:rStyle w:val="CommentReference"/>
        </w:rPr>
        <w:commentReference w:id="9"/>
      </w:r>
    </w:p>
    <w:p w14:paraId="68B3AEDD" w14:textId="1995AC04" w:rsidR="007C1FDF" w:rsidRDefault="007C1FDF" w:rsidP="00E4688C">
      <w:pPr>
        <w:spacing w:line="360" w:lineRule="auto"/>
        <w:jc w:val="both"/>
        <w:rPr>
          <w:sz w:val="22"/>
          <w:szCs w:val="22"/>
        </w:rPr>
      </w:pPr>
      <w:r w:rsidRPr="00B749B7">
        <w:rPr>
          <w:noProof/>
          <w:sz w:val="22"/>
          <w:szCs w:val="22"/>
        </w:rPr>
        <mc:AlternateContent>
          <mc:Choice Requires="wps">
            <w:drawing>
              <wp:anchor distT="0" distB="0" distL="114300" distR="114300" simplePos="0" relativeHeight="251675648" behindDoc="0" locked="0" layoutInCell="1" allowOverlap="1" wp14:anchorId="1A4F8FE3" wp14:editId="1DF4D43F">
                <wp:simplePos x="0" y="0"/>
                <wp:positionH relativeFrom="margin">
                  <wp:align>right</wp:align>
                </wp:positionH>
                <wp:positionV relativeFrom="paragraph">
                  <wp:posOffset>622300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7C13FA9" w:rsidR="00CF4421" w:rsidRDefault="00CF4421" w:rsidP="00821C32">
                            <w:pPr>
                              <w:pStyle w:val="Caption"/>
                              <w:rPr>
                                <w:ins w:id="10" w:author="Jennifer Neumaier" w:date="2022-02-11T18:35:00Z"/>
                              </w:rPr>
                            </w:pPr>
                            <w:r>
                              <w:t xml:space="preserve">Figure </w:t>
                            </w:r>
                            <w:fldSimple w:instr=" SEQ Figure \* ARABIC ">
                              <w:r>
                                <w:rPr>
                                  <w:noProof/>
                                </w:rPr>
                                <w:t>2</w:t>
                              </w:r>
                            </w:fldSimple>
                            <w:r>
                              <w:t>: Equation for CLR</w:t>
                            </w:r>
                          </w:p>
                          <w:p w14:paraId="63D726FF" w14:textId="73DAA53D" w:rsidR="00CF4421" w:rsidRPr="008A0B1F" w:rsidRDefault="00CF4421" w:rsidP="007C1FDF">
                            <w:pPr>
                              <w:pStyle w:val="Caption"/>
                            </w:pPr>
                            <w:r>
                              <w:t xml:space="preserve">Equation describes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feature (i.e., column-wise).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7" type="#_x0000_t202" style="position:absolute;left:0;text-align:left;margin-left:421pt;margin-top:49pt;width:472.2pt;height:46.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" filled="f" stroked="f">
                <v:textbox inset="0,0,0,0">
                  <w:txbxContent>
                    <w:p w14:paraId="1CFC78FC" w14:textId="17C13FA9" w:rsidR="00CF4421" w:rsidRDefault="00CF4421" w:rsidP="00821C32">
                      <w:pPr>
                        <w:pStyle w:val="Caption"/>
                        <w:rPr>
                          <w:ins w:id="11" w:author="Jennifer Neumaier" w:date="2022-02-11T18:35:00Z"/>
                        </w:rPr>
                      </w:pPr>
                      <w:r>
                        <w:t xml:space="preserve">Figure </w:t>
                      </w:r>
                      <w:fldSimple w:instr=" SEQ Figure \* ARABIC ">
                        <w:r>
                          <w:rPr>
                            <w:noProof/>
                          </w:rPr>
                          <w:t>2</w:t>
                        </w:r>
                      </w:fldSimple>
                      <w:r>
                        <w:t>: Equation for CLR</w:t>
                      </w:r>
                    </w:p>
                    <w:p w14:paraId="63D726FF" w14:textId="73DAA53D" w:rsidR="00CF4421" w:rsidRPr="008A0B1F" w:rsidRDefault="00CF4421" w:rsidP="007C1FDF">
                      <w:pPr>
                        <w:pStyle w:val="Caption"/>
                      </w:pPr>
                      <w:r>
                        <w:t xml:space="preserve">Equation describes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feature (i.e., column-wise).</w:t>
                      </w:r>
                    </w:p>
                    <w:p w14:paraId="3EB82E25" w14:textId="514F21F9" w:rsidR="00CF4421" w:rsidRPr="007C1FDF" w:rsidRDefault="00CF4421" w:rsidP="007C1FDF"/>
                  </w:txbxContent>
                </v:textbox>
                <w10:wrap type="topAndBottom" anchorx="margin"/>
              </v:shape>
            </w:pict>
          </mc:Fallback>
        </mc:AlternateContent>
      </w:r>
      <w:r w:rsidRPr="00B749B7">
        <w:rPr>
          <w:noProof/>
          <w:sz w:val="22"/>
          <w:szCs w:val="22"/>
        </w:rPr>
        <w:drawing>
          <wp:anchor distT="0" distB="0" distL="114300" distR="114300" simplePos="0" relativeHeight="251671552" behindDoc="0" locked="0" layoutInCell="1" allowOverlap="1" wp14:anchorId="38D364E7" wp14:editId="69229A2E">
            <wp:simplePos x="0" y="0"/>
            <wp:positionH relativeFrom="margin">
              <wp:align>center</wp:align>
            </wp:positionH>
            <wp:positionV relativeFrom="paragraph">
              <wp:posOffset>0</wp:posOffset>
            </wp:positionV>
            <wp:extent cx="2286000" cy="575310"/>
            <wp:effectExtent l="0" t="0" r="0" b="0"/>
            <wp:wrapTopAndBottom/>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86000" cy="575310"/>
                    </a:xfrm>
                    <a:prstGeom prst="rect">
                      <a:avLst/>
                    </a:prstGeom>
                  </pic:spPr>
                </pic:pic>
              </a:graphicData>
            </a:graphic>
            <wp14:sizeRelH relativeFrom="margin">
              <wp14:pctWidth>0</wp14:pctWidth>
            </wp14:sizeRelH>
            <wp14:sizeRelV relativeFrom="margin">
              <wp14:pctHeight>0</wp14:pctHeight>
            </wp14:sizeRelV>
          </wp:anchor>
        </w:drawing>
      </w:r>
    </w:p>
    <w:p w14:paraId="39964330" w14:textId="41C1CD2F" w:rsidR="007C1FDF" w:rsidRDefault="007C1FDF" w:rsidP="00E4688C">
      <w:pPr>
        <w:spacing w:line="360" w:lineRule="auto"/>
        <w:jc w:val="both"/>
        <w:rPr>
          <w:sz w:val="22"/>
          <w:szCs w:val="22"/>
        </w:rPr>
      </w:pPr>
      <w:r w:rsidRPr="00B749B7">
        <w:rPr>
          <w:noProof/>
          <w:sz w:val="22"/>
          <w:szCs w:val="22"/>
        </w:rPr>
        <mc:AlternateContent>
          <mc:Choice Requires="wps">
            <w:drawing>
              <wp:anchor distT="0" distB="0" distL="114300" distR="114300" simplePos="0" relativeHeight="251677696" behindDoc="0" locked="0" layoutInCell="1" allowOverlap="1" wp14:anchorId="505F020F" wp14:editId="128B573E">
                <wp:simplePos x="0" y="0"/>
                <wp:positionH relativeFrom="margin">
                  <wp:posOffset>37465</wp:posOffset>
                </wp:positionH>
                <wp:positionV relativeFrom="paragraph">
                  <wp:posOffset>1687830</wp:posOffset>
                </wp:positionV>
                <wp:extent cx="5935980" cy="635"/>
                <wp:effectExtent l="0" t="0" r="7620" b="3175"/>
                <wp:wrapTopAndBottom/>
                <wp:docPr id="44" name="Text Box 44"/>
                <wp:cNvGraphicFramePr/>
                <a:graphic xmlns:a="http://schemas.openxmlformats.org/drawingml/2006/main">
                  <a:graphicData uri="http://schemas.microsoft.com/office/word/2010/wordprocessingShape">
                    <wps:wsp>
                      <wps:cNvSpPr txBox="1"/>
                      <wps:spPr>
                        <a:xfrm>
                          <a:off x="0" y="0"/>
                          <a:ext cx="5935980" cy="635"/>
                        </a:xfrm>
                        <a:prstGeom prst="rect">
                          <a:avLst/>
                        </a:prstGeom>
                        <a:noFill/>
                        <a:ln>
                          <a:noFill/>
                        </a:ln>
                      </wps:spPr>
                      <wps:txbx>
                        <w:txbxContent>
                          <w:p w14:paraId="04002832" w14:textId="55515F34" w:rsidR="00CF4421" w:rsidRDefault="00CF4421" w:rsidP="00EB2770">
                            <w:pPr>
                              <w:pStyle w:val="Caption"/>
                            </w:pPr>
                            <w:r>
                              <w:t xml:space="preserve">Figure </w:t>
                            </w:r>
                            <w:fldSimple w:instr=" SEQ Figure \* ARABIC ">
                              <w:r>
                                <w:rPr>
                                  <w:noProof/>
                                </w:rPr>
                                <w:t>3</w:t>
                              </w:r>
                            </w:fldSimple>
                            <w:r>
                              <w:t>: Equation of ILR</w:t>
                            </w:r>
                          </w:p>
                          <w:p w14:paraId="3FA31964" w14:textId="372BC09A" w:rsidR="00CF4421" w:rsidRPr="008A0B1F" w:rsidRDefault="00CF4421" w:rsidP="007C1FDF">
                            <w:pPr>
                              <w:pStyle w:val="Caption"/>
                            </w:pPr>
                            <w:r>
                              <w:t>Equation describes calculation of ILR, with x</w:t>
                            </w:r>
                            <w:r>
                              <w:rPr>
                                <w:vertAlign w:val="subscript"/>
                              </w:rPr>
                              <w:t xml:space="preserve"> </w:t>
                            </w:r>
                            <w:r>
                              <w:t xml:space="preserve">as vector of sample features, V a matrix which columns form on orthonormal basis of the </w:t>
                            </w:r>
                            <w:proofErr w:type="spellStart"/>
                            <w:r>
                              <w:t>clr</w:t>
                            </w:r>
                            <w:proofErr w:type="spellEnd"/>
                            <w:r>
                              <w:t>-plane. 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F020F" id="Text Box 44" o:spid="_x0000_s1058" type="#_x0000_t202" style="position:absolute;left:0;text-align:left;margin-left:2.95pt;margin-top:132.9pt;width:467.4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" filled="f" stroked="f">
                <v:textbox style="mso-fit-shape-to-text:t" inset="0,0,0,0">
                  <w:txbxContent>
                    <w:p w14:paraId="04002832" w14:textId="55515F34" w:rsidR="00CF4421" w:rsidRDefault="00CF4421" w:rsidP="00EB2770">
                      <w:pPr>
                        <w:pStyle w:val="Caption"/>
                      </w:pPr>
                      <w:r>
                        <w:t xml:space="preserve">Figure </w:t>
                      </w:r>
                      <w:fldSimple w:instr=" SEQ Figure \* ARABIC ">
                        <w:r>
                          <w:rPr>
                            <w:noProof/>
                          </w:rPr>
                          <w:t>3</w:t>
                        </w:r>
                      </w:fldSimple>
                      <w:r>
                        <w:t>: Equation of ILR</w:t>
                      </w:r>
                    </w:p>
                    <w:p w14:paraId="3FA31964" w14:textId="372BC09A" w:rsidR="00CF4421" w:rsidRPr="008A0B1F" w:rsidRDefault="00CF4421" w:rsidP="007C1FDF">
                      <w:pPr>
                        <w:pStyle w:val="Caption"/>
                      </w:pPr>
                      <w:r>
                        <w:t>Equation describes calculation of ILR, with x</w:t>
                      </w:r>
                      <w:r>
                        <w:rPr>
                          <w:vertAlign w:val="subscript"/>
                        </w:rPr>
                        <w:t xml:space="preserve"> </w:t>
                      </w:r>
                      <w:r>
                        <w:t xml:space="preserve">as vector of sample features, V a matrix which columns form on orthonormal basis of the </w:t>
                      </w:r>
                      <w:proofErr w:type="spellStart"/>
                      <w:r>
                        <w:t>clr</w:t>
                      </w:r>
                      <w:proofErr w:type="spellEnd"/>
                      <w:r>
                        <w:t>-plane. Log-ratio transformations are applied within a feature (i.e., column-wise).</w:t>
                      </w:r>
                    </w:p>
                  </w:txbxContent>
                </v:textbox>
                <w10:wrap type="topAndBottom" anchorx="margin"/>
              </v:shape>
            </w:pict>
          </mc:Fallback>
        </mc:AlternateContent>
      </w:r>
      <w:r w:rsidRPr="00B749B7">
        <w:rPr>
          <w:noProof/>
          <w:sz w:val="22"/>
          <w:szCs w:val="22"/>
        </w:rPr>
        <w:drawing>
          <wp:anchor distT="0" distB="0" distL="114300" distR="114300" simplePos="0" relativeHeight="251673600" behindDoc="0" locked="0" layoutInCell="1" allowOverlap="1" wp14:anchorId="1DD92DA4" wp14:editId="718863F2">
            <wp:simplePos x="0" y="0"/>
            <wp:positionH relativeFrom="margin">
              <wp:align>center</wp:align>
            </wp:positionH>
            <wp:positionV relativeFrom="paragraph">
              <wp:posOffset>1303655</wp:posOffset>
            </wp:positionV>
            <wp:extent cx="1533525" cy="4191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33525" cy="419100"/>
                    </a:xfrm>
                    <a:prstGeom prst="rect">
                      <a:avLst/>
                    </a:prstGeom>
                  </pic:spPr>
                </pic:pic>
              </a:graphicData>
            </a:graphic>
          </wp:anchor>
        </w:drawing>
      </w:r>
      <w:r w:rsidR="00925FEB" w:rsidRPr="00B749B7">
        <w:rPr>
          <w:sz w:val="22"/>
          <w:szCs w:val="22"/>
        </w:rPr>
        <w:t xml:space="preserve">More complex is ILR (isometric log-ratio), which transforms the data with respect to an orthonormal coordinate system that is constructed from sequential binary partitions of features </w:t>
      </w:r>
      <w:sdt>
        <w:sdtPr>
          <w:rPr>
            <w:sz w:val="22"/>
            <w:szCs w:val="22"/>
          </w:rPr>
          <w:alias w:val="To edit, see citavi.com/edit"/>
          <w:tag w:val="CitaviPlaceholder#a82c4a93-f7c9-4c12-a844-a0c105662b10"/>
          <w:id w:val="876660977"/>
          <w:placeholder>
            <w:docPart w:val="CCDA698F746F4B26A39F643B5A823333"/>
          </w:placeholder>
        </w:sdtPr>
        <w:sdtContent>
          <w:r w:rsidR="00925FE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DY4Mzc2LTQxMmMtNDE4Zi05ZjQ1LTYxNmU1MzA5Y2YwM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E4MmM0YTkzLWY3YzktNGMxMi1hODQ0LWEwYzEwNTY2MmIxMCIsIlRleHQiOiIoUXVpbm4gZXQgYWwuIDIwMTgpIiwiV0FJVmVyc2lvbiI6IjYuMTEuMC4wIn0=}</w:instrText>
          </w:r>
          <w:r w:rsidR="00925FEB" w:rsidRPr="00B749B7">
            <w:rPr>
              <w:sz w:val="22"/>
              <w:szCs w:val="22"/>
            </w:rPr>
            <w:fldChar w:fldCharType="separate"/>
          </w:r>
          <w:r w:rsidR="00533D9A">
            <w:rPr>
              <w:sz w:val="22"/>
              <w:szCs w:val="22"/>
            </w:rPr>
            <w:t>(Quinn et al. 2018)</w:t>
          </w:r>
          <w:r w:rsidR="00925FEB" w:rsidRPr="00B749B7">
            <w:rPr>
              <w:sz w:val="22"/>
              <w:szCs w:val="22"/>
            </w:rPr>
            <w:fldChar w:fldCharType="end"/>
          </w:r>
        </w:sdtContent>
      </w:sdt>
      <w:r w:rsidR="00925FEB" w:rsidRPr="00B749B7">
        <w:rPr>
          <w:sz w:val="22"/>
          <w:szCs w:val="22"/>
        </w:rPr>
        <w:t xml:space="preserve">. </w:t>
      </w:r>
      <w:r w:rsidR="0002284A" w:rsidRPr="00B749B7">
        <w:rPr>
          <w:sz w:val="22"/>
          <w:szCs w:val="22"/>
        </w:rPr>
        <w:t>The ILR-transform maps a composition in the D-part Aitchison-simplex isometrically to a D-1 dimensional Euclidian vector</w:t>
      </w:r>
      <w:r w:rsidR="00761792" w:rsidRPr="00B749B7">
        <w:rPr>
          <w:sz w:val="22"/>
          <w:szCs w:val="22"/>
        </w:rPr>
        <w:t xml:space="preserve">, with </w:t>
      </w:r>
      <w:proofErr w:type="spellStart"/>
      <w:r w:rsidR="00761792" w:rsidRPr="00B749B7">
        <w:rPr>
          <w:sz w:val="22"/>
          <w:szCs w:val="22"/>
        </w:rPr>
        <w:t>clr</w:t>
      </w:r>
      <w:proofErr w:type="spellEnd"/>
      <w:r w:rsidR="00761792" w:rsidRPr="00B749B7">
        <w:rPr>
          <w:sz w:val="22"/>
          <w:szCs w:val="22"/>
        </w:rPr>
        <w:t xml:space="preserve">(x) the centered log-ratio transform and V a matrix which columns form an orthonormal basis of the </w:t>
      </w:r>
      <w:proofErr w:type="spellStart"/>
      <w:r w:rsidR="00761792" w:rsidRPr="00B749B7">
        <w:rPr>
          <w:sz w:val="22"/>
          <w:szCs w:val="22"/>
        </w:rPr>
        <w:t>clr</w:t>
      </w:r>
      <w:proofErr w:type="spellEnd"/>
      <w:r w:rsidR="00761792" w:rsidRPr="00B749B7">
        <w:rPr>
          <w:sz w:val="22"/>
          <w:szCs w:val="22"/>
        </w:rPr>
        <w:t>-plane</w:t>
      </w:r>
      <w:r w:rsidR="00A90FA8">
        <w:rPr>
          <w:sz w:val="22"/>
          <w:szCs w:val="22"/>
        </w:rPr>
        <w:t xml:space="preserve"> </w:t>
      </w:r>
      <w:sdt>
        <w:sdtPr>
          <w:rPr>
            <w:sz w:val="22"/>
            <w:szCs w:val="22"/>
          </w:rPr>
          <w:alias w:val="To edit, see citavi.com/edit"/>
          <w:tag w:val="CitaviPlaceholder#7045cc80-10e4-433e-a07a-2518a26f6c04"/>
          <w:id w:val="520283103"/>
          <w:placeholder>
            <w:docPart w:val="DefaultPlaceholder_-1854013440"/>
          </w:placeholder>
        </w:sdtPr>
        <w:sdtContent>
          <w:r w:rsidR="00A90FA8">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Y0YjhhLWFkODUtNGNlZC05NTk5LTQxMTYxNDY1NTli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NzA0NWNjODAtMTBlNC00MzNlLWEwN2EtMjUxOGEyNmY2YzA0IiwiVGV4dCI6IihHcmVlbmFjcmUgZXQgYWwuIDIwMjIpIiwiV0FJVmVyc2lvbiI6IjYuMTEuMC4wIn0=}</w:instrText>
          </w:r>
          <w:r w:rsidR="00A90FA8">
            <w:rPr>
              <w:sz w:val="22"/>
              <w:szCs w:val="22"/>
            </w:rPr>
            <w:fldChar w:fldCharType="separate"/>
          </w:r>
          <w:r w:rsidR="00533D9A">
            <w:rPr>
              <w:sz w:val="22"/>
              <w:szCs w:val="22"/>
            </w:rPr>
            <w:t>(Greenacre et al. 2022)</w:t>
          </w:r>
          <w:r w:rsidR="00A90FA8">
            <w:rPr>
              <w:sz w:val="22"/>
              <w:szCs w:val="22"/>
            </w:rPr>
            <w:fldChar w:fldCharType="end"/>
          </w:r>
        </w:sdtContent>
      </w:sdt>
      <w:r w:rsidR="00761792" w:rsidRPr="00B749B7">
        <w:rPr>
          <w:sz w:val="22"/>
          <w:szCs w:val="22"/>
        </w:rPr>
        <w:t>.</w:t>
      </w:r>
    </w:p>
    <w:p w14:paraId="0B833D7D" w14:textId="7CACB1DE" w:rsidR="00925FEB" w:rsidRPr="00B749B7" w:rsidRDefault="00E53475" w:rsidP="00E4688C">
      <w:pPr>
        <w:spacing w:line="360" w:lineRule="auto"/>
        <w:jc w:val="both"/>
        <w:rPr>
          <w:sz w:val="22"/>
          <w:szCs w:val="22"/>
        </w:rPr>
      </w:pPr>
      <w:r w:rsidRPr="00B749B7">
        <w:rPr>
          <w:sz w:val="22"/>
          <w:szCs w:val="22"/>
        </w:rPr>
        <w:t>Isometric log-ratios are the “gold standard” of log</w:t>
      </w:r>
      <w:r w:rsidR="00005DEC" w:rsidRPr="00B749B7">
        <w:rPr>
          <w:sz w:val="22"/>
          <w:szCs w:val="22"/>
        </w:rPr>
        <w:t>-</w:t>
      </w:r>
      <w:r w:rsidRPr="00B749B7">
        <w:rPr>
          <w:sz w:val="22"/>
          <w:szCs w:val="22"/>
        </w:rPr>
        <w:t>transformations</w:t>
      </w:r>
      <w:r w:rsidR="00005DEC" w:rsidRPr="00B749B7">
        <w:rPr>
          <w:sz w:val="22"/>
          <w:szCs w:val="22"/>
        </w:rPr>
        <w:t>,</w:t>
      </w:r>
      <w:r w:rsidRPr="00B749B7">
        <w:rPr>
          <w:sz w:val="22"/>
          <w:szCs w:val="22"/>
        </w:rPr>
        <w:t xml:space="preserve"> as </w:t>
      </w:r>
      <w:r w:rsidR="00005DEC" w:rsidRPr="00B749B7">
        <w:rPr>
          <w:sz w:val="22"/>
          <w:szCs w:val="22"/>
        </w:rPr>
        <w:t xml:space="preserve">they </w:t>
      </w:r>
      <w:r w:rsidR="00FC23D4" w:rsidRPr="00B749B7">
        <w:rPr>
          <w:sz w:val="22"/>
          <w:szCs w:val="22"/>
        </w:rPr>
        <w:t>engender</w:t>
      </w:r>
      <w:r w:rsidR="00005DEC" w:rsidRPr="00B749B7">
        <w:rPr>
          <w:sz w:val="22"/>
          <w:szCs w:val="22"/>
        </w:rPr>
        <w:t xml:space="preserve"> exactly the same multivariate geometric structure of the sample points as that of all the pairwis</w:t>
      </w:r>
      <w:r w:rsidR="007B3154" w:rsidRPr="00B749B7">
        <w:rPr>
          <w:sz w:val="22"/>
          <w:szCs w:val="22"/>
        </w:rPr>
        <w:t>e log-ratios, called the “log-ratio geometry” or also “Aitchison geometry”</w:t>
      </w:r>
      <w:r w:rsidR="00FC23D4" w:rsidRPr="00B749B7">
        <w:rPr>
          <w:sz w:val="22"/>
          <w:szCs w:val="22"/>
        </w:rPr>
        <w:t xml:space="preserve"> </w:t>
      </w:r>
      <w:sdt>
        <w:sdtPr>
          <w:rPr>
            <w:sz w:val="22"/>
            <w:szCs w:val="22"/>
          </w:rPr>
          <w:alias w:val="To edit, see citavi.com/edit"/>
          <w:tag w:val="CitaviPlaceholder#67a80309-8da9-413b-9180-340152ba94e2"/>
          <w:id w:val="-113286209"/>
          <w:placeholder>
            <w:docPart w:val="DefaultPlaceholder_-1854013440"/>
          </w:placeholder>
        </w:sdt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3YTgwMzA5LThkYTktNDEzYi05MTgwLTM0MDE1MmJhOTRlMi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7B3154" w:rsidRPr="00B749B7">
        <w:rPr>
          <w:sz w:val="22"/>
          <w:szCs w:val="22"/>
        </w:rPr>
        <w:t xml:space="preserve">. Unfortunately, </w:t>
      </w:r>
      <w:r w:rsidR="00FC23D4" w:rsidRPr="00B749B7">
        <w:rPr>
          <w:sz w:val="22"/>
          <w:szCs w:val="22"/>
        </w:rPr>
        <w:t>isometric log-ratios are particularly problematic when the numbers of components in the geometric means are high and thus lack interpretability</w:t>
      </w:r>
      <w:r w:rsidR="00F90C6B" w:rsidRPr="00B749B7">
        <w:rPr>
          <w:sz w:val="22"/>
          <w:szCs w:val="22"/>
        </w:rPr>
        <w:t xml:space="preserve"> </w:t>
      </w:r>
      <w:sdt>
        <w:sdtPr>
          <w:rPr>
            <w:sz w:val="22"/>
            <w:szCs w:val="22"/>
          </w:rPr>
          <w:alias w:val="To edit, see citavi.com/edit"/>
          <w:tag w:val="CitaviPlaceholder#629ea41b-aaec-49b8-8dc9-613577f56625"/>
          <w:id w:val="1368024498"/>
          <w:placeholder>
            <w:docPart w:val="DefaultPlaceholder_-1854013440"/>
          </w:placeholder>
        </w:sdt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yOWVhNDFiLWFhZWMtNDliOC04ZGM5LTYxMzU3N2Y1NjYyNS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FC23D4" w:rsidRPr="00B749B7">
        <w:rPr>
          <w:sz w:val="22"/>
          <w:szCs w:val="22"/>
        </w:rPr>
        <w:t>.</w:t>
      </w:r>
      <w:r w:rsidR="00925FEB" w:rsidRPr="00B749B7">
        <w:rPr>
          <w:sz w:val="22"/>
          <w:szCs w:val="22"/>
        </w:rPr>
        <w:t xml:space="preserve"> </w:t>
      </w:r>
    </w:p>
    <w:p w14:paraId="5F970283" w14:textId="25056DCE" w:rsidR="007C1FDF" w:rsidRDefault="003D20CC" w:rsidP="00E4688C">
      <w:pPr>
        <w:spacing w:line="360" w:lineRule="auto"/>
        <w:jc w:val="both"/>
        <w:rPr>
          <w:sz w:val="22"/>
          <w:szCs w:val="22"/>
        </w:rPr>
      </w:pPr>
      <w:r w:rsidRPr="00B749B7">
        <w:rPr>
          <w:noProof/>
          <w:sz w:val="22"/>
          <w:szCs w:val="22"/>
        </w:rPr>
        <w:lastRenderedPageBreak/>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E24517B" w:rsidR="00CF4421" w:rsidRDefault="00CF4421" w:rsidP="003D20CC">
                            <w:pPr>
                              <w:pStyle w:val="Caption"/>
                            </w:pPr>
                            <w:r>
                              <w:t xml:space="preserve">Figure </w:t>
                            </w:r>
                            <w:fldSimple w:instr=" SEQ Figure \* ARABIC ">
                              <w:r>
                                <w:rPr>
                                  <w:noProof/>
                                </w:rPr>
                                <w:t>4</w:t>
                              </w:r>
                            </w:fldSimple>
                            <w:r>
                              <w:t>: Equation ALR</w:t>
                            </w:r>
                          </w:p>
                          <w:p w14:paraId="0A04A3EF" w14:textId="0A083C19" w:rsidR="00CF4421" w:rsidRPr="008A0B1F" w:rsidRDefault="00CF4421" w:rsidP="007C1FDF">
                            <w:pPr>
                              <w:pStyle w:val="Caption"/>
                            </w:pPr>
                            <w:r>
                              <w:t xml:space="preserve">Equation describes calculation of ALR,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w:t>
                            </w:r>
                            <w:proofErr w:type="spellStart"/>
                            <w:r>
                              <w:t>x</w:t>
                            </w:r>
                            <w:r w:rsidRPr="007C1FDF">
                              <w:rPr>
                                <w:vertAlign w:val="subscript"/>
                              </w:rPr>
                              <w:t>D</w:t>
                            </w:r>
                            <w:r>
                              <w:rPr>
                                <w:vertAlign w:val="subscript"/>
                              </w:rPr>
                              <w:t>j</w:t>
                            </w:r>
                            <w:proofErr w:type="spellEnd"/>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" filled="f" stroked="f">
                <v:textbox style="mso-fit-shape-to-text:t" inset="0,0,0,0">
                  <w:txbxContent>
                    <w:p w14:paraId="450EF86B" w14:textId="4E24517B" w:rsidR="00CF4421" w:rsidRDefault="00CF4421" w:rsidP="003D20CC">
                      <w:pPr>
                        <w:pStyle w:val="Caption"/>
                      </w:pPr>
                      <w:r>
                        <w:t xml:space="preserve">Figure </w:t>
                      </w:r>
                      <w:fldSimple w:instr=" SEQ Figure \* ARABIC ">
                        <w:r>
                          <w:rPr>
                            <w:noProof/>
                          </w:rPr>
                          <w:t>4</w:t>
                        </w:r>
                      </w:fldSimple>
                      <w:r>
                        <w:t>: Equation ALR</w:t>
                      </w:r>
                    </w:p>
                    <w:p w14:paraId="0A04A3EF" w14:textId="0A083C19" w:rsidR="00CF4421" w:rsidRPr="008A0B1F" w:rsidRDefault="00CF4421" w:rsidP="007C1FDF">
                      <w:pPr>
                        <w:pStyle w:val="Caption"/>
                      </w:pPr>
                      <w:r>
                        <w:t xml:space="preserve">Equation describes calculation of ALR,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w:t>
                      </w:r>
                      <w:proofErr w:type="spellStart"/>
                      <w:r>
                        <w:t>x</w:t>
                      </w:r>
                      <w:r w:rsidRPr="007C1FDF">
                        <w:rPr>
                          <w:vertAlign w:val="subscript"/>
                        </w:rPr>
                        <w:t>D</w:t>
                      </w:r>
                      <w:r>
                        <w:rPr>
                          <w:vertAlign w:val="subscript"/>
                        </w:rPr>
                        <w:t>j</w:t>
                      </w:r>
                      <w:proofErr w:type="spellEnd"/>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00406264" w:rsidRPr="00B749B7">
        <w:rPr>
          <w:noProof/>
          <w:sz w:val="22"/>
          <w:szCs w:val="22"/>
        </w:rPr>
        <w:drawing>
          <wp:anchor distT="0" distB="0" distL="114300" distR="114300" simplePos="0" relativeHeight="251672576" behindDoc="0" locked="0" layoutInCell="1" allowOverlap="1" wp14:anchorId="63A34B94" wp14:editId="4729A69B">
            <wp:simplePos x="0" y="0"/>
            <wp:positionH relativeFrom="margin">
              <wp:align>center</wp:align>
            </wp:positionH>
            <wp:positionV relativeFrom="paragraph">
              <wp:posOffset>727075</wp:posOffset>
            </wp:positionV>
            <wp:extent cx="2638425" cy="552450"/>
            <wp:effectExtent l="0" t="0" r="9525" b="0"/>
            <wp:wrapTopAndBottom/>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38425" cy="552450"/>
                    </a:xfrm>
                    <a:prstGeom prst="rect">
                      <a:avLst/>
                    </a:prstGeom>
                  </pic:spPr>
                </pic:pic>
              </a:graphicData>
            </a:graphic>
          </wp:anchor>
        </w:drawing>
      </w:r>
      <w:r w:rsidR="00A4116A" w:rsidRPr="00B749B7">
        <w:rPr>
          <w:sz w:val="22"/>
          <w:szCs w:val="22"/>
        </w:rPr>
        <w:t xml:space="preserve">Therefore, </w:t>
      </w:r>
      <w:r w:rsidR="004C5EC1" w:rsidRPr="00B749B7">
        <w:rPr>
          <w:sz w:val="22"/>
          <w:szCs w:val="22"/>
        </w:rPr>
        <w:t xml:space="preserve">transformations </w:t>
      </w:r>
      <w:r w:rsidR="00A4116A" w:rsidRPr="00B749B7">
        <w:rPr>
          <w:sz w:val="22"/>
          <w:szCs w:val="22"/>
        </w:rPr>
        <w:t>such as</w:t>
      </w:r>
      <w:r w:rsidR="004C5EC1" w:rsidRPr="00B749B7">
        <w:rPr>
          <w:sz w:val="22"/>
          <w:szCs w:val="22"/>
        </w:rPr>
        <w:t xml:space="preserve"> </w:t>
      </w:r>
      <w:r w:rsidR="00911F60" w:rsidRPr="00B749B7">
        <w:rPr>
          <w:rFonts w:cstheme="minorHAnsi"/>
          <w:sz w:val="22"/>
          <w:szCs w:val="22"/>
        </w:rPr>
        <w:t>ALR (additive log-ratio)</w:t>
      </w:r>
      <w:r w:rsidR="00A4116A" w:rsidRPr="00B749B7">
        <w:rPr>
          <w:rFonts w:cstheme="minorHAnsi"/>
          <w:sz w:val="22"/>
          <w:szCs w:val="22"/>
        </w:rPr>
        <w:t xml:space="preserve"> are re-evaluated in their effectiveness</w:t>
      </w:r>
      <w:r w:rsidR="00925FEB" w:rsidRPr="00B749B7">
        <w:rPr>
          <w:rFonts w:cstheme="minorHAnsi"/>
          <w:sz w:val="22"/>
          <w:szCs w:val="22"/>
        </w:rPr>
        <w:t xml:space="preserve">. </w:t>
      </w:r>
      <w:r w:rsidR="004C5EC1" w:rsidRPr="00B749B7">
        <w:rPr>
          <w:sz w:val="22"/>
          <w:szCs w:val="22"/>
        </w:rPr>
        <w:t xml:space="preserve">In ALR, the logarithm is taken of each measurement within a composition and divided by a reference feature. </w:t>
      </w:r>
    </w:p>
    <w:p w14:paraId="0F782F9F" w14:textId="36796A67" w:rsidR="00C8143D" w:rsidRDefault="00BB4930" w:rsidP="00E4688C">
      <w:pPr>
        <w:spacing w:line="360" w:lineRule="auto"/>
        <w:jc w:val="both"/>
        <w:rPr>
          <w:sz w:val="22"/>
          <w:szCs w:val="22"/>
        </w:rPr>
      </w:pPr>
      <w:r w:rsidRPr="00B749B7">
        <w:rPr>
          <w:sz w:val="22"/>
          <w:szCs w:val="22"/>
        </w:rPr>
        <w:t xml:space="preserve">Here, a small loss of isometry is traded off in </w:t>
      </w:r>
      <w:r w:rsidR="00C34113" w:rsidRPr="00B749B7">
        <w:rPr>
          <w:sz w:val="22"/>
          <w:szCs w:val="22"/>
        </w:rPr>
        <w:t>favor</w:t>
      </w:r>
      <w:r w:rsidRPr="00B749B7">
        <w:rPr>
          <w:sz w:val="22"/>
          <w:szCs w:val="22"/>
        </w:rPr>
        <w:t xml:space="preserve"> of the benefit of a simpler and clearer interpretation of the log-ratio variables</w:t>
      </w:r>
      <w:r w:rsidR="00906B20" w:rsidRPr="00B749B7">
        <w:rPr>
          <w:sz w:val="22"/>
          <w:szCs w:val="22"/>
        </w:rPr>
        <w:t xml:space="preserve">, as the interpretation of the results is always </w:t>
      </w:r>
      <w:r w:rsidR="00B2441A" w:rsidRPr="00B749B7">
        <w:rPr>
          <w:sz w:val="22"/>
          <w:szCs w:val="22"/>
        </w:rPr>
        <w:t>according to the chosen reference</w:t>
      </w:r>
      <w:r w:rsidRPr="00B749B7">
        <w:rPr>
          <w:sz w:val="22"/>
          <w:szCs w:val="22"/>
        </w:rPr>
        <w:t xml:space="preserve">. </w:t>
      </w:r>
      <w:r w:rsidR="00093DDB" w:rsidRPr="00B749B7">
        <w:rPr>
          <w:sz w:val="22"/>
          <w:szCs w:val="22"/>
        </w:rPr>
        <w:t xml:space="preserve">When choosing </w:t>
      </w:r>
      <w:r w:rsidR="00B2441A" w:rsidRPr="00B749B7">
        <w:rPr>
          <w:sz w:val="22"/>
          <w:szCs w:val="22"/>
        </w:rPr>
        <w:t>a reference</w:t>
      </w:r>
      <w:r w:rsidR="00093DDB" w:rsidRPr="00B749B7">
        <w:rPr>
          <w:sz w:val="22"/>
          <w:szCs w:val="22"/>
        </w:rPr>
        <w:t>, Greenacre et al. 2021 propose to use three criteria to find a good reference for the denominator: (</w:t>
      </w:r>
      <w:proofErr w:type="spellStart"/>
      <w:r w:rsidR="00093DDB" w:rsidRPr="00B749B7">
        <w:rPr>
          <w:sz w:val="22"/>
          <w:szCs w:val="22"/>
        </w:rPr>
        <w:t>i</w:t>
      </w:r>
      <w:proofErr w:type="spellEnd"/>
      <w:r w:rsidR="00093DDB" w:rsidRPr="00B749B7">
        <w:rPr>
          <w:sz w:val="22"/>
          <w:szCs w:val="22"/>
        </w:rPr>
        <w:t xml:space="preserve">)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commentRangeStart w:id="12"/>
      <w:r w:rsidR="00597CCB" w:rsidRPr="00B749B7">
        <w:rPr>
          <w:sz w:val="22"/>
          <w:szCs w:val="22"/>
        </w:rPr>
        <w:t>.</w:t>
      </w:r>
      <w:commentRangeEnd w:id="12"/>
      <w:r w:rsidR="00C64863" w:rsidRPr="00B749B7">
        <w:rPr>
          <w:rStyle w:val="CommentReference"/>
          <w:sz w:val="22"/>
          <w:szCs w:val="22"/>
        </w:rPr>
        <w:commentReference w:id="12"/>
      </w:r>
      <w:r w:rsidR="00571326">
        <w:rPr>
          <w:sz w:val="22"/>
          <w:szCs w:val="22"/>
        </w:rPr>
        <w:t xml:space="preserve"> </w:t>
      </w:r>
      <w:commentRangeStart w:id="13"/>
      <w:r w:rsidR="00C8143D" w:rsidRPr="00B749B7">
        <w:rPr>
          <w:sz w:val="22"/>
          <w:szCs w:val="22"/>
        </w:rPr>
        <w:t>F</w:t>
      </w:r>
      <w:commentRangeEnd w:id="13"/>
      <w:r w:rsidR="00C8143D" w:rsidRPr="00B749B7">
        <w:rPr>
          <w:rStyle w:val="CommentReference"/>
          <w:sz w:val="22"/>
          <w:szCs w:val="22"/>
        </w:rPr>
        <w:commentReference w:id="13"/>
      </w:r>
      <w:r w:rsidR="00C8143D" w:rsidRPr="00B749B7">
        <w:rPr>
          <w:sz w:val="22"/>
          <w:szCs w:val="22"/>
        </w:rPr>
        <w:t>urther discussable log-ratios are IQLR (inter-quartile log-ratio), PWLR (pair-wise log-ratio), and SLR (summed log-ratio).</w:t>
      </w:r>
      <w:r w:rsidR="00C8143D">
        <w:rPr>
          <w:sz w:val="22"/>
          <w:szCs w:val="22"/>
        </w:rPr>
        <w:t xml:space="preserve"> As those log-ratios come with higher complexity in terms of computational power and interpretability, t</w:t>
      </w:r>
      <w:r w:rsidR="00460807">
        <w:rPr>
          <w:sz w:val="22"/>
          <w:szCs w:val="22"/>
        </w:rPr>
        <w:t>hey will not be part of this master thesis.</w:t>
      </w:r>
    </w:p>
    <w:p w14:paraId="537C43D0" w14:textId="21E86ACC" w:rsidR="00010743" w:rsidRPr="00B749B7" w:rsidRDefault="00571326" w:rsidP="00E4688C">
      <w:pPr>
        <w:spacing w:line="360" w:lineRule="auto"/>
        <w:jc w:val="both"/>
        <w:rPr>
          <w:sz w:val="22"/>
          <w:szCs w:val="22"/>
        </w:rPr>
      </w:pPr>
      <w:r>
        <w:rPr>
          <w:sz w:val="22"/>
          <w:szCs w:val="22"/>
        </w:rPr>
        <w:t xml:space="preserve">For machine learning purposes, it is still unclear if </w:t>
      </w:r>
      <w:r w:rsidR="00C8143D">
        <w:rPr>
          <w:sz w:val="22"/>
          <w:szCs w:val="22"/>
        </w:rPr>
        <w:t>any</w:t>
      </w:r>
      <w:r>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E4688C">
      <w:pPr>
        <w:pStyle w:val="Heading3"/>
        <w:spacing w:line="360" w:lineRule="auto"/>
        <w:jc w:val="both"/>
        <w:rPr>
          <w:sz w:val="22"/>
          <w:szCs w:val="22"/>
        </w:rPr>
      </w:pPr>
      <w:bookmarkStart w:id="14" w:name="_Toc96333821"/>
      <w:r w:rsidRPr="00B749B7">
        <w:rPr>
          <w:sz w:val="22"/>
          <w:szCs w:val="22"/>
        </w:rPr>
        <w:t>Compositional Data in Machine learning</w:t>
      </w:r>
      <w:bookmarkEnd w:id="14"/>
    </w:p>
    <w:p w14:paraId="4F4D8CCC" w14:textId="77777777" w:rsidR="00FF4CE6" w:rsidRPr="00B749B7" w:rsidRDefault="00FF4CE6" w:rsidP="00E4688C">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Pr>
              <w:sz w:val="22"/>
              <w:szCs w:val="22"/>
            </w:rPr>
            <w:t>(Tolosana-Delgado et al. 2019)</w:t>
          </w:r>
          <w:r w:rsidRPr="00B749B7">
            <w:rPr>
              <w:sz w:val="22"/>
              <w:szCs w:val="22"/>
            </w:rPr>
            <w:fldChar w:fldCharType="end"/>
          </w:r>
        </w:sdtContent>
      </w:sdt>
      <w:r w:rsidRPr="00B749B7">
        <w:rPr>
          <w:sz w:val="22"/>
          <w:szCs w:val="22"/>
        </w:rPr>
        <w:t xml:space="preserve">. Traditional machine learning methods can provide added predictive power with the price of limited </w:t>
      </w:r>
      <w:proofErr w:type="spellStart"/>
      <w:r w:rsidRPr="00B749B7">
        <w:rPr>
          <w:sz w:val="22"/>
          <w:szCs w:val="22"/>
        </w:rPr>
        <w:t>explainability</w:t>
      </w:r>
      <w:proofErr w:type="spellEnd"/>
      <w:r w:rsidRPr="00B749B7">
        <w:rPr>
          <w:sz w:val="22"/>
          <w:szCs w:val="22"/>
        </w:rPr>
        <w:t xml:space="preserve">. Thus, balancing the predictive power with </w:t>
      </w:r>
      <w:proofErr w:type="spellStart"/>
      <w:r w:rsidRPr="00B749B7">
        <w:rPr>
          <w:sz w:val="22"/>
          <w:szCs w:val="22"/>
        </w:rPr>
        <w:t>explainability</w:t>
      </w:r>
      <w:proofErr w:type="spellEnd"/>
      <w:r w:rsidRPr="00B749B7">
        <w:rPr>
          <w:sz w:val="22"/>
          <w:szCs w:val="22"/>
        </w:rPr>
        <w:t xml:space="preserve"> becomes important for the conclusions. </w:t>
      </w:r>
    </w:p>
    <w:p w14:paraId="46010E78" w14:textId="25A6B88C" w:rsidR="00FF4CE6" w:rsidRDefault="00F644FF" w:rsidP="00E4688C">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533D9A">
            <w:rPr>
              <w:sz w:val="22"/>
              <w:szCs w:val="22"/>
            </w:rPr>
            <w:t xml:space="preserve">(Marcos-Zambrano </w:t>
          </w:r>
          <w:r w:rsidR="00533D9A">
            <w:rPr>
              <w:sz w:val="22"/>
              <w:szCs w:val="22"/>
            </w:rPr>
            <w:lastRenderedPageBreak/>
            <w:t>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C0yMlQxODo1MDowNi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533D9A">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FF4CE6">
            <w:rPr>
              <w:sz w:val="22"/>
              <w:szCs w:val="22"/>
            </w:rPr>
            <w:t>(Zhang and Shi 2019)</w:t>
          </w:r>
          <w:r w:rsidR="00FF4CE6" w:rsidRPr="00B749B7">
            <w:rPr>
              <w:sz w:val="22"/>
              <w:szCs w:val="22"/>
            </w:rPr>
            <w:fldChar w:fldCharType="end"/>
          </w:r>
        </w:sdtContent>
      </w:sdt>
      <w:r w:rsidR="00FF4CE6" w:rsidRPr="00B749B7">
        <w:rPr>
          <w:sz w:val="22"/>
          <w:szCs w:val="22"/>
        </w:rPr>
        <w:t xml:space="preserve">. </w:t>
      </w:r>
      <w:proofErr w:type="spellStart"/>
      <w:r w:rsidR="00FF4CE6" w:rsidRPr="00B749B7">
        <w:rPr>
          <w:sz w:val="22"/>
          <w:szCs w:val="22"/>
        </w:rPr>
        <w:t>Tolosana</w:t>
      </w:r>
      <w:proofErr w:type="spellEnd"/>
      <w:r w:rsidR="00FF4CE6" w:rsidRPr="00B749B7">
        <w:rPr>
          <w:sz w:val="22"/>
          <w:szCs w:val="22"/>
        </w:rPr>
        <w:t xml:space="preserve">-Delgado et al. (2019) showed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Content>
          <w:r w:rsidR="00FF4CE6" w:rsidRPr="00B749B7">
            <w:rPr>
              <w:sz w:val="22"/>
              <w:szCs w:val="22"/>
            </w:rPr>
            <w:fldChar w:fldCharType="begin"/>
          </w:r>
          <w:r w:rsidR="00FF4CE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FF4CE6">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FF4CE6">
            <w:rPr>
              <w:sz w:val="22"/>
              <w:szCs w:val="22"/>
            </w:rPr>
            <w:t>(Tolosana-Delgado et al. 2019)</w:t>
          </w:r>
          <w:r w:rsidR="00FF4CE6" w:rsidRPr="00B749B7">
            <w:rPr>
              <w:sz w:val="22"/>
              <w:szCs w:val="22"/>
            </w:rPr>
            <w:fldChar w:fldCharType="end"/>
          </w:r>
        </w:sdtContent>
      </w:sdt>
      <w:r w:rsidR="00FF4CE6">
        <w:rPr>
          <w:sz w:val="22"/>
          <w:szCs w:val="22"/>
        </w:rPr>
        <w:t>, i.e. not any log-ratio works similarly well.</w:t>
      </w:r>
    </w:p>
    <w:p w14:paraId="577ABA8F" w14:textId="34621443" w:rsidR="00F644FF" w:rsidRDefault="00FF4CE6" w:rsidP="00E4688C">
      <w:pPr>
        <w:spacing w:line="360" w:lineRule="auto"/>
        <w:jc w:val="both"/>
        <w:rPr>
          <w:sz w:val="22"/>
          <w:szCs w:val="22"/>
        </w:rPr>
      </w:pPr>
      <w:r w:rsidRPr="00B749B7">
        <w:rPr>
          <w:sz w:val="22"/>
          <w:szCs w:val="22"/>
        </w:rPr>
        <w:t>These observations demonstrate the core problematic of compositional data. Log-ratio</w:t>
      </w:r>
      <w:r>
        <w:rPr>
          <w:sz w:val="22"/>
          <w:szCs w:val="22"/>
        </w:rPr>
        <w:t xml:space="preserve">s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The reason why ALR was outperformed by Zhang and </w:t>
      </w:r>
      <w:proofErr w:type="spellStart"/>
      <w:r w:rsidRPr="00B749B7">
        <w:rPr>
          <w:sz w:val="22"/>
          <w:szCs w:val="22"/>
        </w:rPr>
        <w:t>Shis</w:t>
      </w:r>
      <w:proofErr w:type="spellEnd"/>
      <w:r w:rsidRPr="00B749B7">
        <w:rPr>
          <w:sz w:val="22"/>
          <w:szCs w:val="22"/>
        </w:rPr>
        <w:t xml:space="preserve"> study (2019) for example, was probably due to a badly chosen reference and this makes the direct comparison of several studies difficult.</w:t>
      </w:r>
      <w:r>
        <w:rPr>
          <w:sz w:val="22"/>
          <w:szCs w:val="22"/>
        </w:rPr>
        <w:t xml:space="preserve"> 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4278C14F" w:rsidR="00FF6F39" w:rsidRDefault="00FF6F39" w:rsidP="00E4688C">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proofErr w:type="spellStart"/>
      <w:r w:rsidRPr="00F13093">
        <w:rPr>
          <w:i/>
          <w:iCs/>
          <w:sz w:val="22"/>
          <w:szCs w:val="22"/>
        </w:rPr>
        <w:t>selbal</w:t>
      </w:r>
      <w:proofErr w:type="spellEnd"/>
      <w:r>
        <w:rPr>
          <w:sz w:val="22"/>
          <w:szCs w:val="22"/>
        </w:rPr>
        <w:t>” and “</w:t>
      </w:r>
      <w:proofErr w:type="spellStart"/>
      <w:r w:rsidRPr="00F13093">
        <w:rPr>
          <w:i/>
          <w:iCs/>
          <w:sz w:val="22"/>
          <w:szCs w:val="22"/>
        </w:rPr>
        <w:t>CoDaCoRe</w:t>
      </w:r>
      <w:proofErr w:type="spellEnd"/>
      <w:r>
        <w:rPr>
          <w:sz w:val="22"/>
          <w:szCs w:val="22"/>
        </w:rPr>
        <w:t xml:space="preserve">” exist, that are faster and do not require a lot of background knowledge to use. The next section describes these models more in detail and their </w:t>
      </w:r>
      <w:r w:rsidR="00F13093">
        <w:rPr>
          <w:sz w:val="22"/>
          <w:szCs w:val="22"/>
        </w:rPr>
        <w:t xml:space="preserve">potential </w:t>
      </w:r>
      <w:r>
        <w:rPr>
          <w:sz w:val="22"/>
          <w:szCs w:val="22"/>
        </w:rPr>
        <w:t>effectiveness.</w:t>
      </w:r>
    </w:p>
    <w:p w14:paraId="1F54A8F8" w14:textId="0576AE83" w:rsidR="00FF6F39" w:rsidRDefault="00FF6F39" w:rsidP="00E4688C">
      <w:pPr>
        <w:pStyle w:val="Heading3"/>
        <w:spacing w:line="360" w:lineRule="auto"/>
        <w:jc w:val="both"/>
        <w:rPr>
          <w:sz w:val="22"/>
          <w:szCs w:val="22"/>
        </w:rPr>
      </w:pPr>
      <w:r w:rsidRPr="00FF6F39">
        <w:rPr>
          <w:sz w:val="22"/>
          <w:szCs w:val="22"/>
        </w:rPr>
        <w:t xml:space="preserve">Microbiome-specific </w:t>
      </w:r>
      <w:r>
        <w:rPr>
          <w:sz w:val="22"/>
          <w:szCs w:val="22"/>
        </w:rPr>
        <w:t>Algorithms</w:t>
      </w:r>
    </w:p>
    <w:p w14:paraId="35119DE0" w14:textId="22C136DC" w:rsidR="00B62E9F" w:rsidRPr="00B62E9F" w:rsidRDefault="00B62E9F" w:rsidP="00E4688C">
      <w:pPr>
        <w:pStyle w:val="Heading4"/>
        <w:spacing w:line="360" w:lineRule="auto"/>
        <w:jc w:val="both"/>
      </w:pPr>
      <w:r>
        <w:t>CoDaCore</w:t>
      </w:r>
    </w:p>
    <w:p w14:paraId="713013B4" w14:textId="6A8508AC" w:rsidR="0042179E" w:rsidRPr="00490A3F" w:rsidRDefault="0042179E" w:rsidP="00E4688C">
      <w:pPr>
        <w:spacing w:line="360" w:lineRule="auto"/>
        <w:jc w:val="both"/>
        <w:rPr>
          <w:rFonts w:cstheme="minorHAnsi"/>
          <w:color w:val="FF0000"/>
          <w:sz w:val="22"/>
          <w:szCs w:val="22"/>
        </w:rPr>
      </w:pPr>
      <w:r w:rsidRPr="00490A3F">
        <w:rPr>
          <w:rFonts w:cstheme="minorHAnsi"/>
          <w:sz w:val="22"/>
          <w:szCs w:val="22"/>
        </w:rPr>
        <w:t xml:space="preserve">2021 Gordon-Rodriguez et al. published a novel learning algorithm for finding </w:t>
      </w:r>
      <w:r w:rsidR="001656C1" w:rsidRPr="00490A3F">
        <w:rPr>
          <w:rFonts w:cstheme="minorHAnsi"/>
          <w:sz w:val="22"/>
          <w:szCs w:val="22"/>
        </w:rPr>
        <w:t xml:space="preserve">balances </w:t>
      </w:r>
      <w:r w:rsidRPr="00490A3F">
        <w:rPr>
          <w:rFonts w:cstheme="minorHAnsi"/>
          <w:sz w:val="22"/>
          <w:szCs w:val="22"/>
        </w:rPr>
        <w:t>called “</w:t>
      </w:r>
      <w:proofErr w:type="spellStart"/>
      <w:r w:rsidRPr="00490A3F">
        <w:rPr>
          <w:rFonts w:cstheme="minorHAnsi"/>
          <w:sz w:val="22"/>
          <w:szCs w:val="22"/>
        </w:rPr>
        <w:t>CoDaCoRe</w:t>
      </w:r>
      <w:proofErr w:type="spellEnd"/>
      <w:r w:rsidRPr="00490A3F">
        <w:rPr>
          <w:rFonts w:cstheme="minorHAnsi"/>
          <w:sz w:val="22"/>
          <w:szCs w:val="22"/>
        </w:rPr>
        <w:t xml:space="preserve">” (Compositional Data via Continuous Relaxations). Balances are defined as the log-ratios between geometric means of two subsets (or features) of the input variables. Translated, </w:t>
      </w:r>
      <w:proofErr w:type="spellStart"/>
      <w:r w:rsidRPr="00490A3F">
        <w:rPr>
          <w:rFonts w:cstheme="minorHAnsi"/>
          <w:sz w:val="22"/>
          <w:szCs w:val="22"/>
        </w:rPr>
        <w:t>CoDaCoRe</w:t>
      </w:r>
      <w:proofErr w:type="spellEnd"/>
      <w:r w:rsidRPr="00490A3F">
        <w:rPr>
          <w:rFonts w:cstheme="minorHAnsi"/>
          <w:sz w:val="22"/>
          <w:szCs w:val="22"/>
        </w:rPr>
        <w:t xml:space="preserve"> finds ratios between two features that are explanatory for the given classification task. </w:t>
      </w:r>
      <w:r w:rsidRPr="00490A3F">
        <w:rPr>
          <w:rFonts w:cstheme="minorHAnsi"/>
          <w:sz w:val="22"/>
          <w:szCs w:val="22"/>
        </w:rPr>
        <w:lastRenderedPageBreak/>
        <w:t xml:space="preserve">Such ratios </w:t>
      </w:r>
      <w:r w:rsidR="001656C1" w:rsidRPr="00490A3F">
        <w:rPr>
          <w:rFonts w:cstheme="minorHAnsi"/>
          <w:sz w:val="22"/>
          <w:szCs w:val="22"/>
        </w:rPr>
        <w:t>are commonly used as biomarkers of gut health e.g., the Firmicutes-to-Bacteroidetes ratio</w:t>
      </w:r>
      <w:r w:rsidR="001656C1" w:rsidRPr="00490A3F">
        <w:rPr>
          <w:rFonts w:cstheme="minorHAnsi"/>
          <w:color w:val="FF0000"/>
          <w:sz w:val="22"/>
          <w:szCs w:val="22"/>
        </w:rPr>
        <w:t xml:space="preserve"> (</w:t>
      </w:r>
      <w:proofErr w:type="spellStart"/>
      <w:r w:rsidR="001656C1" w:rsidRPr="00490A3F">
        <w:rPr>
          <w:rFonts w:cstheme="minorHAnsi"/>
          <w:color w:val="FF0000"/>
          <w:sz w:val="22"/>
          <w:szCs w:val="22"/>
        </w:rPr>
        <w:t>Crovesy</w:t>
      </w:r>
      <w:proofErr w:type="spellEnd"/>
      <w:r w:rsidR="001656C1" w:rsidRPr="00490A3F">
        <w:rPr>
          <w:rFonts w:cstheme="minorHAnsi"/>
          <w:color w:val="FF0000"/>
          <w:sz w:val="22"/>
          <w:szCs w:val="22"/>
        </w:rPr>
        <w:t xml:space="preserve"> et al., 2020; </w:t>
      </w:r>
      <w:proofErr w:type="spellStart"/>
      <w:r w:rsidR="001656C1" w:rsidRPr="00490A3F">
        <w:rPr>
          <w:rFonts w:cstheme="minorHAnsi"/>
          <w:color w:val="FF0000"/>
          <w:sz w:val="22"/>
          <w:szCs w:val="22"/>
        </w:rPr>
        <w:t>Magne</w:t>
      </w:r>
      <w:proofErr w:type="spellEnd"/>
      <w:r w:rsidR="001656C1" w:rsidRPr="00490A3F">
        <w:rPr>
          <w:rFonts w:cstheme="minorHAnsi"/>
          <w:color w:val="FF0000"/>
          <w:sz w:val="22"/>
          <w:szCs w:val="22"/>
        </w:rPr>
        <w:t xml:space="preserve"> et al.; 2020). </w:t>
      </w:r>
    </w:p>
    <w:p w14:paraId="5B939695" w14:textId="7294AA92" w:rsidR="001656C1" w:rsidRPr="00490A3F" w:rsidRDefault="001656C1" w:rsidP="00E4688C">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As mentioned in the section about log-ratio transformation, pairwise log-ratios are not included in the master thesis, since they are very computationally taxing. However, in </w:t>
      </w:r>
      <w:proofErr w:type="spellStart"/>
      <w:r w:rsidR="0048363A" w:rsidRPr="00490A3F">
        <w:rPr>
          <w:rFonts w:cstheme="minorHAnsi"/>
          <w:sz w:val="22"/>
          <w:szCs w:val="22"/>
        </w:rPr>
        <w:t>CoDaCoRe</w:t>
      </w:r>
      <w:proofErr w:type="spellEnd"/>
      <w:r w:rsidR="0048363A" w:rsidRPr="00490A3F">
        <w:rPr>
          <w:rFonts w:cstheme="minorHAnsi"/>
          <w:sz w:val="22"/>
          <w:szCs w:val="22"/>
        </w:rPr>
        <w:t xml:space="preserve"> Gordon-Rodrigues et al. use deep learning technology called “continuous relaxation” and only approximate the optimization problem, which has the advantage of greatly reducing the runtime.</w:t>
      </w:r>
    </w:p>
    <w:p w14:paraId="05A1B5D5" w14:textId="06BE84C4" w:rsidR="00484ABD" w:rsidRPr="00490A3F" w:rsidRDefault="00484ABD" w:rsidP="00E4688C">
      <w:pPr>
        <w:spacing w:line="360" w:lineRule="auto"/>
        <w:jc w:val="both"/>
        <w:rPr>
          <w:rFonts w:cstheme="minorHAnsi"/>
          <w:sz w:val="22"/>
          <w:szCs w:val="22"/>
        </w:rPr>
      </w:pPr>
      <w:r w:rsidRPr="00490A3F">
        <w:rPr>
          <w:rFonts w:cstheme="minorHAnsi"/>
          <w:sz w:val="22"/>
          <w:szCs w:val="22"/>
        </w:rPr>
        <w:t xml:space="preserve">In its basic formulation, </w:t>
      </w:r>
      <w:proofErr w:type="spellStart"/>
      <w:r w:rsidRPr="00490A3F">
        <w:rPr>
          <w:rFonts w:cstheme="minorHAnsi"/>
          <w:sz w:val="22"/>
          <w:szCs w:val="22"/>
        </w:rPr>
        <w:t>CoDaCoRe</w:t>
      </w:r>
      <w:proofErr w:type="spellEnd"/>
      <w:r w:rsidRPr="00490A3F">
        <w:rPr>
          <w:rFonts w:cstheme="minorHAnsi"/>
          <w:sz w:val="22"/>
          <w:szCs w:val="22"/>
        </w:rPr>
        <w:t xml:space="preserve"> learns a regression function, which uses balances as weights. The goal of </w:t>
      </w:r>
      <w:proofErr w:type="spellStart"/>
      <w:r w:rsidRPr="00490A3F">
        <w:rPr>
          <w:rFonts w:cstheme="minorHAnsi"/>
          <w:sz w:val="22"/>
          <w:szCs w:val="22"/>
        </w:rPr>
        <w:t>CoDaCoRe</w:t>
      </w:r>
      <w:proofErr w:type="spellEnd"/>
      <w:r w:rsidRPr="00490A3F">
        <w:rPr>
          <w:rFonts w:cstheme="minorHAnsi"/>
          <w:sz w:val="22"/>
          <w:szCs w:val="22"/>
        </w:rPr>
        <w:t xml:space="preserv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7640BFEE" w:rsidR="00275E8D" w:rsidRPr="00490A3F" w:rsidRDefault="00275E8D" w:rsidP="00E4688C">
      <w:pPr>
        <w:spacing w:line="360" w:lineRule="auto"/>
        <w:jc w:val="both"/>
        <w:rPr>
          <w:rFonts w:cstheme="minorHAnsi"/>
          <w:sz w:val="22"/>
          <w:szCs w:val="22"/>
        </w:rPr>
      </w:pPr>
      <w:r w:rsidRPr="00490A3F">
        <w:rPr>
          <w:rFonts w:cstheme="minorHAnsi"/>
          <w:sz w:val="22"/>
          <w:szCs w:val="22"/>
        </w:rPr>
        <w:t xml:space="preserve">At this step, weighted geometric averages or not easily interpretable. Therefore, </w:t>
      </w:r>
      <w:proofErr w:type="spellStart"/>
      <w:r w:rsidRPr="00490A3F">
        <w:rPr>
          <w:rFonts w:cstheme="minorHAnsi"/>
          <w:sz w:val="22"/>
          <w:szCs w:val="22"/>
        </w:rPr>
        <w:t>CoDaCoRe</w:t>
      </w:r>
      <w:proofErr w:type="spellEnd"/>
      <w:r w:rsidRPr="00490A3F">
        <w:rPr>
          <w:rFonts w:cstheme="minorHAnsi"/>
          <w:sz w:val="22"/>
          <w:szCs w:val="22"/>
        </w:rPr>
        <w:t xml:space="preserv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E4688C">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w:t>
      </w:r>
      <w:proofErr w:type="spellStart"/>
      <w:r w:rsidR="00484ABD" w:rsidRPr="00490A3F">
        <w:rPr>
          <w:rFonts w:cstheme="minorHAnsi"/>
          <w:sz w:val="22"/>
          <w:szCs w:val="22"/>
        </w:rPr>
        <w:t>CoDaCoRe</w:t>
      </w:r>
      <w:proofErr w:type="spellEnd"/>
      <w:r w:rsidR="00484ABD" w:rsidRPr="00490A3F">
        <w:rPr>
          <w:rFonts w:cstheme="minorHAnsi"/>
          <w:sz w:val="22"/>
          <w:szCs w:val="22"/>
        </w:rPr>
        <w:t xml:space="preserve"> algorithm, multiple regressors are trained in a stage-wise additive fashion and afterwards each successive balance is fitted on the residual from the current model. Thus, </w:t>
      </w:r>
      <w:proofErr w:type="spellStart"/>
      <w:r w:rsidR="00484ABD" w:rsidRPr="00490A3F">
        <w:rPr>
          <w:rFonts w:cstheme="minorHAnsi"/>
          <w:sz w:val="22"/>
          <w:szCs w:val="22"/>
        </w:rPr>
        <w:t>CoDaCoRe</w:t>
      </w:r>
      <w:proofErr w:type="spellEnd"/>
      <w:r w:rsidR="00484ABD" w:rsidRPr="00490A3F">
        <w:rPr>
          <w:rFonts w:cstheme="minorHAnsi"/>
          <w:sz w:val="22"/>
          <w:szCs w:val="22"/>
        </w:rPr>
        <w:t xml:space="preserve"> identifies a sequence of balances, in decreasing order of importance, each of which is sparse and interpretable. </w:t>
      </w:r>
    </w:p>
    <w:p w14:paraId="1169ECDA" w14:textId="0225F6B8" w:rsidR="008C2AA7" w:rsidRPr="00490A3F" w:rsidRDefault="00B62E9F" w:rsidP="00E4688C">
      <w:pPr>
        <w:spacing w:line="360" w:lineRule="auto"/>
        <w:jc w:val="both"/>
        <w:rPr>
          <w:rFonts w:cstheme="minorHAnsi"/>
          <w:sz w:val="22"/>
          <w:szCs w:val="22"/>
        </w:rPr>
      </w:pPr>
      <w:proofErr w:type="spellStart"/>
      <w:r w:rsidRPr="00490A3F">
        <w:rPr>
          <w:rFonts w:cstheme="minorHAnsi"/>
          <w:sz w:val="22"/>
          <w:szCs w:val="22"/>
        </w:rPr>
        <w:t>CoDaCoRe</w:t>
      </w:r>
      <w:proofErr w:type="spellEnd"/>
      <w:r w:rsidRPr="00490A3F">
        <w:rPr>
          <w:rFonts w:cstheme="minorHAnsi"/>
          <w:sz w:val="22"/>
          <w:szCs w:val="22"/>
        </w:rPr>
        <w:t xml:space="preserv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w:t>
      </w:r>
      <w:proofErr w:type="spellStart"/>
      <w:r w:rsidR="008C2AA7" w:rsidRPr="00490A3F">
        <w:rPr>
          <w:rFonts w:cstheme="minorHAnsi"/>
          <w:sz w:val="22"/>
          <w:szCs w:val="22"/>
        </w:rPr>
        <w:t>CoDaCoRe</w:t>
      </w:r>
      <w:proofErr w:type="spellEnd"/>
      <w:r w:rsidR="008C2AA7" w:rsidRPr="00490A3F">
        <w:rPr>
          <w:rFonts w:cstheme="minorHAnsi"/>
          <w:sz w:val="22"/>
          <w:szCs w:val="22"/>
        </w:rPr>
        <w:t xml:space="preserve"> against several machine learning </w:t>
      </w:r>
      <w:r w:rsidRPr="00490A3F">
        <w:rPr>
          <w:rFonts w:cstheme="minorHAnsi"/>
          <w:sz w:val="22"/>
          <w:szCs w:val="22"/>
        </w:rPr>
        <w:t xml:space="preserve">models (Lasso, RF and </w:t>
      </w:r>
      <w:proofErr w:type="spellStart"/>
      <w:r w:rsidRPr="00490A3F">
        <w:rPr>
          <w:rFonts w:cstheme="minorHAnsi"/>
          <w:sz w:val="22"/>
          <w:szCs w:val="22"/>
        </w:rPr>
        <w:t>XGBoost</w:t>
      </w:r>
      <w:proofErr w:type="spellEnd"/>
      <w:r w:rsidRPr="00490A3F">
        <w:rPr>
          <w:rFonts w:cstheme="minorHAnsi"/>
          <w:sz w:val="22"/>
          <w:szCs w:val="22"/>
        </w:rPr>
        <w:t>) and show</w:t>
      </w:r>
      <w:r w:rsidR="008C2AA7" w:rsidRPr="00490A3F">
        <w:rPr>
          <w:rFonts w:cstheme="minorHAnsi"/>
          <w:sz w:val="22"/>
          <w:szCs w:val="22"/>
        </w:rPr>
        <w:t xml:space="preserve"> that their algorithm does not sacrifice interpretability nor predictive accuracy. As they do not show various machine learning models</w:t>
      </w:r>
      <w:r w:rsidRPr="00490A3F">
        <w:rPr>
          <w:rFonts w:cstheme="minorHAnsi"/>
          <w:sz w:val="22"/>
          <w:szCs w:val="22"/>
        </w:rPr>
        <w:t xml:space="preserve"> </w:t>
      </w:r>
      <w:r w:rsidR="008C2AA7" w:rsidRPr="00490A3F">
        <w:rPr>
          <w:rFonts w:cstheme="minorHAnsi"/>
          <w:sz w:val="22"/>
          <w:szCs w:val="22"/>
        </w:rPr>
        <w:t>and their performances over various log-ratio transformations against their algorithm, one goal of this master thesis will be to include such tests</w:t>
      </w:r>
      <w:r w:rsidRPr="00490A3F">
        <w:rPr>
          <w:rFonts w:cstheme="minorHAnsi"/>
          <w:sz w:val="22"/>
          <w:szCs w:val="22"/>
        </w:rPr>
        <w:t>.</w:t>
      </w:r>
    </w:p>
    <w:p w14:paraId="78EEB28F" w14:textId="5E8EC030" w:rsidR="00F830A1" w:rsidRPr="00C35583" w:rsidRDefault="00B62E9F" w:rsidP="00E4688C">
      <w:pPr>
        <w:pStyle w:val="Heading4"/>
        <w:spacing w:line="360" w:lineRule="auto"/>
        <w:jc w:val="both"/>
        <w:rPr>
          <w:rFonts w:cstheme="minorHAnsi"/>
          <w:strike/>
          <w:sz w:val="22"/>
          <w:szCs w:val="22"/>
        </w:rPr>
      </w:pPr>
      <w:r w:rsidRPr="00C35583">
        <w:rPr>
          <w:rFonts w:cstheme="minorHAnsi"/>
          <w:strike/>
          <w:sz w:val="22"/>
          <w:szCs w:val="22"/>
        </w:rPr>
        <w:lastRenderedPageBreak/>
        <w:t>Selbal</w:t>
      </w:r>
    </w:p>
    <w:p w14:paraId="217A6835" w14:textId="43C13E23" w:rsidR="00490A3F" w:rsidRPr="00C35583" w:rsidRDefault="00490A3F" w:rsidP="00E4688C">
      <w:pPr>
        <w:spacing w:line="360" w:lineRule="auto"/>
        <w:jc w:val="both"/>
        <w:rPr>
          <w:rFonts w:cstheme="minorHAnsi"/>
          <w:strike/>
          <w:color w:val="FF0000"/>
          <w:sz w:val="22"/>
          <w:szCs w:val="22"/>
        </w:rPr>
      </w:pPr>
      <w:r w:rsidRPr="00C35583">
        <w:rPr>
          <w:rFonts w:cstheme="minorHAnsi"/>
          <w:strike/>
          <w:sz w:val="22"/>
          <w:szCs w:val="22"/>
        </w:rPr>
        <w:t xml:space="preserve">The </w:t>
      </w:r>
      <w:proofErr w:type="spellStart"/>
      <w:r w:rsidRPr="00C35583">
        <w:rPr>
          <w:rFonts w:cstheme="minorHAnsi"/>
          <w:strike/>
          <w:sz w:val="22"/>
          <w:szCs w:val="22"/>
        </w:rPr>
        <w:t>selbal</w:t>
      </w:r>
      <w:proofErr w:type="spellEnd"/>
      <w:r w:rsidRPr="00C35583">
        <w:rPr>
          <w:rFonts w:cstheme="minorHAnsi"/>
          <w:strike/>
          <w:sz w:val="22"/>
          <w:szCs w:val="22"/>
        </w:rPr>
        <w:t xml:space="preserve"> algorithm, published 2018 by Rivera-Pinto et al., has gained popularity as a method for automatically identifying balances that predict a response variable.</w:t>
      </w:r>
      <w:r w:rsidR="005230CB" w:rsidRPr="00C35583">
        <w:rPr>
          <w:rFonts w:cstheme="minorHAnsi"/>
          <w:strike/>
          <w:sz w:val="22"/>
          <w:szCs w:val="22"/>
        </w:rPr>
        <w:t xml:space="preserve"> It is a </w:t>
      </w:r>
      <w:r w:rsidR="00D86278" w:rsidRPr="00C35583">
        <w:rPr>
          <w:rFonts w:cstheme="minorHAnsi"/>
          <w:strike/>
          <w:sz w:val="22"/>
          <w:szCs w:val="22"/>
        </w:rPr>
        <w:t xml:space="preserve">greedy stepwise algorithm </w:t>
      </w:r>
      <w:r w:rsidR="005230CB" w:rsidRPr="00C35583">
        <w:rPr>
          <w:rFonts w:cstheme="minorHAnsi"/>
          <w:strike/>
          <w:sz w:val="22"/>
          <w:szCs w:val="22"/>
        </w:rPr>
        <w:t>that searches for a sparse model that adequately explains the response variable of interest. In multiple regression a new taxon is added to the model each time and assessed if it</w:t>
      </w:r>
      <w:r w:rsidR="00D86278" w:rsidRPr="00C35583">
        <w:rPr>
          <w:rFonts w:cstheme="minorHAnsi"/>
          <w:strike/>
          <w:sz w:val="22"/>
          <w:szCs w:val="22"/>
        </w:rPr>
        <w:t xml:space="preserve">s relative abundance (or balance) </w:t>
      </w:r>
      <w:r w:rsidR="00F162F2" w:rsidRPr="00C35583">
        <w:rPr>
          <w:rFonts w:cstheme="minorHAnsi"/>
          <w:strike/>
          <w:sz w:val="22"/>
          <w:szCs w:val="22"/>
        </w:rPr>
        <w:t>is</w:t>
      </w:r>
      <w:r w:rsidR="00D86278" w:rsidRPr="00C35583">
        <w:rPr>
          <w:rFonts w:cstheme="minorHAnsi"/>
          <w:strike/>
          <w:sz w:val="22"/>
          <w:szCs w:val="22"/>
        </w:rPr>
        <w:t xml:space="preserve"> predictive of the outcome</w:t>
      </w:r>
      <w:r w:rsidR="0051128A" w:rsidRPr="00C35583">
        <w:rPr>
          <w:rFonts w:cstheme="minorHAnsi"/>
          <w:strike/>
          <w:sz w:val="22"/>
          <w:szCs w:val="22"/>
        </w:rPr>
        <w:t xml:space="preserve"> </w:t>
      </w:r>
      <w:sdt>
        <w:sdtPr>
          <w:rPr>
            <w:rFonts w:cstheme="minorHAnsi"/>
            <w:strike/>
            <w:sz w:val="22"/>
            <w:szCs w:val="22"/>
          </w:rPr>
          <w:alias w:val="To edit, see citavi.com/edit"/>
          <w:tag w:val="CitaviPlaceholder#e821c350-f52a-4281-9499-e5ab86e884da"/>
          <w:id w:val="-787807189"/>
          <w:placeholder>
            <w:docPart w:val="DefaultPlaceholder_-1854013440"/>
          </w:placeholder>
        </w:sdtPr>
        <w:sdtContent>
          <w:r w:rsidR="0051128A" w:rsidRPr="00C35583">
            <w:rPr>
              <w:rFonts w:cstheme="minorHAnsi"/>
              <w:strike/>
              <w:sz w:val="22"/>
              <w:szCs w:val="22"/>
            </w:rPr>
            <w:fldChar w:fldCharType="begin"/>
          </w:r>
          <w:r w:rsidR="003F5A00" w:rsidRPr="00C35583">
            <w:rPr>
              <w:rFonts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Tc0ZDU4LTRkMDgtNGRlYi1hYjg2LTI0NjI5NGNlOWRlYiIsIlJhbmdlTGVuZ3RoIjoyNiwiUmVmZXJlbmNlSWQiOiIxNTJjNDM0Ny0xOWViLTQwNjItYTI0Mi1mYWFhNTZmOTMz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Sx7IiRpZCI6IjciLCIkdHlwZSI6IlN3aXNzQWNhZGVtaWMuQ2l0YXZpLlBlcnNvbiwgU3dpc3NBY2FkZW1pYy5DaXRhdmkiLCJGaXJzdE5hbWUiOiJWLiIsIkxhc3ROYW1lIjoiUGF3bG93c2t5LUdsYWhuIiwiUHJvdGVjdGVkIjpmYWxzZSwiU2V4IjowLCJDcmVhdGVkQnkiOiJfSmVubmlmZXIgTmV1bWFpZXIiLCJDcmVhdGVkT24iOiIyMDIyLTAxLTIxVDIzOjAzOjI2IiwiTW9kaWZpZWRCeSI6Il9KZW5uaWZlciBOZXVtYWllciIsIklkIjoiMjAxM2MzYzEtMWNjNC00ODFkLWFjZjEtNjY1ZDk3MjhhNTYyIiwiTW9kaWZpZWRPbiI6IjIwMjItMDEtMjFUMjM6MDM6MjYiLCJQcm9qZWN0Ijp7IiRyZWYiOiI1In19LHsiJGlkIjoiOC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2MDUwNjMzIiwiVXJpU3RyaW5nIjoiaHR0cHM6Ly93d3cubmNiaS5ubG0ubmloLmdvdi9wbWMvYXJ0aWNsZXMvUE1DNjA1MDYz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ODQ0ZDE4NmUtZjBjMy00MDIyLTlkZmUtMWZjNzVmNjllNjg5IiwiTW9kaWZpZWRPbiI6IjIwMjItMDEtMjFUMjM6MDM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4L21TeXN0ZW1zLjAwMDUzLTE4IiwiVXJpU3RyaW5nIjoiaHR0cHM6Ly9kb2kub3JnLzEwLjExMjgvbVN5c3RlbXMuMDAwNTMtMTgu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Yzg1OTMzZS00ZDY1LTQ3NWQtYjJkYS0yOGZiOGY4Mjk2YzYiLCJNb2RpZmllZE9uIjoiMjAyMi0wMS0yMVQyMzowMzoyN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MwMDM1MjM0IiwiVXJpU3RyaW5nIjoiaHR0cDovL3d3dy5uY2JpLm5sbS5uaWguZ292L3B1Ym1lZC8zMDAzNTI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TI4ZGE1ZTctYjJkOS00ZjAzLTg3ZGEtYzhkYTk4ZDM1MGE3IiwiTW9kaWZpZWRPbiI6IjIwMjItMDEtMjFUMjM6MDM6MjYiLCJQcm9qZWN0Ijp7IiRyZWYiOiI1In19XSwiTnVtYmVyIjoiNCIsIk9yZ2FuaXphdGlvbnMiOltdLCJPdGhlcnNJbnZvbHZlZCI6W10sIlBlcmlvZGljYWwiOnsiJGlkIjoiMjA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C0yMlQxODo1MDowNiIsIlByb2plY3QiOnsiJHJlZiI6IjUifX0sIlVzZU51bWJlcmluZ1R5cGVPZlBhcmVudERvY3VtZW50IjpmYWxzZX1dLCJGb3JtYXR0ZWRUZXh0Ijp7IiRpZCI6IjIxIiwiQ291bnQiOjEsIlRleHRVbml0cyI6W3siJGlkIjoiMjIiLCJGb250U3R5bGUiOnsiJGlkIjoiMjMiLCJOZXV0cmFsIjp0cnVlfSwiUmVhZGluZ09yZGVyIjoxLCJUZXh0IjoiKFJpdmVyYS1QaW50byBldCBhbC4gMjAxOCkifV19LCJUYWciOiJDaXRhdmlQbGFjZWhvbGRlciNlODIxYzM1MC1mNTJhLTQyODEtOTQ5OS1lNWFiODZlODg0ZGEiLCJUZXh0IjoiKFJpdmVyYS1QaW50byBldCBhbC4gMjAxOCkiLCJXQUlWZXJzaW9uIjoiNi4xMS4wLjAifQ==}</w:instrText>
          </w:r>
          <w:r w:rsidR="0051128A" w:rsidRPr="00C35583">
            <w:rPr>
              <w:rFonts w:cstheme="minorHAnsi"/>
              <w:strike/>
              <w:sz w:val="22"/>
              <w:szCs w:val="22"/>
            </w:rPr>
            <w:fldChar w:fldCharType="separate"/>
          </w:r>
          <w:r w:rsidR="00533D9A" w:rsidRPr="00C35583">
            <w:rPr>
              <w:rFonts w:cstheme="minorHAnsi"/>
              <w:strike/>
              <w:sz w:val="22"/>
              <w:szCs w:val="22"/>
            </w:rPr>
            <w:t>(Rivera-Pinto et al. 2018)</w:t>
          </w:r>
          <w:r w:rsidR="0051128A" w:rsidRPr="00C35583">
            <w:rPr>
              <w:rFonts w:cstheme="minorHAnsi"/>
              <w:strike/>
              <w:sz w:val="22"/>
              <w:szCs w:val="22"/>
            </w:rPr>
            <w:fldChar w:fldCharType="end"/>
          </w:r>
        </w:sdtContent>
      </w:sdt>
      <w:r w:rsidR="00D86278" w:rsidRPr="00C35583">
        <w:rPr>
          <w:rFonts w:cstheme="minorHAnsi"/>
          <w:strike/>
          <w:sz w:val="22"/>
          <w:szCs w:val="22"/>
        </w:rPr>
        <w:t>.</w:t>
      </w:r>
      <w:r w:rsidR="008A7F2E" w:rsidRPr="00C35583">
        <w:rPr>
          <w:rFonts w:cstheme="minorHAnsi"/>
          <w:strike/>
          <w:sz w:val="22"/>
          <w:szCs w:val="22"/>
        </w:rPr>
        <w:t xml:space="preserve"> It has been developed specifically for microbiome data and </w:t>
      </w:r>
      <w:r w:rsidR="001B774D" w:rsidRPr="00C35583">
        <w:rPr>
          <w:rFonts w:cstheme="minorHAnsi"/>
          <w:strike/>
          <w:sz w:val="22"/>
          <w:szCs w:val="22"/>
        </w:rPr>
        <w:t>has been shown to work effectively.</w:t>
      </w:r>
      <w:r w:rsidR="00F162F2" w:rsidRPr="00C35583">
        <w:rPr>
          <w:rFonts w:cstheme="minorHAnsi"/>
          <w:strike/>
          <w:sz w:val="22"/>
          <w:szCs w:val="22"/>
        </w:rPr>
        <w:t xml:space="preserve"> </w:t>
      </w:r>
      <w:r w:rsidRPr="00C35583">
        <w:rPr>
          <w:rFonts w:cstheme="minorHAnsi"/>
          <w:strike/>
          <w:sz w:val="22"/>
          <w:szCs w:val="22"/>
        </w:rPr>
        <w:t>However, this algorithm scales poorly in the dimensions of the input.</w:t>
      </w:r>
    </w:p>
    <w:p w14:paraId="6779A48C" w14:textId="09C99DEC" w:rsidR="00490A3F" w:rsidRDefault="007A19F8" w:rsidP="00E4688C">
      <w:pPr>
        <w:pStyle w:val="Heading3"/>
        <w:spacing w:line="360" w:lineRule="auto"/>
        <w:jc w:val="both"/>
      </w:pPr>
      <w:r>
        <w:t>Implementation</w:t>
      </w:r>
    </w:p>
    <w:p w14:paraId="50C5C016" w14:textId="451EB5E4" w:rsidR="00776B4A" w:rsidRPr="001C6F20" w:rsidRDefault="00776B4A" w:rsidP="00E4688C">
      <w:pPr>
        <w:spacing w:line="360" w:lineRule="auto"/>
        <w:jc w:val="both"/>
        <w:rPr>
          <w:rFonts w:cstheme="minorHAnsi"/>
          <w:sz w:val="22"/>
          <w:szCs w:val="22"/>
        </w:rPr>
      </w:pPr>
      <w:r w:rsidRPr="001C6F20">
        <w:rPr>
          <w:rFonts w:cstheme="minorHAnsi"/>
          <w:sz w:val="22"/>
          <w:szCs w:val="22"/>
        </w:rPr>
        <w:t>The former sections describe the problems and uncertainties regarding log-ratio transformation in machine learning procedures. This project focuses on collecting insights on the performances of machine learning models, but also practicality. Recent years made it clear that machine learning is a tool that should be available to all biologists, but comes with high complexity and its own pitfalls, even without the addition of mathematical characteristics of compositional data and log-ratio transformations.</w:t>
      </w:r>
    </w:p>
    <w:p w14:paraId="687D79A7" w14:textId="77777777" w:rsidR="006B0BCC" w:rsidRDefault="00776B4A" w:rsidP="00E4688C">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w:t>
      </w:r>
      <w:proofErr w:type="spellStart"/>
      <w:r w:rsidRPr="001C6F20">
        <w:rPr>
          <w:rFonts w:cstheme="minorHAnsi"/>
          <w:sz w:val="22"/>
          <w:szCs w:val="22"/>
        </w:rPr>
        <w:t>XGBoost</w:t>
      </w:r>
      <w:proofErr w:type="spellEnd"/>
      <w:r w:rsidRPr="001C6F20">
        <w:rPr>
          <w:rFonts w:cstheme="minorHAnsi"/>
          <w:sz w:val="22"/>
          <w:szCs w:val="22"/>
        </w:rPr>
        <w:t xml:space="preserve"> as non-linear approach. </w:t>
      </w:r>
    </w:p>
    <w:p w14:paraId="46B9F7DF" w14:textId="72FDA360" w:rsidR="006B0BCC" w:rsidRDefault="006B0BCC" w:rsidP="00E4688C">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46B4D39A5FB940CAA15B7C1E747FF1EE"/>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Pr="00B749B7">
        <w:rPr>
          <w:sz w:val="22"/>
          <w:szCs w:val="22"/>
        </w:rPr>
        <w:t xml:space="preserve"> microbiome and host, as well as continuous and discrete predictive variables.</w:t>
      </w:r>
    </w:p>
    <w:p w14:paraId="42DFB8C0" w14:textId="6150D8C2" w:rsidR="001C6F20" w:rsidRPr="001C6F20" w:rsidRDefault="001C6F20" w:rsidP="00E4688C">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80EECF05CC774B1E9B492F0279A4921F"/>
          </w:placeholder>
        </w:sdtPr>
        <w:sdtContent>
          <w:r w:rsidRPr="001C6F20">
            <w:rPr>
              <w:rFonts w:cstheme="minorHAnsi"/>
              <w:sz w:val="22"/>
              <w:szCs w:val="22"/>
            </w:rPr>
            <w:fldChar w:fldCharType="begin"/>
          </w:r>
          <w:r w:rsidRPr="001C6F2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QtMjJUMTg6NTA6MDY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sidRPr="001C6F20">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sidR="005D41F2">
        <w:rPr>
          <w:rFonts w:cstheme="minorHAnsi"/>
          <w:sz w:val="22"/>
          <w:szCs w:val="22"/>
        </w:rPr>
        <w:t xml:space="preserve"> contains 7727 features with </w:t>
      </w:r>
      <w:r w:rsidR="006908EF">
        <w:rPr>
          <w:rFonts w:cstheme="minorHAnsi"/>
          <w:sz w:val="22"/>
          <w:szCs w:val="22"/>
        </w:rPr>
        <w:t>695</w:t>
      </w:r>
      <w:r w:rsidR="005D41F2">
        <w:rPr>
          <w:rFonts w:cstheme="minorHAnsi"/>
          <w:sz w:val="22"/>
          <w:szCs w:val="22"/>
        </w:rPr>
        <w:t xml:space="preserve"> samples. It</w:t>
      </w:r>
      <w:r w:rsidRPr="001C6F20">
        <w:rPr>
          <w:rFonts w:cstheme="minorHAnsi"/>
          <w:sz w:val="22"/>
          <w:szCs w:val="22"/>
        </w:rPr>
        <w:t xml:space="preserve"> shows clear correlations between microbiomes and colorectal cancer. It is therefore helpful to show the behavior of transformations and machine learning algorithms on small but highly specific data sets. A second data set is the Polycystic Ovary Syndrome (PCOS) data set from </w:t>
      </w:r>
      <w:proofErr w:type="spellStart"/>
      <w:r w:rsidRPr="001C6F20">
        <w:rPr>
          <w:rFonts w:cstheme="minorHAnsi"/>
          <w:sz w:val="22"/>
          <w:szCs w:val="22"/>
        </w:rPr>
        <w:t>Kreete</w:t>
      </w:r>
      <w:proofErr w:type="spellEnd"/>
      <w:r w:rsidRPr="001C6F20">
        <w:rPr>
          <w:rFonts w:cstheme="minorHAnsi"/>
          <w:sz w:val="22"/>
          <w:szCs w:val="22"/>
        </w:rPr>
        <w:t xml:space="preserve"> et al. (2020). </w:t>
      </w:r>
      <w:r w:rsidR="005F7CAC">
        <w:rPr>
          <w:rFonts w:cstheme="minorHAnsi"/>
          <w:sz w:val="22"/>
          <w:szCs w:val="22"/>
        </w:rPr>
        <w:t xml:space="preserve">It observed </w:t>
      </w:r>
      <w:r w:rsidR="005D41F2">
        <w:rPr>
          <w:rFonts w:cstheme="minorHAnsi"/>
          <w:sz w:val="22"/>
          <w:szCs w:val="22"/>
        </w:rPr>
        <w:t>312</w:t>
      </w:r>
      <w:r w:rsidR="005F7CAC">
        <w:rPr>
          <w:rFonts w:cstheme="minorHAnsi"/>
          <w:sz w:val="22"/>
          <w:szCs w:val="22"/>
        </w:rPr>
        <w:t xml:space="preserve"> individuals, with two-thirds of them being healthy</w:t>
      </w:r>
      <w:r w:rsidR="005D41F2">
        <w:rPr>
          <w:rFonts w:cstheme="minorHAnsi"/>
          <w:sz w:val="22"/>
          <w:szCs w:val="22"/>
        </w:rPr>
        <w:t>, and 72738 features.</w:t>
      </w:r>
      <w:r w:rsidR="005F7CAC">
        <w:rPr>
          <w:rFonts w:cstheme="minorHAnsi"/>
          <w:sz w:val="22"/>
          <w:szCs w:val="22"/>
        </w:rPr>
        <w:t xml:space="preserve"> </w:t>
      </w:r>
      <w:r w:rsidRPr="001C6F20">
        <w:rPr>
          <w:rFonts w:cstheme="minorHAnsi"/>
          <w:sz w:val="22"/>
          <w:szCs w:val="22"/>
        </w:rPr>
        <w:t xml:space="preserve">It is a valuable addition as it is a small data set that shows no </w:t>
      </w:r>
      <w:r w:rsidR="006B0BCC">
        <w:rPr>
          <w:rFonts w:cstheme="minorHAnsi"/>
          <w:sz w:val="22"/>
          <w:szCs w:val="22"/>
        </w:rPr>
        <w:t xml:space="preserve">(low) </w:t>
      </w:r>
      <w:r w:rsidRPr="001C6F20">
        <w:rPr>
          <w:rFonts w:cstheme="minorHAnsi"/>
          <w:sz w:val="22"/>
          <w:szCs w:val="22"/>
        </w:rPr>
        <w:t xml:space="preserve">correlation between the disease and microbiome structure. Lastly, is the Estonian </w:t>
      </w:r>
      <w:r w:rsidRPr="001C6F20">
        <w:rPr>
          <w:rFonts w:cstheme="minorHAnsi"/>
          <w:sz w:val="22"/>
          <w:szCs w:val="22"/>
        </w:rPr>
        <w:lastRenderedPageBreak/>
        <w:t>Biobank microbiome cohort (</w:t>
      </w:r>
      <w:proofErr w:type="spellStart"/>
      <w:r w:rsidRPr="001C6F20">
        <w:rPr>
          <w:rFonts w:cstheme="minorHAnsi"/>
          <w:sz w:val="22"/>
          <w:szCs w:val="22"/>
        </w:rPr>
        <w:t>EstMB</w:t>
      </w:r>
      <w:proofErr w:type="spellEnd"/>
      <w:r w:rsidRPr="001C6F20">
        <w:rPr>
          <w:rFonts w:cstheme="minorHAnsi"/>
          <w:sz w:val="22"/>
          <w:szCs w:val="22"/>
        </w:rPr>
        <w:t>).</w:t>
      </w:r>
      <w:r w:rsidR="006B0BCC">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w:t>
      </w:r>
      <w:r w:rsidR="00252143">
        <w:rPr>
          <w:rFonts w:cstheme="minorHAnsi"/>
          <w:sz w:val="22"/>
          <w:szCs w:val="22"/>
        </w:rPr>
        <w:t xml:space="preserve"> 17180 features overall, which makes it </w:t>
      </w:r>
      <w:r w:rsidR="00C33733">
        <w:rPr>
          <w:rFonts w:cstheme="minorHAnsi"/>
          <w:sz w:val="22"/>
          <w:szCs w:val="22"/>
        </w:rPr>
        <w:t>by far</w:t>
      </w:r>
      <w:r>
        <w:rPr>
          <w:rFonts w:cstheme="minorHAnsi"/>
          <w:sz w:val="22"/>
          <w:szCs w:val="22"/>
        </w:rPr>
        <w:t xml:space="preserve"> the largest of all three</w:t>
      </w:r>
      <w:r w:rsidR="005D41F2">
        <w:rPr>
          <w:rFonts w:cstheme="minorHAnsi"/>
          <w:sz w:val="22"/>
          <w:szCs w:val="22"/>
        </w:rPr>
        <w:t xml:space="preserve"> sample-wise</w:t>
      </w:r>
      <w:r>
        <w:rPr>
          <w:rFonts w:cstheme="minorHAnsi"/>
          <w:sz w:val="22"/>
          <w:szCs w:val="22"/>
        </w:rPr>
        <w:t xml:space="preserve">. </w:t>
      </w:r>
      <w:r w:rsidR="006B0BCC">
        <w:rPr>
          <w:rFonts w:cstheme="minorHAnsi"/>
          <w:sz w:val="22"/>
          <w:szCs w:val="22"/>
        </w:rPr>
        <w:t>All data sets contain at least one discrete and one continuous response variable.</w:t>
      </w:r>
    </w:p>
    <w:p w14:paraId="4634BD80" w14:textId="2638C9ED" w:rsidR="00776B4A" w:rsidRPr="006002AB" w:rsidRDefault="00545048" w:rsidP="00E4688C">
      <w:pPr>
        <w:spacing w:line="360" w:lineRule="auto"/>
        <w:jc w:val="both"/>
        <w:rPr>
          <w:rFonts w:cstheme="minorHAnsi"/>
          <w:sz w:val="22"/>
          <w:szCs w:val="22"/>
        </w:rPr>
      </w:pPr>
      <w:r w:rsidRPr="006002AB">
        <w:rPr>
          <w:rFonts w:cstheme="minorHAnsi"/>
          <w:sz w:val="22"/>
          <w:szCs w:val="22"/>
        </w:rPr>
        <w:t xml:space="preserve">Furthermore, five log-ratio transformations will be compared: TSS (total sum scaling transformation), CLR (centered log-ratio), </w:t>
      </w:r>
      <w:r w:rsidR="007A19F8" w:rsidRPr="006002AB">
        <w:rPr>
          <w:rFonts w:cstheme="minorHAnsi"/>
          <w:sz w:val="22"/>
          <w:szCs w:val="22"/>
        </w:rPr>
        <w:t xml:space="preserve">and three ALR methods (worst, random and optimal). The performance of these transformations is directly compared to the </w:t>
      </w:r>
      <w:proofErr w:type="spellStart"/>
      <w:r w:rsidR="007A19F8" w:rsidRPr="006002AB">
        <w:rPr>
          <w:rFonts w:cstheme="minorHAnsi"/>
          <w:sz w:val="22"/>
          <w:szCs w:val="22"/>
        </w:rPr>
        <w:t>CoDaCoRe</w:t>
      </w:r>
      <w:proofErr w:type="spellEnd"/>
      <w:r w:rsidR="007A19F8" w:rsidRPr="006002AB">
        <w:rPr>
          <w:rFonts w:cstheme="minorHAnsi"/>
          <w:sz w:val="22"/>
          <w:szCs w:val="22"/>
        </w:rPr>
        <w:t xml:space="preserve"> performance</w:t>
      </w:r>
      <w:r w:rsidR="003A19BD" w:rsidRPr="006002AB">
        <w:rPr>
          <w:rFonts w:cstheme="minorHAnsi"/>
          <w:sz w:val="22"/>
          <w:szCs w:val="22"/>
        </w:rPr>
        <w:t xml:space="preserve"> in the following conceptual pipeline: </w:t>
      </w:r>
    </w:p>
    <w:p w14:paraId="47CB4734" w14:textId="5C77683C" w:rsidR="003A19BD" w:rsidRPr="00776B4A" w:rsidRDefault="003A19BD" w:rsidP="00E4688C">
      <w:pPr>
        <w:spacing w:line="360" w:lineRule="auto"/>
        <w:jc w:val="both"/>
      </w:pPr>
      <w:commentRangeStart w:id="15"/>
      <w:r>
        <w:rPr>
          <w:noProof/>
        </w:rPr>
        <w:drawing>
          <wp:inline distT="0" distB="0" distL="0" distR="0" wp14:anchorId="6BE6B789" wp14:editId="68E3B112">
            <wp:extent cx="5972810" cy="27715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commentRangeEnd w:id="15"/>
      <w:r>
        <w:rPr>
          <w:rStyle w:val="CommentReference"/>
        </w:rPr>
        <w:commentReference w:id="15"/>
      </w:r>
    </w:p>
    <w:p w14:paraId="27A4A4C9" w14:textId="2E1B330B" w:rsidR="00C35583" w:rsidRDefault="003A19BD" w:rsidP="00E4688C">
      <w:pPr>
        <w:spacing w:line="360" w:lineRule="auto"/>
        <w:jc w:val="both"/>
      </w:pPr>
      <w:r>
        <w:rPr>
          <w:noProof/>
        </w:rPr>
        <mc:AlternateContent>
          <mc:Choice Requires="wps">
            <w:drawing>
              <wp:anchor distT="0" distB="0" distL="114300" distR="114300" simplePos="0" relativeHeight="251692032" behindDoc="0" locked="0" layoutInCell="1" allowOverlap="1" wp14:anchorId="6481F3BA" wp14:editId="68701264">
                <wp:simplePos x="0" y="0"/>
                <wp:positionH relativeFrom="margin">
                  <wp:posOffset>0</wp:posOffset>
                </wp:positionH>
                <wp:positionV relativeFrom="paragraph">
                  <wp:posOffset>296545</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77777777" w:rsidR="00CF4421" w:rsidRDefault="00CF4421" w:rsidP="003A19BD">
                            <w:pPr>
                              <w:pStyle w:val="Caption"/>
                            </w:pPr>
                            <w:r>
                              <w:t xml:space="preserve">Figure </w:t>
                            </w:r>
                            <w:fldSimple w:instr=" SEQ Figure \* ARABIC ">
                              <w:r>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3.35pt;width:465.3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" stroked="f">
                <v:textbox style="mso-fit-shape-to-text:t" inset="0,0,0,0">
                  <w:txbxContent>
                    <w:p w14:paraId="6B67884E" w14:textId="77777777" w:rsidR="00CF4421" w:rsidRDefault="00CF4421" w:rsidP="003A19BD">
                      <w:pPr>
                        <w:pStyle w:val="Caption"/>
                      </w:pPr>
                      <w:r>
                        <w:t xml:space="preserve">Figure </w:t>
                      </w:r>
                      <w:fldSimple w:instr=" SEQ Figure \* ARABIC ">
                        <w:r>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p>
    <w:p w14:paraId="07B7AF05" w14:textId="7C866DA1" w:rsidR="009208FE" w:rsidRDefault="003A19BD" w:rsidP="00E4688C">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all models given the same training data set. After the data split, a repeated cross-validation is used to find the best model and its performance is saved for plotting. </w:t>
      </w:r>
    </w:p>
    <w:p w14:paraId="4C28BE30" w14:textId="4888A8C2" w:rsidR="006002AB" w:rsidRDefault="006002AB" w:rsidP="00E4688C">
      <w:pPr>
        <w:spacing w:line="360" w:lineRule="auto"/>
        <w:jc w:val="both"/>
        <w:rPr>
          <w:sz w:val="22"/>
          <w:szCs w:val="22"/>
        </w:rPr>
      </w:pPr>
      <w:r>
        <w:rPr>
          <w:sz w:val="22"/>
          <w:szCs w:val="22"/>
        </w:rPr>
        <w:lastRenderedPageBreak/>
        <w:t>An additional point of interest is the impact of data leakage on transformations and machine learning models. It is considered good standard-of-practice to split the data before any pre-processing or imputation is conducted. As transformations fall under the category “pre-processing” and are conducted column-wise in nature</w:t>
      </w:r>
      <w:r w:rsidR="00382073">
        <w:rPr>
          <w:sz w:val="22"/>
          <w:szCs w:val="22"/>
        </w:rPr>
        <w:t xml:space="preserve"> (especially ALR)</w:t>
      </w:r>
      <w:r>
        <w:rPr>
          <w:sz w:val="22"/>
          <w:szCs w:val="22"/>
        </w:rPr>
        <w:t xml:space="preserve">, it should be tested how machine learning models are impacted under data leakage and non-data-leakage circumstances. </w:t>
      </w:r>
      <w:r w:rsidR="00300D52">
        <w:rPr>
          <w:sz w:val="22"/>
          <w:szCs w:val="22"/>
        </w:rPr>
        <w:t>We hypothesize that the concept of data leakage is of less importance than the problematics that arise when splitting the data before transformations. Especially in ALR, different denominators could be chosen for test and training set, which would impact the interpretability of the results.</w:t>
      </w:r>
    </w:p>
    <w:p w14:paraId="0E4A627A" w14:textId="427649F8" w:rsidR="00B86507" w:rsidRPr="00F0583A" w:rsidRDefault="00F0583A" w:rsidP="00E4688C">
      <w:pPr>
        <w:spacing w:line="360" w:lineRule="auto"/>
        <w:jc w:val="both"/>
        <w:rPr>
          <w:sz w:val="22"/>
          <w:szCs w:val="22"/>
        </w:rPr>
      </w:pPr>
      <w:r w:rsidRPr="00F0583A">
        <w:rPr>
          <w:sz w:val="22"/>
          <w:szCs w:val="22"/>
        </w:rPr>
        <w:t xml:space="preserve">Furthermore, an additional qualitative analysis will show, if picked ratios are consistent throughout all repetitions in </w:t>
      </w:r>
      <w:proofErr w:type="spellStart"/>
      <w:r w:rsidRPr="00F0583A">
        <w:rPr>
          <w:sz w:val="22"/>
          <w:szCs w:val="22"/>
        </w:rPr>
        <w:t>codacore</w:t>
      </w:r>
      <w:proofErr w:type="spellEnd"/>
      <w:r w:rsidRPr="00F0583A">
        <w:rPr>
          <w:sz w:val="22"/>
          <w:szCs w:val="22"/>
        </w:rPr>
        <w:t xml:space="preserve"> and also ALR, especially for the high correlation data sets.</w:t>
      </w:r>
    </w:p>
    <w:p w14:paraId="054BA54D" w14:textId="42112F59" w:rsidR="00C35583" w:rsidRDefault="00C35583" w:rsidP="00E4688C">
      <w:pPr>
        <w:spacing w:line="360" w:lineRule="auto"/>
        <w:jc w:val="both"/>
      </w:pPr>
    </w:p>
    <w:p w14:paraId="285241E6" w14:textId="76B6E2DA" w:rsidR="00C35583" w:rsidRDefault="00C35583" w:rsidP="00E4688C">
      <w:pPr>
        <w:spacing w:line="360" w:lineRule="auto"/>
        <w:jc w:val="both"/>
      </w:pPr>
    </w:p>
    <w:p w14:paraId="6129BE47" w14:textId="77777777" w:rsidR="00C35583" w:rsidRPr="00C35583" w:rsidRDefault="00C35583" w:rsidP="00E4688C">
      <w:pPr>
        <w:spacing w:line="360" w:lineRule="auto"/>
        <w:jc w:val="both"/>
      </w:pPr>
    </w:p>
    <w:p w14:paraId="1505818B" w14:textId="5B6A3058" w:rsidR="005671D7" w:rsidRDefault="00D627AB" w:rsidP="00E4688C">
      <w:pPr>
        <w:spacing w:line="360" w:lineRule="auto"/>
        <w:jc w:val="both"/>
        <w:rPr>
          <w:sz w:val="22"/>
          <w:szCs w:val="22"/>
        </w:rPr>
      </w:pPr>
      <w:r w:rsidRPr="00B749B7">
        <w:rPr>
          <w:sz w:val="22"/>
          <w:szCs w:val="22"/>
        </w:rPr>
        <w:t>In summary, a</w:t>
      </w:r>
      <w:r w:rsidR="006250BC" w:rsidRPr="00B749B7">
        <w:rPr>
          <w:sz w:val="22"/>
          <w:szCs w:val="22"/>
        </w:rPr>
        <w:t xml:space="preserve"> lot of the provided information show promises in terms of predictive performances of log-ratio transformations </w:t>
      </w:r>
      <w:r w:rsidR="0045423D" w:rsidRPr="00B749B7">
        <w:rPr>
          <w:sz w:val="22"/>
          <w:szCs w:val="22"/>
        </w:rPr>
        <w:t>for machine learning models</w:t>
      </w:r>
      <w:r w:rsidR="001B774D">
        <w:rPr>
          <w:sz w:val="22"/>
          <w:szCs w:val="22"/>
        </w:rPr>
        <w:t xml:space="preserve"> compared to no transformation</w:t>
      </w:r>
      <w:commentRangeStart w:id="16"/>
      <w:r w:rsidR="0045423D" w:rsidRPr="00B749B7">
        <w:rPr>
          <w:sz w:val="22"/>
          <w:szCs w:val="22"/>
        </w:rPr>
        <w:t>.</w:t>
      </w:r>
      <w:commentRangeEnd w:id="16"/>
      <w:r w:rsidR="00044266" w:rsidRPr="00B749B7">
        <w:rPr>
          <w:rStyle w:val="CommentReference"/>
          <w:sz w:val="22"/>
          <w:szCs w:val="22"/>
        </w:rPr>
        <w:commentReference w:id="16"/>
      </w:r>
      <w:r w:rsidR="0045423D" w:rsidRPr="00B749B7">
        <w:rPr>
          <w:sz w:val="22"/>
          <w:szCs w:val="22"/>
        </w:rPr>
        <w:t xml:space="preserve"> However, considering the small number of studies</w:t>
      </w:r>
      <w:r w:rsidR="0090020F" w:rsidRPr="00B749B7">
        <w:rPr>
          <w:sz w:val="22"/>
          <w:szCs w:val="22"/>
        </w:rPr>
        <w:t xml:space="preserve"> and </w:t>
      </w:r>
      <w:r w:rsidR="000721BE" w:rsidRPr="00B749B7">
        <w:rPr>
          <w:sz w:val="22"/>
          <w:szCs w:val="22"/>
        </w:rPr>
        <w:t xml:space="preserve">its benchmarking </w:t>
      </w:r>
      <w:r w:rsidR="00B0541F" w:rsidRPr="00B749B7">
        <w:rPr>
          <w:sz w:val="22"/>
          <w:szCs w:val="22"/>
        </w:rPr>
        <w:t>aspect</w:t>
      </w:r>
      <w:r w:rsidR="000721BE" w:rsidRPr="00B749B7">
        <w:rPr>
          <w:sz w:val="22"/>
          <w:szCs w:val="22"/>
        </w:rPr>
        <w:t>,</w:t>
      </w:r>
      <w:r w:rsidR="007F7739" w:rsidRPr="00B749B7">
        <w:rPr>
          <w:sz w:val="22"/>
          <w:szCs w:val="22"/>
        </w:rPr>
        <w:t xml:space="preserve"> </w:t>
      </w:r>
      <w:proofErr w:type="gramStart"/>
      <w:r w:rsidR="007F7739" w:rsidRPr="00B749B7">
        <w:rPr>
          <w:sz w:val="22"/>
          <w:szCs w:val="22"/>
        </w:rPr>
        <w:t>it</w:t>
      </w:r>
      <w:proofErr w:type="gramEnd"/>
      <w:r w:rsidR="001B774D">
        <w:rPr>
          <w:sz w:val="22"/>
          <w:szCs w:val="22"/>
        </w:rPr>
        <w:t xml:space="preserve"> context for this project they</w:t>
      </w:r>
      <w:r w:rsidR="007F7739" w:rsidRPr="00B749B7">
        <w:rPr>
          <w:sz w:val="22"/>
          <w:szCs w:val="22"/>
        </w:rPr>
        <w:t xml:space="preserve"> should be </w:t>
      </w:r>
      <w:r w:rsidR="00EE0CEA" w:rsidRPr="00B749B7">
        <w:rPr>
          <w:sz w:val="22"/>
          <w:szCs w:val="22"/>
        </w:rPr>
        <w:t xml:space="preserve">taken more as a </w:t>
      </w:r>
      <w:commentRangeStart w:id="17"/>
      <w:r w:rsidR="00EE0CEA" w:rsidRPr="00B749B7">
        <w:rPr>
          <w:sz w:val="22"/>
          <w:szCs w:val="22"/>
        </w:rPr>
        <w:t>guideline</w:t>
      </w:r>
      <w:commentRangeEnd w:id="17"/>
      <w:r w:rsidR="00044266" w:rsidRPr="00B749B7">
        <w:rPr>
          <w:rStyle w:val="CommentReference"/>
          <w:sz w:val="22"/>
          <w:szCs w:val="22"/>
        </w:rPr>
        <w:commentReference w:id="17"/>
      </w:r>
      <w:r w:rsidR="00EE0CEA" w:rsidRPr="00B749B7">
        <w:rPr>
          <w:sz w:val="22"/>
          <w:szCs w:val="22"/>
        </w:rPr>
        <w:t xml:space="preserve"> instead of face-value.</w:t>
      </w:r>
      <w:r w:rsidR="000721BE" w:rsidRPr="00B749B7">
        <w:rPr>
          <w:sz w:val="22"/>
          <w:szCs w:val="22"/>
        </w:rPr>
        <w:t xml:space="preserve"> </w:t>
      </w:r>
      <w:r w:rsidR="00394CE5" w:rsidRPr="00B749B7">
        <w:rPr>
          <w:sz w:val="22"/>
          <w:szCs w:val="22"/>
        </w:rPr>
        <w:t>Therefore, re-validating their results could prove to be beneficial for the scientific community.</w:t>
      </w:r>
      <w:r w:rsidR="00130EA2" w:rsidRPr="00B749B7">
        <w:rPr>
          <w:sz w:val="22"/>
          <w:szCs w:val="22"/>
        </w:rPr>
        <w:t xml:space="preserve"> Furthermore, the observations from all these papers show, that the</w:t>
      </w:r>
      <w:commentRangeStart w:id="18"/>
      <w:commentRangeStart w:id="19"/>
      <w:r w:rsidR="00130EA2" w:rsidRPr="00B749B7">
        <w:rPr>
          <w:sz w:val="22"/>
          <w:szCs w:val="22"/>
        </w:rPr>
        <w:t xml:space="preserve"> </w:t>
      </w:r>
      <w:commentRangeEnd w:id="18"/>
      <w:r w:rsidR="00C9181C" w:rsidRPr="00B749B7">
        <w:rPr>
          <w:rStyle w:val="CommentReference"/>
          <w:sz w:val="22"/>
          <w:szCs w:val="22"/>
        </w:rPr>
        <w:commentReference w:id="18"/>
      </w:r>
      <w:commentRangeEnd w:id="19"/>
      <w:r w:rsidR="00044266" w:rsidRPr="00B749B7">
        <w:rPr>
          <w:rStyle w:val="CommentReference"/>
          <w:sz w:val="22"/>
          <w:szCs w:val="22"/>
        </w:rPr>
        <w:commentReference w:id="19"/>
      </w:r>
      <w:r w:rsidR="001B774D">
        <w:rPr>
          <w:sz w:val="22"/>
          <w:szCs w:val="22"/>
        </w:rPr>
        <w:t xml:space="preserve">selection and performance of the best algorithm is </w:t>
      </w:r>
      <w:r w:rsidR="00130EA2" w:rsidRPr="00B749B7">
        <w:rPr>
          <w:sz w:val="22"/>
          <w:szCs w:val="22"/>
        </w:rPr>
        <w:t>heavily dependent on the dataset, its research hypotheses, and models. It is</w:t>
      </w:r>
      <w:r w:rsidR="00123E29" w:rsidRPr="00B749B7">
        <w:rPr>
          <w:sz w:val="22"/>
          <w:szCs w:val="22"/>
        </w:rPr>
        <w:t xml:space="preserve"> therefore difficult to understand and handle for non-experts, but unfortunately vital to the scientific community. Thus, this benchmarking project will focus </w:t>
      </w:r>
      <w:r w:rsidR="00CE5FE2" w:rsidRPr="00B749B7">
        <w:rPr>
          <w:sz w:val="22"/>
          <w:szCs w:val="22"/>
        </w:rPr>
        <w:t xml:space="preserve">on establishing a </w:t>
      </w:r>
      <w:commentRangeStart w:id="20"/>
      <w:r w:rsidR="00CE5FE2" w:rsidRPr="00B749B7">
        <w:rPr>
          <w:sz w:val="22"/>
          <w:szCs w:val="22"/>
        </w:rPr>
        <w:t>pipeline</w:t>
      </w:r>
      <w:r w:rsidR="001B774D">
        <w:rPr>
          <w:sz w:val="22"/>
          <w:szCs w:val="22"/>
        </w:rPr>
        <w:t>, as well as recommendations and guidelines</w:t>
      </w:r>
      <w:r w:rsidR="00CE5FE2" w:rsidRPr="00B749B7">
        <w:rPr>
          <w:sz w:val="22"/>
          <w:szCs w:val="22"/>
        </w:rPr>
        <w:t xml:space="preserve"> </w:t>
      </w:r>
      <w:commentRangeEnd w:id="20"/>
      <w:r w:rsidR="00E90B72" w:rsidRPr="00B749B7">
        <w:rPr>
          <w:rStyle w:val="CommentReference"/>
          <w:sz w:val="22"/>
          <w:szCs w:val="22"/>
        </w:rPr>
        <w:commentReference w:id="20"/>
      </w:r>
      <w:r w:rsidR="00CE5FE2" w:rsidRPr="00B749B7">
        <w:rPr>
          <w:sz w:val="22"/>
          <w:szCs w:val="22"/>
        </w:rPr>
        <w:t xml:space="preserve">that reduce human error and </w:t>
      </w:r>
      <w:r w:rsidR="0060312E" w:rsidRPr="00B749B7">
        <w:rPr>
          <w:sz w:val="22"/>
          <w:szCs w:val="22"/>
        </w:rPr>
        <w:t>hopefully improves quality management in machine learning methodology.</w:t>
      </w:r>
      <w:r w:rsidR="00CF79D5">
        <w:rPr>
          <w:sz w:val="22"/>
          <w:szCs w:val="22"/>
        </w:rPr>
        <w:t xml:space="preserve"> </w:t>
      </w:r>
    </w:p>
    <w:p w14:paraId="13CD7850" w14:textId="77777777" w:rsidR="005671D7" w:rsidRDefault="005671D7" w:rsidP="00E4688C">
      <w:pPr>
        <w:spacing w:line="360" w:lineRule="auto"/>
        <w:jc w:val="both"/>
        <w:rPr>
          <w:sz w:val="22"/>
          <w:szCs w:val="22"/>
        </w:rPr>
      </w:pPr>
      <w:r>
        <w:rPr>
          <w:sz w:val="22"/>
          <w:szCs w:val="22"/>
        </w:rPr>
        <w:br w:type="page"/>
      </w:r>
    </w:p>
    <w:p w14:paraId="1B324539" w14:textId="0CB77D4E" w:rsidR="00DE7E66" w:rsidRDefault="00DE7E66" w:rsidP="00E4688C">
      <w:pPr>
        <w:pStyle w:val="Heading2"/>
        <w:spacing w:line="360" w:lineRule="auto"/>
        <w:jc w:val="both"/>
        <w:rPr>
          <w:sz w:val="22"/>
          <w:szCs w:val="22"/>
        </w:rPr>
      </w:pPr>
      <w:bookmarkStart w:id="21" w:name="_Toc96333823"/>
      <w:r w:rsidRPr="00B749B7">
        <w:rPr>
          <w:sz w:val="22"/>
          <w:szCs w:val="22"/>
        </w:rPr>
        <w:lastRenderedPageBreak/>
        <w:t>Pipeline</w:t>
      </w:r>
      <w:bookmarkEnd w:id="21"/>
    </w:p>
    <w:p w14:paraId="05372689" w14:textId="6C754599" w:rsidR="00EF0889" w:rsidRPr="00EF0889" w:rsidRDefault="00CF79D5" w:rsidP="00E4688C">
      <w:pPr>
        <w:spacing w:line="360" w:lineRule="auto"/>
        <w:jc w:val="both"/>
      </w:pPr>
      <w:r>
        <w:rPr>
          <w:noProof/>
        </w:rPr>
        <mc:AlternateContent>
          <mc:Choice Requires="wps">
            <w:drawing>
              <wp:anchor distT="0" distB="0" distL="114300" distR="114300" simplePos="0" relativeHeight="251688960" behindDoc="0" locked="0" layoutInCell="1" allowOverlap="1" wp14:anchorId="1C6BB5EB" wp14:editId="242AEA4F">
                <wp:simplePos x="0" y="0"/>
                <wp:positionH relativeFrom="margin">
                  <wp:align>right</wp:align>
                </wp:positionH>
                <wp:positionV relativeFrom="paragraph">
                  <wp:posOffset>2996565</wp:posOffset>
                </wp:positionV>
                <wp:extent cx="5909310" cy="635"/>
                <wp:effectExtent l="0" t="0" r="0" b="1270"/>
                <wp:wrapTopAndBottom/>
                <wp:docPr id="64" name="Text Box 64"/>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B111E0E" w14:textId="6094B732" w:rsidR="00CF4421" w:rsidRDefault="00CF4421" w:rsidP="00AF4DBC">
                            <w:pPr>
                              <w:pStyle w:val="Caption"/>
                            </w:pPr>
                            <w:r>
                              <w:t xml:space="preserve">Figure </w:t>
                            </w:r>
                            <w:fldSimple w:instr=" SEQ Figure \* ARABIC ">
                              <w:r>
                                <w:rPr>
                                  <w:noProof/>
                                </w:rPr>
                                <w:t>5</w:t>
                              </w:r>
                            </w:fldSimple>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B5EB" id="Text Box 64" o:spid="_x0000_s1061" type="#_x0000_t202" style="position:absolute;left:0;text-align:left;margin-left:414.1pt;margin-top:235.95pt;width:465.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" stroked="f">
                <v:textbox style="mso-fit-shape-to-text:t" inset="0,0,0,0">
                  <w:txbxContent>
                    <w:p w14:paraId="4B111E0E" w14:textId="6094B732" w:rsidR="00CF4421" w:rsidRDefault="00CF4421" w:rsidP="00AF4DBC">
                      <w:pPr>
                        <w:pStyle w:val="Caption"/>
                      </w:pPr>
                      <w:r>
                        <w:t xml:space="preserve">Figure </w:t>
                      </w:r>
                      <w:fldSimple w:instr=" SEQ Figure \* ARABIC ">
                        <w:r>
                          <w:rPr>
                            <w:noProof/>
                          </w:rPr>
                          <w:t>5</w:t>
                        </w:r>
                      </w:fldSimple>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0E313146" wp14:editId="3131EEA7">
            <wp:extent cx="5984307" cy="27770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0582" cy="2784620"/>
                    </a:xfrm>
                    <a:prstGeom prst="rect">
                      <a:avLst/>
                    </a:prstGeom>
                    <a:noFill/>
                  </pic:spPr>
                </pic:pic>
              </a:graphicData>
            </a:graphic>
          </wp:inline>
        </w:drawing>
      </w:r>
    </w:p>
    <w:p w14:paraId="128F4D51" w14:textId="004FEECF" w:rsidR="003F5A00" w:rsidRDefault="00636A38" w:rsidP="00E4688C">
      <w:pPr>
        <w:spacing w:line="360" w:lineRule="auto"/>
        <w:jc w:val="both"/>
        <w:rPr>
          <w:sz w:val="22"/>
          <w:szCs w:val="22"/>
        </w:rPr>
      </w:pPr>
      <w:commentRangeStart w:id="22"/>
      <w:r w:rsidRPr="00B749B7">
        <w:rPr>
          <w:sz w:val="22"/>
          <w:szCs w:val="22"/>
        </w:rPr>
        <w:t>T</w:t>
      </w:r>
      <w:commentRangeEnd w:id="22"/>
      <w:r w:rsidR="00FF7D02" w:rsidRPr="00B749B7">
        <w:rPr>
          <w:rStyle w:val="CommentReference"/>
          <w:sz w:val="22"/>
          <w:szCs w:val="22"/>
        </w:rPr>
        <w:commentReference w:id="22"/>
      </w:r>
      <w:r w:rsidRPr="00B749B7">
        <w:rPr>
          <w:sz w:val="22"/>
          <w:szCs w:val="22"/>
        </w:rPr>
        <w:t xml:space="preserve">he </w:t>
      </w:r>
      <w:proofErr w:type="gramStart"/>
      <w:r w:rsidRPr="00B749B7">
        <w:rPr>
          <w:sz w:val="22"/>
          <w:szCs w:val="22"/>
        </w:rPr>
        <w:t>goal</w:t>
      </w:r>
      <w:proofErr w:type="gramEnd"/>
      <w:r w:rsidRPr="00B749B7">
        <w:rPr>
          <w:sz w:val="22"/>
          <w:szCs w:val="22"/>
        </w:rPr>
        <w:t xml:space="preserve"> of this pipeline is to compare </w:t>
      </w:r>
      <w:r w:rsidR="00BC683E" w:rsidRPr="00B749B7">
        <w:rPr>
          <w:sz w:val="22"/>
          <w:szCs w:val="22"/>
        </w:rPr>
        <w:t xml:space="preserve">the performance of </w:t>
      </w:r>
      <w:r w:rsidR="003A4086" w:rsidRPr="00B749B7">
        <w:rPr>
          <w:sz w:val="22"/>
          <w:szCs w:val="22"/>
        </w:rPr>
        <w:t xml:space="preserve">classic machine learning </w:t>
      </w:r>
      <w:r w:rsidR="005B4C19" w:rsidRPr="00B749B7">
        <w:rPr>
          <w:sz w:val="22"/>
          <w:szCs w:val="22"/>
        </w:rPr>
        <w:t xml:space="preserve">models after </w:t>
      </w:r>
      <w:r w:rsidR="00DD30FC" w:rsidRPr="00B749B7">
        <w:rPr>
          <w:sz w:val="22"/>
          <w:szCs w:val="22"/>
        </w:rPr>
        <w:t>different log-ratio transformations</w:t>
      </w:r>
      <w:r w:rsidR="005B13C5">
        <w:rPr>
          <w:sz w:val="22"/>
          <w:szCs w:val="22"/>
        </w:rPr>
        <w:t xml:space="preserve"> </w:t>
      </w:r>
      <w:r w:rsidR="00FC5D9A">
        <w:rPr>
          <w:sz w:val="22"/>
          <w:szCs w:val="22"/>
        </w:rPr>
        <w:t>with</w:t>
      </w:r>
      <w:r w:rsidR="005B13C5">
        <w:rPr>
          <w:sz w:val="22"/>
          <w:szCs w:val="22"/>
        </w:rPr>
        <w:t xml:space="preserve"> microbiome-native </w:t>
      </w:r>
      <w:r w:rsidR="00FC5D9A">
        <w:rPr>
          <w:sz w:val="22"/>
          <w:szCs w:val="22"/>
        </w:rPr>
        <w:t>and automated algorithms</w:t>
      </w:r>
      <w:r w:rsidR="005B13C5">
        <w:rPr>
          <w:sz w:val="22"/>
          <w:szCs w:val="22"/>
        </w:rPr>
        <w:t xml:space="preserve"> such as </w:t>
      </w:r>
      <w:proofErr w:type="spellStart"/>
      <w:r w:rsidR="005B13C5" w:rsidRPr="0071309B">
        <w:rPr>
          <w:i/>
          <w:iCs/>
          <w:sz w:val="22"/>
          <w:szCs w:val="22"/>
        </w:rPr>
        <w:t>selbal</w:t>
      </w:r>
      <w:proofErr w:type="spellEnd"/>
      <w:r w:rsidR="005B13C5">
        <w:rPr>
          <w:sz w:val="22"/>
          <w:szCs w:val="22"/>
        </w:rPr>
        <w:t xml:space="preserve"> and </w:t>
      </w:r>
      <w:proofErr w:type="spellStart"/>
      <w:r w:rsidR="005B13C5" w:rsidRPr="00F2348C">
        <w:rPr>
          <w:i/>
          <w:iCs/>
          <w:sz w:val="22"/>
          <w:szCs w:val="22"/>
        </w:rPr>
        <w:t>CoDaCoRe</w:t>
      </w:r>
      <w:commentRangeStart w:id="23"/>
      <w:proofErr w:type="spellEnd"/>
      <w:r w:rsidR="00DD30FC" w:rsidRPr="00F2348C">
        <w:rPr>
          <w:sz w:val="22"/>
          <w:szCs w:val="22"/>
        </w:rPr>
        <w:t>.</w:t>
      </w:r>
      <w:commentRangeEnd w:id="23"/>
      <w:r w:rsidR="00875154" w:rsidRPr="00F2348C">
        <w:rPr>
          <w:rStyle w:val="CommentReference"/>
          <w:sz w:val="22"/>
          <w:szCs w:val="22"/>
        </w:rPr>
        <w:commentReference w:id="23"/>
      </w:r>
      <w:r w:rsidR="00DD30FC" w:rsidRPr="00F2348C">
        <w:rPr>
          <w:sz w:val="22"/>
          <w:szCs w:val="22"/>
        </w:rPr>
        <w:t xml:space="preserve"> </w:t>
      </w:r>
      <w:r w:rsidR="00FC5D9A">
        <w:rPr>
          <w:sz w:val="22"/>
          <w:szCs w:val="22"/>
        </w:rPr>
        <w:t>This way it will become clearer if a scientist should make the effort in learning about machine learning methods, when automated algorithms perform well and no prior machine learning knowledge is necessary.</w:t>
      </w:r>
    </w:p>
    <w:p w14:paraId="165007EA" w14:textId="18F19DA6" w:rsidR="003F5A00" w:rsidRPr="00B749B7" w:rsidRDefault="003F5A00" w:rsidP="00E4688C">
      <w:pPr>
        <w:spacing w:line="360" w:lineRule="auto"/>
        <w:jc w:val="both"/>
        <w:rPr>
          <w:sz w:val="22"/>
          <w:szCs w:val="22"/>
        </w:rPr>
      </w:pPr>
      <w:r w:rsidRPr="00B749B7">
        <w:rPr>
          <w:sz w:val="22"/>
          <w:szCs w:val="22"/>
        </w:rPr>
        <w:t xml:space="preserve">There are three common types of analyses conducted in </w:t>
      </w:r>
      <w:proofErr w:type="spellStart"/>
      <w:r w:rsidRPr="00B749B7">
        <w:rPr>
          <w:sz w:val="22"/>
          <w:szCs w:val="22"/>
        </w:rPr>
        <w:t>microbiomics</w:t>
      </w:r>
      <w:proofErr w:type="spellEnd"/>
      <w:r w:rsidRPr="00B749B7">
        <w:rPr>
          <w:sz w:val="22"/>
          <w:szCs w:val="22"/>
        </w:rPr>
        <w:t xml:space="preserve"> with machine learning approaches </w:t>
      </w:r>
      <w:sdt>
        <w:sdtPr>
          <w:rPr>
            <w:sz w:val="22"/>
            <w:szCs w:val="22"/>
          </w:rPr>
          <w:alias w:val="To edit, see citavi.com/edit"/>
          <w:tag w:val="CitaviPlaceholder#c18ab4ea-4b36-4dc7-87c3-042ffec0bf9b"/>
          <w:id w:val="2108310576"/>
          <w:placeholder>
            <w:docPart w:val="961A8EDBC9F04FF1BDF17CE886C45E4A"/>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2VhZjYwLTIwM2YtNDQzZS1iNmFiLTQ4Mzk2Mzg1OTFlN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MxOGFiNGVhLTRiMzYtNGRjNy04N2MzLTA0MmZmZWMwYmY5YiIsIlRleHQiOiIoTWFyY29zLVphbWJyYW5vIGV0IGFsLiAyMDIxKSIsIldBSVZlcnNpb24iOiI2LjExLjAuMCJ9}</w:instrText>
          </w:r>
          <w:r w:rsidRPr="00B749B7">
            <w:rPr>
              <w:sz w:val="22"/>
              <w:szCs w:val="22"/>
            </w:rPr>
            <w:fldChar w:fldCharType="separate"/>
          </w:r>
          <w:r w:rsidR="00533D9A">
            <w:rPr>
              <w:sz w:val="22"/>
              <w:szCs w:val="22"/>
            </w:rPr>
            <w:t>(Marcos-Zambrano et al. 2021)</w:t>
          </w:r>
          <w:r w:rsidRPr="00B749B7">
            <w:rPr>
              <w:sz w:val="22"/>
              <w:szCs w:val="22"/>
            </w:rPr>
            <w:fldChar w:fldCharType="end"/>
          </w:r>
        </w:sdtContent>
      </w:sdt>
      <w:r w:rsidRPr="00B749B7">
        <w:rPr>
          <w:sz w:val="22"/>
          <w:szCs w:val="22"/>
        </w:rPr>
        <w:t>: (</w:t>
      </w:r>
      <w:proofErr w:type="spellStart"/>
      <w:r w:rsidRPr="00B749B7">
        <w:rPr>
          <w:sz w:val="22"/>
          <w:szCs w:val="22"/>
        </w:rPr>
        <w:t>i</w:t>
      </w:r>
      <w:proofErr w:type="spellEnd"/>
      <w:r w:rsidRPr="00B749B7">
        <w:rPr>
          <w:sz w:val="22"/>
          <w:szCs w:val="22"/>
        </w:rPr>
        <w:t>) classification and prediction of microbial taxa, (ii) prediction of host phenotype, and (iii) usage of microbial communities for understanding disease mechanisms (i.e., biomarker-finding).</w:t>
      </w:r>
    </w:p>
    <w:p w14:paraId="174C658E" w14:textId="780F8855" w:rsidR="003F5A00" w:rsidRDefault="003F5A00" w:rsidP="00E4688C">
      <w:pPr>
        <w:spacing w:line="360" w:lineRule="auto"/>
        <w:jc w:val="both"/>
        <w:rPr>
          <w:sz w:val="22"/>
          <w:szCs w:val="22"/>
        </w:rPr>
      </w:pPr>
      <w:r>
        <w:rPr>
          <w:sz w:val="22"/>
          <w:szCs w:val="22"/>
        </w:rPr>
        <w:t xml:space="preserve">To keep the size of this project manageable, the focus will be on prediction and classification tasks. This partially includes feature selection, e.g., in </w:t>
      </w:r>
      <w:proofErr w:type="spellStart"/>
      <w:r>
        <w:rPr>
          <w:sz w:val="22"/>
          <w:szCs w:val="22"/>
        </w:rPr>
        <w:t>ElasticNet</w:t>
      </w:r>
      <w:proofErr w:type="spellEnd"/>
      <w:r>
        <w:rPr>
          <w:sz w:val="22"/>
          <w:szCs w:val="22"/>
        </w:rPr>
        <w:t xml:space="preserve"> (ENET) and RF models. </w:t>
      </w:r>
      <w:r w:rsidRPr="00B749B7">
        <w:rPr>
          <w:sz w:val="22"/>
          <w:szCs w:val="22"/>
        </w:rPr>
        <w:t xml:space="preserve">Additionally, as several authors pointed out </w:t>
      </w:r>
      <w:sdt>
        <w:sdtPr>
          <w:rPr>
            <w:sz w:val="22"/>
            <w:szCs w:val="22"/>
          </w:rPr>
          <w:alias w:val="To edit, see citavi.com/edit"/>
          <w:tag w:val="CitaviPlaceholder#20bd4c83-21bc-45f8-81da-d9b25f6449e2"/>
          <w:id w:val="164140346"/>
          <w:placeholder>
            <w:docPart w:val="961A8EDBC9F04FF1BDF17CE886C45E4A"/>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533D9A">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data sets should be chosen accordingly to include direct comparison of performances of small and large data sets. </w:t>
      </w:r>
      <w:r w:rsidRPr="00B749B7">
        <w:rPr>
          <w:sz w:val="22"/>
          <w:szCs w:val="22"/>
        </w:rPr>
        <w:lastRenderedPageBreak/>
        <w:t xml:space="preserve">Furthermore, </w:t>
      </w:r>
      <w:commentRangeStart w:id="24"/>
      <w:r>
        <w:rPr>
          <w:sz w:val="22"/>
          <w:szCs w:val="22"/>
        </w:rPr>
        <w:t>phenotype variables</w:t>
      </w:r>
      <w:r w:rsidRPr="00B749B7">
        <w:rPr>
          <w:sz w:val="22"/>
          <w:szCs w:val="22"/>
        </w:rPr>
        <w:t xml:space="preserve"> </w:t>
      </w:r>
      <w:commentRangeEnd w:id="24"/>
      <w:r w:rsidRPr="00B749B7">
        <w:rPr>
          <w:rStyle w:val="CommentReference"/>
          <w:sz w:val="22"/>
          <w:szCs w:val="22"/>
        </w:rPr>
        <w:commentReference w:id="24"/>
      </w:r>
      <w:r w:rsidRPr="00B749B7">
        <w:rPr>
          <w:sz w:val="22"/>
          <w:szCs w:val="22"/>
        </w:rPr>
        <w:t>with high and low known correlations between microbiome and host will be chosen, as well as continuous and discrete predictive variables.</w:t>
      </w:r>
    </w:p>
    <w:p w14:paraId="4DF8B51B" w14:textId="77777777" w:rsidR="00533D9A" w:rsidRPr="00B749B7" w:rsidRDefault="00533D9A" w:rsidP="00E4688C">
      <w:pPr>
        <w:pStyle w:val="Heading2"/>
        <w:spacing w:line="360" w:lineRule="auto"/>
        <w:jc w:val="both"/>
        <w:rPr>
          <w:sz w:val="22"/>
          <w:szCs w:val="22"/>
        </w:rPr>
      </w:pPr>
      <w:bookmarkStart w:id="25" w:name="_Toc96333828"/>
      <w:r w:rsidRPr="00B749B7">
        <w:rPr>
          <w:sz w:val="22"/>
          <w:szCs w:val="22"/>
        </w:rPr>
        <w:t>Machine Learning Models</w:t>
      </w:r>
      <w:bookmarkEnd w:id="25"/>
    </w:p>
    <w:p w14:paraId="5948BBC7" w14:textId="0CA7AA9A" w:rsidR="00533D9A" w:rsidRDefault="00533D9A" w:rsidP="00E4688C">
      <w:pPr>
        <w:spacing w:line="360" w:lineRule="auto"/>
        <w:jc w:val="both"/>
        <w:rPr>
          <w:sz w:val="22"/>
          <w:szCs w:val="22"/>
        </w:rPr>
      </w:pPr>
      <w:commentRangeStart w:id="26"/>
      <w:commentRangeStart w:id="27"/>
      <w:commentRangeStart w:id="28"/>
      <w:r w:rsidRPr="00B749B7">
        <w:rPr>
          <w:sz w:val="22"/>
          <w:szCs w:val="22"/>
        </w:rPr>
        <w:t>Using</w:t>
      </w:r>
      <w:commentRangeEnd w:id="26"/>
      <w:r w:rsidRPr="00B749B7">
        <w:rPr>
          <w:rStyle w:val="CommentReference"/>
          <w:sz w:val="22"/>
          <w:szCs w:val="22"/>
        </w:rPr>
        <w:commentReference w:id="26"/>
      </w:r>
      <w:commentRangeEnd w:id="27"/>
      <w:r w:rsidRPr="00B749B7">
        <w:rPr>
          <w:rStyle w:val="CommentReference"/>
          <w:sz w:val="22"/>
          <w:szCs w:val="22"/>
        </w:rPr>
        <w:commentReference w:id="27"/>
      </w:r>
      <w:commentRangeEnd w:id="28"/>
      <w:r>
        <w:rPr>
          <w:rStyle w:val="CommentReference"/>
        </w:rPr>
        <w:commentReference w:id="28"/>
      </w:r>
      <w:r w:rsidRPr="00B749B7">
        <w:rPr>
          <w:sz w:val="22"/>
          <w:szCs w:val="22"/>
        </w:rPr>
        <w:t xml:space="preserve"> Machine Learning models always includes some form of cross-validation to ensure a low bias in machine learning models. </w:t>
      </w:r>
      <w:r w:rsidRPr="004F298A">
        <w:rPr>
          <w:sz w:val="22"/>
          <w:szCs w:val="22"/>
        </w:rPr>
        <w:t>One of the recurring methodologies is nested cross-validation algorithm</w:t>
      </w:r>
      <w:r w:rsidRPr="00B749B7">
        <w:rPr>
          <w:sz w:val="22"/>
          <w:szCs w:val="22"/>
        </w:rPr>
        <w:t xml:space="preserve">. </w:t>
      </w:r>
      <w:r>
        <w:rPr>
          <w:sz w:val="22"/>
          <w:szCs w:val="22"/>
        </w:rPr>
        <w:t xml:space="preserve">This is an approach to model hyperparameter optimization and model selection that attempts to overcome the problem of overfitting the training data set which often happens in standard cross-validation procedures </w:t>
      </w:r>
      <w:sdt>
        <w:sdtPr>
          <w:rPr>
            <w:sz w:val="22"/>
            <w:szCs w:val="22"/>
          </w:rPr>
          <w:alias w:val="To edit, see citavi.com/edit"/>
          <w:tag w:val="CitaviPlaceholder#1515c808-9bd6-4406-ac39-f5fd8ea0cd24"/>
          <w:id w:val="-607196424"/>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QzMDk4LWIzYWQtNDZhOS05N2I4LTk5ZTY0ZTkyMDc3Zi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TUxNWM4MDgtOWJkNi00NDA2LWFjMzktZjVmZDhlYTBjZDI0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Typically, the k-fold cross-validation procedure involves fitting a model on all folds but one and evaluating the fit model on the holdout fold. Each training dataset is then provided to a hyperparameter optimized procedure that finds an optimal set of hyperparameters for the model </w:t>
      </w:r>
      <w:sdt>
        <w:sdtPr>
          <w:rPr>
            <w:sz w:val="22"/>
            <w:szCs w:val="22"/>
          </w:rPr>
          <w:alias w:val="To edit, see citavi.com/edit"/>
          <w:tag w:val="CitaviPlaceholder#ba37a906-d934-4435-aa5b-82b0da98b2ac"/>
          <w:id w:val="1566842403"/>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ZjViOTZiLTBjNjktNDM2Yi04YTA0LWQ0YTA2MGRkNWI3M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YmEzN2E5MDYtZDkzNC00NDM1LWFhNWItODJiMGRhOThiMmFj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Additionally, stratification will be included. In stratified nested cross-validation during splitting of data into folds it is ensured that each fold has the same proportion of observations to ensure balancing. Here, a 10-fold stratified nested cross-validation protocol will be implemented, as it is standard now in various microbiome analyses </w:t>
      </w:r>
      <w:sdt>
        <w:sdtPr>
          <w:rPr>
            <w:sz w:val="22"/>
            <w:szCs w:val="22"/>
          </w:rPr>
          <w:alias w:val="To edit, see citavi.com/edit"/>
          <w:tag w:val="CitaviPlaceholder#27b8a9ea-0b7f-4775-b7b5-8c60946fb672"/>
          <w:id w:val="699752105"/>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YWY4YjJiLTE3NDAtNGU0MC1iN2QxLWE1YzZhNmUwZTg1NSIsIlJhbmdlTGVuZ3RoIjoyOC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Sx7IiRpZCI6IjQ0IiwiJHR5cGUiOiJTd2lzc0FjYWRlbWljLkNpdGF2aS5DaXRhdGlvbnMuV29yZFBsYWNlaG9sZGVyRW50cnksIFN3aXNzQWNhZGVtaWMuQ2l0YXZpIiwiSWQiOiI0MTY2MTA4NS05M2E5LTQ2YzMtODA4Ni03Yzc1ZmYwNTc0YzIiLCJSYW5nZVN0YXJ0IjoyOCwiUmFuZ2VMZW5ndGgiOjIxLCJSZWZlcmVuY2VJZCI6ImQzZWZhMWU4LTM5OTYtNDJiOC05NDk0LTllZjFmMTE5NzY4NC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}</w:instrText>
          </w:r>
          <w:r>
            <w:rPr>
              <w:sz w:val="22"/>
              <w:szCs w:val="22"/>
            </w:rPr>
            <w:fldChar w:fldCharType="separate"/>
          </w:r>
          <w:r>
            <w:rPr>
              <w:sz w:val="22"/>
              <w:szCs w:val="22"/>
            </w:rPr>
            <w:t>(Marcos-Zambrano et al. 2021; Wirbel et al. 2019)</w:t>
          </w:r>
          <w:r>
            <w:rPr>
              <w:sz w:val="22"/>
              <w:szCs w:val="22"/>
            </w:rPr>
            <w:fldChar w:fldCharType="end"/>
          </w:r>
        </w:sdtContent>
      </w:sdt>
      <w:r>
        <w:rPr>
          <w:sz w:val="22"/>
          <w:szCs w:val="22"/>
        </w:rPr>
        <w:t xml:space="preserve">. </w:t>
      </w:r>
    </w:p>
    <w:p w14:paraId="56589B81" w14:textId="7EA5BEBD" w:rsidR="00533D9A" w:rsidRPr="00B749B7" w:rsidRDefault="00533D9A" w:rsidP="00E4688C">
      <w:pPr>
        <w:spacing w:line="360" w:lineRule="auto"/>
        <w:jc w:val="both"/>
        <w:rPr>
          <w:sz w:val="22"/>
          <w:szCs w:val="22"/>
        </w:rPr>
      </w:pPr>
      <w:proofErr w:type="spellStart"/>
      <w:r w:rsidRPr="00B749B7">
        <w:rPr>
          <w:sz w:val="22"/>
          <w:szCs w:val="22"/>
        </w:rPr>
        <w:t>Tsamardinos</w:t>
      </w:r>
      <w:proofErr w:type="spellEnd"/>
      <w:r w:rsidRPr="00B749B7">
        <w:rPr>
          <w:sz w:val="22"/>
          <w:szCs w:val="22"/>
        </w:rPr>
        <w:t xml:space="preserve"> et al. (2015) showed that a stratified nested cross-validation algorithm shows the least bias compared to standard cross-validation algorithms. They also propose to always include repetitions of inner CV loop for small data sets to reduce variances </w:t>
      </w:r>
      <w:sdt>
        <w:sdtPr>
          <w:rPr>
            <w:sz w:val="22"/>
            <w:szCs w:val="22"/>
          </w:rPr>
          <w:alias w:val="To edit, see citavi.com/edit"/>
          <w:tag w:val="CitaviPlaceholder#dfe6aa20-1d33-4251-8c5e-3a4accc90d6d"/>
          <w:id w:val="-724985009"/>
          <w:placeholder>
            <w:docPart w:val="18A88FA93DFA4BFA88DA46E703098432"/>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MDU3Y2IwLTI1YWQtNDAyMi05ZmVkLTA1YWVlNWU5NTA0YS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ZmU2YWEyMC0xZDMzLTQyNTEtOGM1ZS0zYTRhY2NjOTBkNm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 Their computation of bias could be implemented as a control before feeding the data into machine learning models. The bias is computed as L</w:t>
      </w:r>
      <w:r w:rsidRPr="00B749B7">
        <w:rPr>
          <w:sz w:val="22"/>
          <w:szCs w:val="22"/>
          <w:vertAlign w:val="subscript"/>
        </w:rPr>
        <w:t>(hold-out)</w:t>
      </w:r>
      <w:r w:rsidRPr="00B749B7">
        <w:rPr>
          <w:sz w:val="22"/>
          <w:szCs w:val="22"/>
        </w:rPr>
        <w:t xml:space="preserve"> – L</w:t>
      </w:r>
      <w:r w:rsidRPr="00B749B7">
        <w:rPr>
          <w:sz w:val="22"/>
          <w:szCs w:val="22"/>
          <w:vertAlign w:val="subscript"/>
        </w:rPr>
        <w:t>(estimation),</w:t>
      </w:r>
      <w:r w:rsidRPr="00B749B7">
        <w:rPr>
          <w:sz w:val="22"/>
          <w:szCs w:val="22"/>
        </w:rPr>
        <w:t xml:space="preserve"> with L</w:t>
      </w:r>
      <w:r w:rsidRPr="00B749B7">
        <w:rPr>
          <w:sz w:val="22"/>
          <w:szCs w:val="22"/>
          <w:vertAlign w:val="subscript"/>
        </w:rPr>
        <w:t>(hold-out)</w:t>
      </w:r>
      <w:r w:rsidRPr="00B749B7">
        <w:rPr>
          <w:sz w:val="22"/>
          <w:szCs w:val="22"/>
        </w:rPr>
        <w:t xml:space="preserve"> being the performance of 70% of the data set, whereas 30% of each data set were used for sub-sampling (here n = 30) and training of the model </w:t>
      </w:r>
      <w:sdt>
        <w:sdtPr>
          <w:rPr>
            <w:sz w:val="22"/>
            <w:szCs w:val="22"/>
          </w:rPr>
          <w:alias w:val="To edit, see citavi.com/edit"/>
          <w:tag w:val="CitaviPlaceholder#d3c379af-4f56-43b1-8d78-14a4a0a0ef1d"/>
          <w:id w:val="2054580748"/>
          <w:placeholder>
            <w:docPart w:val="18A88FA93DFA4BFA88DA46E703098432"/>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E3YmU3LTBjMDgtNDEwNC04NzcwLTczZjFiMTg4YmM3Yi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M2MzNzlhZi00ZjU2LTQzYjEtOGQ3OC0xNGE0YTBhMGVmMW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w:t>
      </w:r>
      <w:r>
        <w:rPr>
          <w:sz w:val="22"/>
          <w:szCs w:val="22"/>
        </w:rPr>
        <w:t xml:space="preserve"> </w:t>
      </w:r>
    </w:p>
    <w:p w14:paraId="20529861" w14:textId="4159472F" w:rsidR="00533D9A" w:rsidRPr="00B749B7" w:rsidRDefault="00533D9A" w:rsidP="00E4688C">
      <w:pPr>
        <w:spacing w:line="360" w:lineRule="auto"/>
        <w:jc w:val="both"/>
        <w:rPr>
          <w:sz w:val="22"/>
          <w:szCs w:val="22"/>
        </w:rPr>
      </w:pPr>
      <w:r w:rsidRPr="00B749B7">
        <w:rPr>
          <w:sz w:val="22"/>
          <w:szCs w:val="22"/>
        </w:rPr>
        <w:t>It is a general consensus in the statistical community that most problems can be described via classical machine learning models</w:t>
      </w:r>
      <w:r>
        <w:rPr>
          <w:sz w:val="22"/>
          <w:szCs w:val="22"/>
        </w:rPr>
        <w:t xml:space="preserve"> </w:t>
      </w:r>
      <w:sdt>
        <w:sdtPr>
          <w:rPr>
            <w:sz w:val="22"/>
            <w:szCs w:val="22"/>
          </w:rPr>
          <w:alias w:val="To edit, see citavi.com/edit"/>
          <w:tag w:val="CitaviPlaceholder#ad270b9b-e41a-4a86-afd8-d565985b71c3"/>
          <w:id w:val="-1305077546"/>
          <w:placeholder>
            <w:docPart w:val="E2D9A3332A5A4DCE85394BC3136E7A8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TYxZWIzLWU2ZjQtNDZjMy04MzQxLTI1ZTUxYmY1NjNkZS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FkMjcwYjliLWU0MWEtNGE4Ni1hZmQ4LWQ1NjU5ODViNzFjMyIsIlRleHQiOiIoTWFyY29zLVphbWJyYW5vIGV0IGFsLiAyMDIxKSIsIldBSVZlcnNpb24iOiI2LjExLjAuMCJ9}</w:instrText>
          </w:r>
          <w:r>
            <w:rPr>
              <w:sz w:val="22"/>
              <w:szCs w:val="22"/>
            </w:rPr>
            <w:fldChar w:fldCharType="separate"/>
          </w:r>
          <w:r>
            <w:rPr>
              <w:sz w:val="22"/>
              <w:szCs w:val="22"/>
            </w:rPr>
            <w:t>(Marcos-Zambrano et al. 2021)</w:t>
          </w:r>
          <w:r>
            <w:rPr>
              <w:sz w:val="22"/>
              <w:szCs w:val="22"/>
            </w:rPr>
            <w:fldChar w:fldCharType="end"/>
          </w:r>
        </w:sdtContent>
      </w:sdt>
      <w:commentRangeStart w:id="29"/>
      <w:r w:rsidRPr="00B749B7">
        <w:rPr>
          <w:sz w:val="22"/>
          <w:szCs w:val="22"/>
        </w:rPr>
        <w:t>.</w:t>
      </w:r>
      <w:commentRangeEnd w:id="29"/>
      <w:r w:rsidRPr="00B749B7">
        <w:rPr>
          <w:rStyle w:val="CommentReference"/>
          <w:sz w:val="22"/>
          <w:szCs w:val="22"/>
        </w:rPr>
        <w:commentReference w:id="29"/>
      </w:r>
      <w:r w:rsidRPr="00B749B7">
        <w:rPr>
          <w:sz w:val="22"/>
          <w:szCs w:val="22"/>
        </w:rPr>
        <w:t xml:space="preserve"> Therefore, this pipeline will only include standard and most frequently used models. In microbiome analyses, most applications for machine learning are classification tasks in supervised learning. Therefore, </w:t>
      </w:r>
      <w:proofErr w:type="spellStart"/>
      <w:r w:rsidRPr="00B749B7">
        <w:rPr>
          <w:sz w:val="22"/>
          <w:szCs w:val="22"/>
        </w:rPr>
        <w:t>ElasticNet</w:t>
      </w:r>
      <w:proofErr w:type="spellEnd"/>
      <w:r w:rsidRPr="00B749B7">
        <w:rPr>
          <w:sz w:val="22"/>
          <w:szCs w:val="22"/>
        </w:rPr>
        <w:t xml:space="preserve"> (ENET) will be used as regression model and </w:t>
      </w:r>
      <w:proofErr w:type="spellStart"/>
      <w:r w:rsidRPr="00B749B7">
        <w:rPr>
          <w:sz w:val="22"/>
          <w:szCs w:val="22"/>
        </w:rPr>
        <w:t>XGBoost</w:t>
      </w:r>
      <w:proofErr w:type="spellEnd"/>
      <w:r w:rsidRPr="00B749B7">
        <w:rPr>
          <w:sz w:val="22"/>
          <w:szCs w:val="22"/>
        </w:rPr>
        <w:t xml:space="preserve"> (XGB) as </w:t>
      </w:r>
      <w:commentRangeStart w:id="30"/>
      <w:commentRangeStart w:id="31"/>
      <w:r w:rsidRPr="00B749B7">
        <w:rPr>
          <w:sz w:val="22"/>
          <w:szCs w:val="22"/>
        </w:rPr>
        <w:t>random forest approach</w:t>
      </w:r>
      <w:commentRangeEnd w:id="30"/>
      <w:r w:rsidRPr="00B749B7">
        <w:rPr>
          <w:rStyle w:val="CommentReference"/>
          <w:sz w:val="22"/>
          <w:szCs w:val="22"/>
        </w:rPr>
        <w:commentReference w:id="30"/>
      </w:r>
      <w:commentRangeEnd w:id="31"/>
      <w:r>
        <w:rPr>
          <w:rStyle w:val="CommentReference"/>
        </w:rPr>
        <w:commentReference w:id="31"/>
      </w:r>
      <w:r w:rsidRPr="00B749B7">
        <w:rPr>
          <w:sz w:val="22"/>
          <w:szCs w:val="22"/>
        </w:rPr>
        <w:t xml:space="preserve">, also to have a direct comparison to </w:t>
      </w:r>
      <w:proofErr w:type="spellStart"/>
      <w:r w:rsidRPr="00B749B7">
        <w:rPr>
          <w:i/>
          <w:iCs/>
          <w:sz w:val="22"/>
          <w:szCs w:val="22"/>
        </w:rPr>
        <w:t>selbal</w:t>
      </w:r>
      <w:proofErr w:type="spellEnd"/>
      <w:r w:rsidRPr="00B749B7">
        <w:rPr>
          <w:sz w:val="22"/>
          <w:szCs w:val="22"/>
        </w:rPr>
        <w:t xml:space="preserve"> and</w:t>
      </w:r>
      <w:r>
        <w:rPr>
          <w:sz w:val="22"/>
          <w:szCs w:val="22"/>
        </w:rPr>
        <w:t xml:space="preserve"> </w:t>
      </w:r>
      <w:proofErr w:type="spellStart"/>
      <w:r w:rsidRPr="00B749B7">
        <w:rPr>
          <w:i/>
          <w:iCs/>
          <w:sz w:val="22"/>
          <w:szCs w:val="22"/>
        </w:rPr>
        <w:t>CoDaCoRe</w:t>
      </w:r>
      <w:proofErr w:type="spellEnd"/>
      <w:r w:rsidRPr="00B749B7">
        <w:rPr>
          <w:i/>
          <w:iCs/>
          <w:sz w:val="22"/>
          <w:szCs w:val="22"/>
        </w:rPr>
        <w:t>.</w:t>
      </w:r>
      <w:r w:rsidRPr="00B749B7">
        <w:rPr>
          <w:sz w:val="22"/>
          <w:szCs w:val="22"/>
        </w:rPr>
        <w:t xml:space="preserve"> </w:t>
      </w:r>
      <w:r>
        <w:rPr>
          <w:sz w:val="22"/>
          <w:szCs w:val="22"/>
        </w:rPr>
        <w:t xml:space="preserve">Additionally, </w:t>
      </w:r>
      <w:r w:rsidRPr="00B749B7">
        <w:rPr>
          <w:sz w:val="22"/>
          <w:szCs w:val="22"/>
        </w:rPr>
        <w:t>Linear Discriminant Analysis (LDA) will be conducted.</w:t>
      </w:r>
    </w:p>
    <w:p w14:paraId="1BAC8606" w14:textId="77777777" w:rsidR="00533D9A" w:rsidRPr="00B749B7" w:rsidRDefault="00533D9A" w:rsidP="00E4688C">
      <w:pPr>
        <w:autoSpaceDE w:val="0"/>
        <w:autoSpaceDN w:val="0"/>
        <w:adjustRightInd w:val="0"/>
        <w:spacing w:before="0" w:after="0" w:line="360" w:lineRule="auto"/>
        <w:jc w:val="both"/>
        <w:rPr>
          <w:sz w:val="22"/>
          <w:szCs w:val="22"/>
        </w:rPr>
      </w:pPr>
      <w:commentRangeStart w:id="32"/>
      <w:r w:rsidRPr="00B749B7">
        <w:rPr>
          <w:sz w:val="22"/>
          <w:szCs w:val="22"/>
        </w:rPr>
        <w:lastRenderedPageBreak/>
        <w:t xml:space="preserve">As most models will employ binary classification tasks, the following performance metrics will be proposed: </w:t>
      </w:r>
      <w:r>
        <w:rPr>
          <w:sz w:val="22"/>
          <w:szCs w:val="22"/>
        </w:rPr>
        <w:t>s</w:t>
      </w:r>
      <w:commentRangeStart w:id="33"/>
      <w:r w:rsidRPr="00B749B7">
        <w:rPr>
          <w:sz w:val="22"/>
          <w:szCs w:val="22"/>
        </w:rPr>
        <w:t xml:space="preserve">teadily recurring performance metrics are of course AUROC, and Accuracy metrics, as well as </w:t>
      </w:r>
      <w:r>
        <w:rPr>
          <w:sz w:val="22"/>
          <w:szCs w:val="22"/>
        </w:rPr>
        <w:t>MAE (mean absolute error)</w:t>
      </w:r>
      <w:r w:rsidRPr="00B749B7">
        <w:rPr>
          <w:sz w:val="22"/>
          <w:szCs w:val="22"/>
        </w:rPr>
        <w:t>.</w:t>
      </w:r>
      <w:commentRangeEnd w:id="33"/>
      <w:r w:rsidRPr="00B749B7">
        <w:rPr>
          <w:rStyle w:val="CommentReference"/>
          <w:sz w:val="22"/>
          <w:szCs w:val="22"/>
        </w:rPr>
        <w:commentReference w:id="33"/>
      </w:r>
      <w:commentRangeEnd w:id="32"/>
      <w:r>
        <w:rPr>
          <w:rStyle w:val="CommentReference"/>
        </w:rPr>
        <w:commentReference w:id="32"/>
      </w:r>
    </w:p>
    <w:p w14:paraId="449E6447" w14:textId="62165FED" w:rsidR="00533D9A" w:rsidRDefault="00533D9A" w:rsidP="00E4688C">
      <w:pPr>
        <w:spacing w:line="360" w:lineRule="auto"/>
        <w:jc w:val="both"/>
        <w:rPr>
          <w:sz w:val="22"/>
          <w:szCs w:val="22"/>
        </w:rPr>
      </w:pPr>
      <w:commentRangeStart w:id="34"/>
      <w:r w:rsidRPr="00B749B7">
        <w:rPr>
          <w:sz w:val="22"/>
          <w:szCs w:val="22"/>
        </w:rPr>
        <w:t xml:space="preserve">To assess </w:t>
      </w:r>
      <w:commentRangeEnd w:id="34"/>
      <w:r>
        <w:rPr>
          <w:rStyle w:val="CommentReference"/>
        </w:rPr>
        <w:commentReference w:id="34"/>
      </w:r>
      <w:r w:rsidRPr="00B749B7">
        <w:rPr>
          <w:sz w:val="22"/>
          <w:szCs w:val="22"/>
        </w:rPr>
        <w:t xml:space="preserve">if the difference in model performances is statistically significant, </w:t>
      </w:r>
      <w:proofErr w:type="spellStart"/>
      <w:r w:rsidRPr="00B749B7">
        <w:rPr>
          <w:sz w:val="22"/>
          <w:szCs w:val="22"/>
        </w:rPr>
        <w:t>Statnikov</w:t>
      </w:r>
      <w:proofErr w:type="spellEnd"/>
      <w:r w:rsidRPr="00B749B7">
        <w:rPr>
          <w:sz w:val="22"/>
          <w:szCs w:val="22"/>
        </w:rPr>
        <w:t xml:space="preserve"> et al. (2013) employed Random Permutation testing. Additional methods mentioned in literature are </w:t>
      </w:r>
      <w:proofErr w:type="spellStart"/>
      <w:r w:rsidRPr="00B749B7">
        <w:rPr>
          <w:sz w:val="22"/>
          <w:szCs w:val="22"/>
        </w:rPr>
        <w:t>McNemar’s</w:t>
      </w:r>
      <w:proofErr w:type="spellEnd"/>
      <w:r w:rsidRPr="00B749B7">
        <w:rPr>
          <w:sz w:val="22"/>
          <w:szCs w:val="22"/>
        </w:rPr>
        <w:t xml:space="preserve"> test, 5x2-fold cross-validation with modified paired students t-test and Wilcoxon signed-rank test.</w:t>
      </w:r>
    </w:p>
    <w:p w14:paraId="0F52245D" w14:textId="77777777" w:rsidR="00533D9A" w:rsidRPr="00B749B7" w:rsidRDefault="00533D9A" w:rsidP="00E4688C">
      <w:pPr>
        <w:pStyle w:val="Heading2"/>
        <w:spacing w:line="360" w:lineRule="auto"/>
        <w:jc w:val="both"/>
        <w:rPr>
          <w:sz w:val="22"/>
          <w:szCs w:val="22"/>
        </w:rPr>
      </w:pPr>
      <w:bookmarkStart w:id="35" w:name="_Toc96333826"/>
      <w:r w:rsidRPr="00B749B7">
        <w:rPr>
          <w:sz w:val="22"/>
          <w:szCs w:val="22"/>
        </w:rPr>
        <w:t>Standard Microbiome Approaches</w:t>
      </w:r>
      <w:bookmarkEnd w:id="35"/>
    </w:p>
    <w:p w14:paraId="5D49CC2A" w14:textId="7AD36062" w:rsidR="00533D9A" w:rsidRPr="00ED43CF" w:rsidRDefault="00533D9A" w:rsidP="00E4688C">
      <w:pPr>
        <w:spacing w:line="360" w:lineRule="auto"/>
        <w:jc w:val="both"/>
        <w:rPr>
          <w:sz w:val="22"/>
          <w:szCs w:val="22"/>
        </w:rPr>
      </w:pPr>
      <w:r w:rsidRPr="00B749B7">
        <w:rPr>
          <w:sz w:val="22"/>
          <w:szCs w:val="22"/>
        </w:rPr>
        <w:t xml:space="preserve">Using tested and published libraries for microbiome analysis is the easiest way to reduce human error and improve quality management. Two approaches are used frequently, and they will present the baseline comparison if one should use those packages or a machine learning model. One is called </w:t>
      </w:r>
      <w:proofErr w:type="spellStart"/>
      <w:r w:rsidRPr="00B749B7">
        <w:rPr>
          <w:i/>
          <w:iCs/>
          <w:sz w:val="22"/>
          <w:szCs w:val="22"/>
        </w:rPr>
        <w:t>selbal</w:t>
      </w:r>
      <w:proofErr w:type="spellEnd"/>
      <w:r w:rsidRPr="00B749B7">
        <w:rPr>
          <w:sz w:val="22"/>
          <w:szCs w:val="22"/>
        </w:rPr>
        <w:t xml:space="preserve"> and was proposed by Rivera-Pinto et al. (2018). It is based on </w:t>
      </w:r>
      <w:r>
        <w:rPr>
          <w:sz w:val="22"/>
          <w:szCs w:val="22"/>
        </w:rPr>
        <w:t>standard generalized linear models</w:t>
      </w:r>
      <w:r w:rsidRPr="00B749B7">
        <w:rPr>
          <w:sz w:val="22"/>
          <w:szCs w:val="22"/>
        </w:rPr>
        <w:t xml:space="preserve">. The second one will be </w:t>
      </w:r>
      <w:proofErr w:type="spellStart"/>
      <w:r w:rsidRPr="00B749B7">
        <w:rPr>
          <w:i/>
          <w:iCs/>
          <w:sz w:val="22"/>
          <w:szCs w:val="22"/>
        </w:rPr>
        <w:t>CoDaCoRe</w:t>
      </w:r>
      <w:proofErr w:type="spellEnd"/>
      <w:r w:rsidRPr="00B749B7">
        <w:rPr>
          <w:sz w:val="22"/>
          <w:szCs w:val="22"/>
        </w:rPr>
        <w:t xml:space="preserve"> proposed by </w:t>
      </w:r>
      <w:sdt>
        <w:sdtPr>
          <w:rPr>
            <w:sz w:val="22"/>
            <w:szCs w:val="22"/>
          </w:rPr>
          <w:alias w:val="To edit, see citavi.com/edit"/>
          <w:tag w:val="CitaviPlaceholder#00835b25-49c6-4a78-b78f-a72ae306deec"/>
          <w:id w:val="1874495164"/>
          <w:placeholder>
            <w:docPart w:val="B59AC2A327CC4F3D90EA4E02B98685B2"/>
          </w:placeholder>
        </w:sdt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WYxNDg2LTU4MzMtNDRlYi05NmUxLTdiZjU4OWRjYTQxY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MDgzNWIyNS00OWM2LTRhNzgtYjc4Zi1hNzJhZTMwNmRlZWMiLCJUZXh0IjoiKEdvcmRvbi1Sb2RyaWd1ZXogZXQgYWwuIDIwMjEpIiwiV0FJVmVyc2lvbiI6IjYuMTEuMC4wIn0=}</w:instrText>
          </w:r>
          <w:r w:rsidRPr="00B749B7">
            <w:rPr>
              <w:sz w:val="22"/>
              <w:szCs w:val="22"/>
            </w:rPr>
            <w:fldChar w:fldCharType="separate"/>
          </w:r>
          <w:r>
            <w:rPr>
              <w:sz w:val="22"/>
              <w:szCs w:val="22"/>
            </w:rPr>
            <w:t>(Gordon-Rodriguez et al. 2021)</w:t>
          </w:r>
          <w:r w:rsidRPr="00B749B7">
            <w:rPr>
              <w:sz w:val="22"/>
              <w:szCs w:val="22"/>
            </w:rPr>
            <w:fldChar w:fldCharType="end"/>
          </w:r>
        </w:sdtContent>
      </w:sdt>
      <w:r w:rsidRPr="00B749B7">
        <w:rPr>
          <w:sz w:val="22"/>
          <w:szCs w:val="22"/>
        </w:rPr>
        <w:t>, which is based on random forest analysis.</w:t>
      </w:r>
      <w:r>
        <w:rPr>
          <w:sz w:val="22"/>
          <w:szCs w:val="22"/>
        </w:rPr>
        <w:t xml:space="preserve"> </w:t>
      </w:r>
    </w:p>
    <w:p w14:paraId="0F6AE85C" w14:textId="77777777" w:rsidR="00533D9A" w:rsidRPr="00B749B7" w:rsidRDefault="00533D9A" w:rsidP="00E4688C">
      <w:pPr>
        <w:spacing w:line="360" w:lineRule="auto"/>
        <w:jc w:val="both"/>
        <w:rPr>
          <w:sz w:val="22"/>
          <w:szCs w:val="22"/>
        </w:rPr>
      </w:pPr>
    </w:p>
    <w:p w14:paraId="20D7EA9B" w14:textId="5454C434" w:rsidR="003F5A00" w:rsidRPr="003F5A00" w:rsidRDefault="00533D9A" w:rsidP="00E4688C">
      <w:pPr>
        <w:spacing w:line="360" w:lineRule="auto"/>
        <w:jc w:val="both"/>
        <w:rPr>
          <w:sz w:val="22"/>
          <w:szCs w:val="22"/>
        </w:rPr>
      </w:pPr>
      <w:r>
        <w:rPr>
          <w:sz w:val="22"/>
          <w:szCs w:val="22"/>
        </w:rPr>
        <w:br w:type="page"/>
      </w:r>
    </w:p>
    <w:p w14:paraId="08908765" w14:textId="472E3931" w:rsidR="00CF79D5" w:rsidRDefault="00CF79D5" w:rsidP="00E4688C">
      <w:pPr>
        <w:pStyle w:val="Heading1"/>
        <w:spacing w:line="360" w:lineRule="auto"/>
        <w:jc w:val="both"/>
      </w:pPr>
      <w:r>
        <w:lastRenderedPageBreak/>
        <w:t>Methodology</w:t>
      </w:r>
    </w:p>
    <w:p w14:paraId="44A17224" w14:textId="30699D6C" w:rsidR="00874BB4" w:rsidRPr="00225A7C" w:rsidRDefault="00874BB4" w:rsidP="00E4688C">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36"/>
      <w:r w:rsidR="008C1911" w:rsidRPr="00225A7C">
        <w:rPr>
          <w:sz w:val="22"/>
          <w:szCs w:val="22"/>
        </w:rPr>
        <w:t>“</w:t>
      </w:r>
      <w:proofErr w:type="spellStart"/>
      <w:r w:rsidR="008C1911" w:rsidRPr="00225A7C">
        <w:rPr>
          <w:sz w:val="22"/>
          <w:szCs w:val="22"/>
        </w:rPr>
        <w:t>tidyverse</w:t>
      </w:r>
      <w:proofErr w:type="spellEnd"/>
      <w:r w:rsidR="008C1911" w:rsidRPr="00225A7C">
        <w:rPr>
          <w:sz w:val="22"/>
          <w:szCs w:val="22"/>
        </w:rPr>
        <w:t>”</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w:t>
      </w:r>
      <w:proofErr w:type="spellStart"/>
      <w:r w:rsidR="008C1911" w:rsidRPr="00225A7C">
        <w:rPr>
          <w:sz w:val="22"/>
          <w:szCs w:val="22"/>
        </w:rPr>
        <w:t>zCompositions</w:t>
      </w:r>
      <w:proofErr w:type="spellEnd"/>
      <w:r w:rsidR="008C1911" w:rsidRPr="00225A7C">
        <w:rPr>
          <w:sz w:val="22"/>
          <w:szCs w:val="22"/>
        </w:rPr>
        <w:t>”</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w:t>
      </w:r>
      <w:proofErr w:type="spellStart"/>
      <w:r w:rsidRPr="00225A7C">
        <w:rPr>
          <w:sz w:val="22"/>
          <w:szCs w:val="22"/>
        </w:rPr>
        <w:t>easyCODA</w:t>
      </w:r>
      <w:proofErr w:type="spellEnd"/>
      <w:r w:rsidRPr="00225A7C">
        <w:rPr>
          <w:sz w:val="22"/>
          <w:szCs w:val="22"/>
        </w:rPr>
        <w:t>”</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w:t>
      </w:r>
      <w:proofErr w:type="spellStart"/>
      <w:r w:rsidRPr="00225A7C">
        <w:rPr>
          <w:sz w:val="22"/>
          <w:szCs w:val="22"/>
        </w:rPr>
        <w:t>mikropml</w:t>
      </w:r>
      <w:proofErr w:type="spellEnd"/>
      <w:r w:rsidRPr="00225A7C">
        <w:rPr>
          <w:sz w:val="22"/>
          <w:szCs w:val="22"/>
        </w:rPr>
        <w:t>”</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w:t>
      </w:r>
      <w:proofErr w:type="spellStart"/>
      <w:r w:rsidRPr="00225A7C">
        <w:rPr>
          <w:sz w:val="22"/>
          <w:szCs w:val="22"/>
        </w:rPr>
        <w:t>tidymodels</w:t>
      </w:r>
      <w:proofErr w:type="spellEnd"/>
      <w:r w:rsidRPr="00225A7C">
        <w:rPr>
          <w:sz w:val="22"/>
          <w:szCs w:val="22"/>
        </w:rPr>
        <w:t>”</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w:t>
      </w:r>
      <w:proofErr w:type="spellStart"/>
      <w:r w:rsidR="008C1911" w:rsidRPr="00225A7C">
        <w:rPr>
          <w:sz w:val="22"/>
          <w:szCs w:val="22"/>
        </w:rPr>
        <w:t>codacore</w:t>
      </w:r>
      <w:proofErr w:type="spellEnd"/>
      <w:r w:rsidR="008C1911" w:rsidRPr="00225A7C">
        <w:rPr>
          <w:sz w:val="22"/>
          <w:szCs w:val="22"/>
        </w:rPr>
        <w:t>”</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36"/>
      <w:r w:rsidR="003F6E93">
        <w:rPr>
          <w:rStyle w:val="CommentReference"/>
        </w:rPr>
        <w:commentReference w:id="36"/>
      </w:r>
    </w:p>
    <w:p w14:paraId="52BE2C63" w14:textId="1D92AE43" w:rsidR="00225A7C" w:rsidRDefault="00225A7C" w:rsidP="00E4688C">
      <w:pPr>
        <w:spacing w:line="360" w:lineRule="auto"/>
        <w:jc w:val="both"/>
        <w:rPr>
          <w:sz w:val="22"/>
          <w:szCs w:val="22"/>
        </w:rPr>
      </w:pPr>
      <w:r w:rsidRPr="00225A7C">
        <w:rPr>
          <w:sz w:val="22"/>
          <w:szCs w:val="22"/>
        </w:rPr>
        <w:t xml:space="preserve">Additionally, own scripts were created for convenience purposes. All scripts can be found on </w:t>
      </w:r>
      <w:proofErr w:type="spellStart"/>
      <w:r w:rsidRPr="00225A7C">
        <w:rPr>
          <w:sz w:val="22"/>
          <w:szCs w:val="22"/>
        </w:rPr>
        <w:t>Github</w:t>
      </w:r>
      <w:proofErr w:type="spellEnd"/>
      <w:r w:rsidRPr="00225A7C">
        <w:rPr>
          <w:sz w:val="22"/>
          <w:szCs w:val="22"/>
        </w:rPr>
        <w:t xml:space="preserve"> </w:t>
      </w:r>
      <w:proofErr w:type="spellStart"/>
      <w:r w:rsidRPr="00225A7C">
        <w:rPr>
          <w:sz w:val="22"/>
          <w:szCs w:val="22"/>
        </w:rPr>
        <w:t>JenniferNeumaier</w:t>
      </w:r>
      <w:proofErr w:type="spellEnd"/>
      <w:r w:rsidRPr="00225A7C">
        <w:rPr>
          <w:sz w:val="22"/>
          <w:szCs w:val="22"/>
        </w:rPr>
        <w:t>/</w:t>
      </w:r>
      <w:proofErr w:type="spellStart"/>
      <w:r w:rsidRPr="00225A7C">
        <w:rPr>
          <w:sz w:val="22"/>
          <w:szCs w:val="22"/>
        </w:rPr>
        <w:t>ml_coda</w:t>
      </w:r>
      <w:proofErr w:type="spellEnd"/>
      <w:r w:rsidRPr="00225A7C">
        <w:rPr>
          <w:sz w:val="22"/>
          <w:szCs w:val="22"/>
        </w:rPr>
        <w:t xml:space="preserve">. </w:t>
      </w:r>
    </w:p>
    <w:p w14:paraId="41DBA457" w14:textId="5A63185D" w:rsidR="00C32761" w:rsidRDefault="00637DA6" w:rsidP="00E4688C">
      <w:pPr>
        <w:pStyle w:val="Heading2"/>
        <w:spacing w:line="360" w:lineRule="auto"/>
        <w:jc w:val="both"/>
        <w:rPr>
          <w:sz w:val="22"/>
          <w:szCs w:val="22"/>
        </w:rPr>
      </w:pPr>
      <w:bookmarkStart w:id="37" w:name="_Toc96333825"/>
      <w:r w:rsidRPr="00B749B7">
        <w:rPr>
          <w:sz w:val="22"/>
          <w:szCs w:val="22"/>
        </w:rPr>
        <w:t>Pre-Processing</w:t>
      </w:r>
      <w:bookmarkEnd w:id="37"/>
    </w:p>
    <w:p w14:paraId="26AA8705" w14:textId="122CA72C" w:rsidR="007C015F" w:rsidRPr="007C015F" w:rsidRDefault="007C015F" w:rsidP="00E4688C">
      <w:pPr>
        <w:pStyle w:val="Heading3"/>
        <w:spacing w:line="360" w:lineRule="auto"/>
        <w:jc w:val="both"/>
      </w:pPr>
      <w:r>
        <w:t>Cleaning and filtering</w:t>
      </w:r>
    </w:p>
    <w:p w14:paraId="30CF35AB" w14:textId="06109B48" w:rsidR="00450E52" w:rsidRPr="008774A3" w:rsidRDefault="00450E52" w:rsidP="00E4688C">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w:t>
      </w:r>
      <w:proofErr w:type="spellStart"/>
      <w:r w:rsidRPr="008774A3">
        <w:rPr>
          <w:sz w:val="22"/>
          <w:szCs w:val="22"/>
        </w:rPr>
        <w:t>EstMB</w:t>
      </w:r>
      <w:proofErr w:type="spellEnd"/>
      <w:r w:rsidRPr="008774A3">
        <w:rPr>
          <w:sz w:val="22"/>
          <w:szCs w:val="22"/>
        </w:rPr>
        <w:t xml:space="preserve">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8774A3">
        <w:rPr>
          <w:sz w:val="22"/>
          <w:szCs w:val="22"/>
        </w:rPr>
        <w:t xml:space="preserve">Additionally, the column “X.1” has been removed as it is only a sum of all abundances per row. In PCOS, </w:t>
      </w:r>
      <w:r>
        <w:rPr>
          <w:sz w:val="22"/>
          <w:szCs w:val="22"/>
        </w:rPr>
        <w:t>6 rows removed in abundance table because no matching patient has been found in metadata</w:t>
      </w:r>
      <w:r w:rsidR="0043066C">
        <w:rPr>
          <w:sz w:val="22"/>
          <w:szCs w:val="22"/>
        </w:rPr>
        <w:t>, reducing the number of samples to 304.</w:t>
      </w:r>
      <w:r>
        <w:rPr>
          <w:sz w:val="22"/>
          <w:szCs w:val="22"/>
        </w:rPr>
        <w:t xml:space="preserve"> </w:t>
      </w:r>
    </w:p>
    <w:p w14:paraId="4BB6E0D2" w14:textId="48F58485" w:rsidR="00C32761" w:rsidRPr="00032877" w:rsidRDefault="00C32761" w:rsidP="00E4688C">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9109D7" w:rsidRPr="00B749B7">
        <w:rPr>
          <w:sz w:val="22"/>
          <w:szCs w:val="22"/>
        </w:rPr>
        <w:t>≥10%</w:t>
      </w:r>
      <w:r w:rsidRPr="00B749B7">
        <w:rPr>
          <w:sz w:val="22"/>
          <w:szCs w:val="22"/>
        </w:rPr>
        <w:t xml:space="preserve"> abundance in samples will be discarded. Additionally, a filter of </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w:t>
      </w:r>
      <w:proofErr w:type="spellStart"/>
      <w:r w:rsidR="007C015F">
        <w:rPr>
          <w:sz w:val="22"/>
          <w:szCs w:val="22"/>
        </w:rPr>
        <w:t>EstMB</w:t>
      </w:r>
      <w:proofErr w:type="spellEnd"/>
      <w:r w:rsidR="007C015F">
        <w:rPr>
          <w:sz w:val="22"/>
          <w:szCs w:val="22"/>
        </w:rPr>
        <w:t xml:space="preserve"> keeps </w:t>
      </w:r>
      <w:r w:rsidR="005F7CAC">
        <w:rPr>
          <w:sz w:val="22"/>
          <w:szCs w:val="22"/>
        </w:rPr>
        <w:t>9738</w:t>
      </w:r>
      <w:r w:rsidR="007C015F">
        <w:rPr>
          <w:sz w:val="22"/>
          <w:szCs w:val="22"/>
        </w:rPr>
        <w:t xml:space="preserve"> features, CRC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 xml:space="preserve">50% abundance filters </w:t>
      </w:r>
      <w:proofErr w:type="spellStart"/>
      <w:r w:rsidR="007C015F">
        <w:rPr>
          <w:sz w:val="22"/>
          <w:szCs w:val="22"/>
        </w:rPr>
        <w:t>EstMB</w:t>
      </w:r>
      <w:proofErr w:type="spellEnd"/>
      <w:r w:rsidR="007C015F">
        <w:rPr>
          <w:sz w:val="22"/>
          <w:szCs w:val="22"/>
        </w:rPr>
        <w:t xml:space="preserve"> keeps </w:t>
      </w:r>
      <w:r w:rsidR="00252143">
        <w:rPr>
          <w:sz w:val="22"/>
          <w:szCs w:val="22"/>
        </w:rPr>
        <w:t>5233</w:t>
      </w:r>
      <w:r w:rsidR="007C015F">
        <w:rPr>
          <w:sz w:val="22"/>
          <w:szCs w:val="22"/>
        </w:rPr>
        <w:t xml:space="preserve"> features, CRC</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w:t>
      </w:r>
      <w:proofErr w:type="spellStart"/>
      <w:r w:rsidR="007A716A">
        <w:rPr>
          <w:sz w:val="22"/>
          <w:szCs w:val="22"/>
        </w:rPr>
        <w:t>EstMB</w:t>
      </w:r>
      <w:proofErr w:type="spellEnd"/>
      <w:r w:rsidR="007A716A">
        <w:rPr>
          <w:sz w:val="22"/>
          <w:szCs w:val="22"/>
        </w:rPr>
        <w:t xml:space="preserve"> data, 90% abundance was used, as the data was otherwise not practically usable without heavy computational power. </w:t>
      </w:r>
      <w:proofErr w:type="spellStart"/>
      <w:r w:rsidR="007A716A">
        <w:rPr>
          <w:sz w:val="22"/>
          <w:szCs w:val="22"/>
        </w:rPr>
        <w:t>EstMB</w:t>
      </w:r>
      <w:proofErr w:type="spellEnd"/>
      <w:r w:rsidR="007A716A">
        <w:rPr>
          <w:sz w:val="22"/>
          <w:szCs w:val="22"/>
        </w:rPr>
        <w:t xml:space="preserve"> keeps </w:t>
      </w:r>
      <w:r w:rsidR="00646F79">
        <w:rPr>
          <w:sz w:val="22"/>
          <w:szCs w:val="22"/>
        </w:rPr>
        <w:t>3062</w:t>
      </w:r>
      <w:r w:rsidR="007A716A">
        <w:rPr>
          <w:sz w:val="22"/>
          <w:szCs w:val="22"/>
        </w:rPr>
        <w:t xml:space="preserve"> features</w:t>
      </w:r>
      <w:r w:rsidR="00646F79">
        <w:rPr>
          <w:sz w:val="22"/>
          <w:szCs w:val="22"/>
        </w:rPr>
        <w:t xml:space="preserve"> </w:t>
      </w:r>
      <w:r w:rsidR="007A716A">
        <w:rPr>
          <w:sz w:val="22"/>
          <w:szCs w:val="22"/>
        </w:rPr>
        <w:t>after filtering.</w:t>
      </w:r>
    </w:p>
    <w:p w14:paraId="5C1DE2E5" w14:textId="01964855" w:rsidR="007C015F" w:rsidRPr="007C015F" w:rsidRDefault="007C015F" w:rsidP="00E4688C">
      <w:pPr>
        <w:pStyle w:val="Heading3"/>
        <w:spacing w:line="360" w:lineRule="auto"/>
        <w:jc w:val="both"/>
      </w:pPr>
      <w:r>
        <w:t>Imputation</w:t>
      </w:r>
    </w:p>
    <w:p w14:paraId="1EC246FE" w14:textId="57875901" w:rsidR="002B2C1A" w:rsidRPr="00B749B7" w:rsidRDefault="006147E2" w:rsidP="00E4688C">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w:t>
      </w:r>
      <w:proofErr w:type="gramStart"/>
      <w:r w:rsidR="00C32761">
        <w:rPr>
          <w:rFonts w:cstheme="minorHAnsi"/>
          <w:sz w:val="22"/>
          <w:szCs w:val="22"/>
        </w:rPr>
        <w:t>log(</w:t>
      </w:r>
      <w:proofErr w:type="gramEnd"/>
      <w:r w:rsidR="00C32761">
        <w:rPr>
          <w:rFonts w:cstheme="minorHAnsi"/>
          <w:sz w:val="22"/>
          <w:szCs w:val="22"/>
        </w:rPr>
        <w:t xml:space="preserve">0) is undefined. </w:t>
      </w:r>
      <w:r w:rsidRPr="00B749B7">
        <w:rPr>
          <w:rFonts w:cstheme="minorHAnsi"/>
          <w:sz w:val="22"/>
          <w:szCs w:val="22"/>
        </w:rPr>
        <w:t xml:space="preserve">Therefore, one of </w:t>
      </w:r>
      <w:r w:rsidRPr="00B749B7">
        <w:rPr>
          <w:rFonts w:cstheme="minorHAnsi"/>
          <w:sz w:val="22"/>
          <w:szCs w:val="22"/>
        </w:rPr>
        <w:lastRenderedPageBreak/>
        <w:t xml:space="preserve">the first steps </w:t>
      </w:r>
      <w:r w:rsidR="00722306">
        <w:rPr>
          <w:rFonts w:cstheme="minorHAnsi"/>
          <w:sz w:val="22"/>
          <w:szCs w:val="22"/>
        </w:rPr>
        <w:t xml:space="preserve">after filtering and </w:t>
      </w:r>
      <w:r w:rsidR="00C32761">
        <w:rPr>
          <w:rFonts w:cstheme="minorHAnsi"/>
          <w:sz w:val="22"/>
          <w:szCs w:val="22"/>
        </w:rPr>
        <w:t>before</w:t>
      </w:r>
      <w:commentRangeStart w:id="38"/>
      <w:commentRangeStart w:id="39"/>
      <w:r w:rsidR="000D58B0">
        <w:rPr>
          <w:rFonts w:cstheme="minorHAnsi"/>
          <w:sz w:val="22"/>
          <w:szCs w:val="22"/>
        </w:rPr>
        <w:t xml:space="preserve"> log-ratio transformation</w:t>
      </w:r>
      <w:r w:rsidRPr="00B749B7">
        <w:rPr>
          <w:rFonts w:cstheme="minorHAnsi"/>
          <w:sz w:val="22"/>
          <w:szCs w:val="22"/>
        </w:rPr>
        <w:t xml:space="preserve"> is zero-imputation</w:t>
      </w:r>
      <w:commentRangeEnd w:id="38"/>
      <w:r w:rsidR="00875154" w:rsidRPr="00B749B7">
        <w:rPr>
          <w:rStyle w:val="CommentReference"/>
          <w:sz w:val="22"/>
          <w:szCs w:val="22"/>
        </w:rPr>
        <w:commentReference w:id="38"/>
      </w:r>
      <w:commentRangeEnd w:id="39"/>
      <w:r w:rsidR="000D58B0">
        <w:rPr>
          <w:rStyle w:val="CommentReference"/>
        </w:rPr>
        <w:commentReference w:id="39"/>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Content>
          <w:r w:rsidR="00013A4B" w:rsidRPr="00B749B7">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QtMjJUMTg6NTA6MDY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533D9A">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proofErr w:type="spellStart"/>
      <w:r w:rsidR="000D58B0">
        <w:rPr>
          <w:rFonts w:cstheme="minorHAnsi"/>
          <w:sz w:val="22"/>
          <w:szCs w:val="22"/>
        </w:rPr>
        <w:t>pseudocount</w:t>
      </w:r>
      <w:proofErr w:type="spellEnd"/>
      <w:r w:rsidR="000D58B0">
        <w:rPr>
          <w:rFonts w:cstheme="minorHAnsi"/>
          <w:sz w:val="22"/>
          <w:szCs w:val="22"/>
        </w:rPr>
        <w: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w:t>
      </w:r>
      <w:proofErr w:type="gramStart"/>
      <w:r w:rsidR="00863151" w:rsidRPr="00B749B7">
        <w:rPr>
          <w:rFonts w:cstheme="minorHAnsi"/>
          <w:sz w:val="22"/>
          <w:szCs w:val="22"/>
        </w:rPr>
        <w:t>log(</w:t>
      </w:r>
      <w:proofErr w:type="gramEnd"/>
      <w:r w:rsidR="00863151" w:rsidRPr="00B749B7">
        <w:rPr>
          <w:rFonts w:cstheme="minorHAnsi"/>
          <w:sz w:val="22"/>
          <w:szCs w:val="22"/>
        </w:rPr>
        <w:t>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E4688C">
      <w:pPr>
        <w:pStyle w:val="Heading2"/>
        <w:spacing w:line="360" w:lineRule="auto"/>
        <w:jc w:val="both"/>
        <w:rPr>
          <w:sz w:val="22"/>
          <w:szCs w:val="22"/>
        </w:rPr>
      </w:pPr>
      <w:bookmarkStart w:id="40" w:name="_Toc96333827"/>
      <w:r w:rsidRPr="00B749B7">
        <w:rPr>
          <w:sz w:val="22"/>
          <w:szCs w:val="22"/>
        </w:rPr>
        <w:t>Transformation</w:t>
      </w:r>
      <w:r w:rsidR="00ED43CF">
        <w:rPr>
          <w:sz w:val="22"/>
          <w:szCs w:val="22"/>
        </w:rPr>
        <w:t>s</w:t>
      </w:r>
      <w:bookmarkEnd w:id="40"/>
    </w:p>
    <w:p w14:paraId="2B5E06A5" w14:textId="77777777" w:rsidR="00BB3E3D" w:rsidRDefault="00096AD0" w:rsidP="00E4688C">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E4688C">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w:t>
      </w:r>
      <w:proofErr w:type="spellStart"/>
      <w:r w:rsidR="001C4C56" w:rsidRPr="00B749B7">
        <w:rPr>
          <w:sz w:val="22"/>
          <w:szCs w:val="22"/>
        </w:rPr>
        <w:t>i</w:t>
      </w:r>
      <w:proofErr w:type="spellEnd"/>
      <w:r w:rsidR="001C4C56" w:rsidRPr="00B749B7">
        <w:rPr>
          <w:sz w:val="22"/>
          <w:szCs w:val="22"/>
        </w:rPr>
        <w:t xml:space="preserve">) a </w:t>
      </w:r>
      <w:commentRangeStart w:id="41"/>
      <w:commentRangeStart w:id="42"/>
      <w:r w:rsidR="001C4C56" w:rsidRPr="00B749B7">
        <w:rPr>
          <w:sz w:val="22"/>
          <w:szCs w:val="22"/>
        </w:rPr>
        <w:t>random reference will be picked as denominator</w:t>
      </w:r>
      <w:commentRangeEnd w:id="41"/>
      <w:r w:rsidR="00FF7D02" w:rsidRPr="00B749B7">
        <w:rPr>
          <w:rStyle w:val="CommentReference"/>
          <w:sz w:val="22"/>
          <w:szCs w:val="22"/>
        </w:rPr>
        <w:commentReference w:id="41"/>
      </w:r>
      <w:commentRangeEnd w:id="42"/>
      <w:r w:rsidR="000B4DC7">
        <w:rPr>
          <w:rStyle w:val="CommentReference"/>
        </w:rPr>
        <w:commentReference w:id="42"/>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w:t>
      </w:r>
      <w:proofErr w:type="spellStart"/>
      <w:r w:rsidR="004F61BA">
        <w:rPr>
          <w:sz w:val="22"/>
          <w:szCs w:val="22"/>
        </w:rPr>
        <w:t>easyCODA</w:t>
      </w:r>
      <w:proofErr w:type="spellEnd"/>
      <w:r w:rsidR="004F61BA">
        <w:rPr>
          <w:sz w:val="22"/>
          <w:szCs w:val="22"/>
        </w:rPr>
        <w:t xml:space="preserve">” is the function </w:t>
      </w:r>
      <w:proofErr w:type="gramStart"/>
      <w:r w:rsidR="004F61BA">
        <w:rPr>
          <w:sz w:val="22"/>
          <w:szCs w:val="22"/>
        </w:rPr>
        <w:t>ALR(</w:t>
      </w:r>
      <w:proofErr w:type="gramEnd"/>
      <w:r w:rsidR="004F61BA">
        <w:rPr>
          <w:sz w:val="22"/>
          <w:szCs w:val="22"/>
        </w:rPr>
        <w:t>)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w:t>
      </w:r>
      <w:proofErr w:type="spellStart"/>
      <w:r w:rsidR="005C0B90">
        <w:rPr>
          <w:sz w:val="22"/>
          <w:szCs w:val="22"/>
        </w:rPr>
        <w:t>easyCODA</w:t>
      </w:r>
      <w:proofErr w:type="spellEnd"/>
      <w:r w:rsidR="005C0B90">
        <w:rPr>
          <w:sz w:val="22"/>
          <w:szCs w:val="22"/>
        </w:rPr>
        <w:t xml:space="preserve">” also contains the function </w:t>
      </w:r>
      <w:proofErr w:type="gramStart"/>
      <w:r w:rsidR="005C0B90">
        <w:rPr>
          <w:sz w:val="22"/>
          <w:szCs w:val="22"/>
        </w:rPr>
        <w:t>CLR(</w:t>
      </w:r>
      <w:proofErr w:type="gramEnd"/>
      <w:r w:rsidR="005C0B90">
        <w:rPr>
          <w:sz w:val="22"/>
          <w:szCs w:val="22"/>
        </w:rPr>
        <w:t>) to compute the centered log-ratio.</w:t>
      </w:r>
    </w:p>
    <w:p w14:paraId="25D96ED9" w14:textId="558B9E3E" w:rsidR="00533D9A" w:rsidRDefault="00533D9A" w:rsidP="00E4688C">
      <w:pPr>
        <w:pStyle w:val="Heading2"/>
        <w:spacing w:line="360" w:lineRule="auto"/>
        <w:jc w:val="both"/>
      </w:pPr>
      <w:r>
        <w:t>Machine LEarning models</w:t>
      </w:r>
    </w:p>
    <w:p w14:paraId="536394E1" w14:textId="2EC81E4C" w:rsidR="00062C29" w:rsidRPr="00062C29" w:rsidRDefault="00445961" w:rsidP="00E4688C">
      <w:pPr>
        <w:spacing w:line="360" w:lineRule="auto"/>
        <w:jc w:val="both"/>
        <w:rPr>
          <w:sz w:val="22"/>
          <w:szCs w:val="22"/>
        </w:rPr>
      </w:pPr>
      <w:r w:rsidRPr="00062C29">
        <w:rPr>
          <w:sz w:val="22"/>
          <w:szCs w:val="22"/>
        </w:rPr>
        <w:t>Figure</w:t>
      </w:r>
      <w:proofErr w:type="gramStart"/>
      <w:r w:rsidRPr="00062C29">
        <w:rPr>
          <w:sz w:val="22"/>
          <w:szCs w:val="22"/>
        </w:rPr>
        <w:t xml:space="preserve"> ..</w:t>
      </w:r>
      <w:proofErr w:type="gramEnd"/>
      <w:r w:rsidRPr="00062C29">
        <w:rPr>
          <w:sz w:val="22"/>
          <w:szCs w:val="22"/>
        </w:rPr>
        <w:t xml:space="preserve"> shows the pipeline for comparing the performance of machine learning models. First, the preprocessed (and imputed) data set was transformed using TSS, CLR, and various ALR options. Afterwards, the data set was split </w:t>
      </w:r>
      <w:r w:rsidR="00B36859">
        <w:rPr>
          <w:sz w:val="22"/>
          <w:szCs w:val="22"/>
        </w:rPr>
        <w:t>80/20 with stratification with the package “</w:t>
      </w:r>
      <w:proofErr w:type="spellStart"/>
      <w:r w:rsidR="00B36859">
        <w:rPr>
          <w:sz w:val="22"/>
          <w:szCs w:val="22"/>
        </w:rPr>
        <w:t>tidymodels</w:t>
      </w:r>
      <w:proofErr w:type="spellEnd"/>
      <w:r w:rsidR="00B36859">
        <w:rPr>
          <w:sz w:val="22"/>
          <w:szCs w:val="22"/>
        </w:rPr>
        <w:t xml:space="preserve">”. The </w:t>
      </w:r>
      <w:r w:rsidRPr="00062C29">
        <w:rPr>
          <w:sz w:val="22"/>
          <w:szCs w:val="22"/>
        </w:rPr>
        <w:t xml:space="preserve">train set given to the function </w:t>
      </w:r>
      <w:proofErr w:type="spellStart"/>
      <w:r w:rsidRPr="00062C29">
        <w:rPr>
          <w:sz w:val="22"/>
          <w:szCs w:val="22"/>
        </w:rPr>
        <w:t>run_</w:t>
      </w:r>
      <w:proofErr w:type="gramStart"/>
      <w:r w:rsidRPr="00062C29">
        <w:rPr>
          <w:sz w:val="22"/>
          <w:szCs w:val="22"/>
        </w:rPr>
        <w:t>ml</w:t>
      </w:r>
      <w:proofErr w:type="spellEnd"/>
      <w:r w:rsidRPr="00062C29">
        <w:rPr>
          <w:sz w:val="22"/>
          <w:szCs w:val="22"/>
        </w:rPr>
        <w:t>(</w:t>
      </w:r>
      <w:proofErr w:type="gramEnd"/>
      <w:r w:rsidRPr="00062C29">
        <w:rPr>
          <w:sz w:val="22"/>
          <w:szCs w:val="22"/>
        </w:rPr>
        <w:t>) from “</w:t>
      </w:r>
      <w:proofErr w:type="spellStart"/>
      <w:r w:rsidRPr="00062C29">
        <w:rPr>
          <w:sz w:val="22"/>
          <w:szCs w:val="22"/>
        </w:rPr>
        <w:t>mikropml</w:t>
      </w:r>
      <w:proofErr w:type="spellEnd"/>
      <w:r w:rsidRPr="00062C29">
        <w:rPr>
          <w:sz w:val="22"/>
          <w:szCs w:val="22"/>
        </w:rPr>
        <w:t xml:space="preserve">” by. This package nicely compacts the use of standard machine learning models to a few lines of code and supports the use of </w:t>
      </w:r>
      <w:r w:rsidR="00B36859">
        <w:rPr>
          <w:sz w:val="22"/>
          <w:szCs w:val="22"/>
        </w:rPr>
        <w:t>GLMs (</w:t>
      </w:r>
      <w:proofErr w:type="spellStart"/>
      <w:r w:rsidR="00B36859">
        <w:rPr>
          <w:sz w:val="22"/>
          <w:szCs w:val="22"/>
        </w:rPr>
        <w:t>glmnet</w:t>
      </w:r>
      <w:proofErr w:type="spellEnd"/>
      <w:r w:rsidR="00B36859">
        <w:rPr>
          <w:sz w:val="22"/>
          <w:szCs w:val="22"/>
        </w:rPr>
        <w:t>)</w:t>
      </w:r>
      <w:r w:rsidRPr="00062C29">
        <w:rPr>
          <w:sz w:val="22"/>
          <w:szCs w:val="22"/>
        </w:rPr>
        <w:t xml:space="preserve">, as well as </w:t>
      </w:r>
      <w:proofErr w:type="spellStart"/>
      <w:r w:rsidR="00B36859">
        <w:rPr>
          <w:sz w:val="22"/>
          <w:szCs w:val="22"/>
        </w:rPr>
        <w:t>XGBoost</w:t>
      </w:r>
      <w:proofErr w:type="spellEnd"/>
      <w:r w:rsidR="00B36859">
        <w:rPr>
          <w:sz w:val="22"/>
          <w:szCs w:val="22"/>
        </w:rPr>
        <w:t xml:space="preserve"> (</w:t>
      </w:r>
      <w:proofErr w:type="spellStart"/>
      <w:r w:rsidR="00B36859">
        <w:rPr>
          <w:sz w:val="22"/>
          <w:szCs w:val="22"/>
        </w:rPr>
        <w:t>xgbTree</w:t>
      </w:r>
      <w:proofErr w:type="spellEnd"/>
      <w:r w:rsidR="00B36859">
        <w:rPr>
          <w:sz w:val="22"/>
          <w:szCs w:val="22"/>
        </w:rPr>
        <w:t>)</w:t>
      </w:r>
      <w:r w:rsidRPr="00062C29">
        <w:rPr>
          <w:sz w:val="22"/>
          <w:szCs w:val="22"/>
        </w:rPr>
        <w:t xml:space="preserve">. As shown in the pipeline, it was of interest to control the initial split into test and train data, which is also allowed by </w:t>
      </w:r>
      <w:proofErr w:type="spellStart"/>
      <w:r w:rsidRPr="00062C29">
        <w:rPr>
          <w:sz w:val="22"/>
          <w:szCs w:val="22"/>
        </w:rPr>
        <w:t>mikropml</w:t>
      </w:r>
      <w:proofErr w:type="spellEnd"/>
      <w:r w:rsidRPr="00062C29">
        <w:rPr>
          <w:sz w:val="22"/>
          <w:szCs w:val="22"/>
        </w:rPr>
        <w:t xml:space="preserve">.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cross validation and the final test and training scores of </w:t>
      </w:r>
      <w:r w:rsidR="00062C29" w:rsidRPr="00062C29">
        <w:rPr>
          <w:sz w:val="22"/>
          <w:szCs w:val="22"/>
        </w:rPr>
        <w:lastRenderedPageBreak/>
        <w:t>the best model are saved for plotting. This procedure is repeated 10x for each model and each data set to assess statistical fluctuations of model performances and accuracies.</w:t>
      </w:r>
      <w:r w:rsidR="00062C29">
        <w:rPr>
          <w:sz w:val="22"/>
          <w:szCs w:val="22"/>
        </w:rPr>
        <w:t xml:space="preserve"> </w:t>
      </w:r>
    </w:p>
    <w:p w14:paraId="6864B92E" w14:textId="287609D2" w:rsidR="00533D9A" w:rsidRDefault="00445961" w:rsidP="00E4688C">
      <w:pPr>
        <w:spacing w:line="360" w:lineRule="auto"/>
        <w:jc w:val="both"/>
      </w:pPr>
      <w:r>
        <w:rPr>
          <w:noProof/>
        </w:rPr>
        <w:drawing>
          <wp:inline distT="0" distB="0" distL="0" distR="0" wp14:anchorId="2F126890" wp14:editId="44963761">
            <wp:extent cx="5972810" cy="2771551"/>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p>
    <w:p w14:paraId="6FE30D77" w14:textId="56C03F72" w:rsidR="00C26190" w:rsidRDefault="00062C29" w:rsidP="00E4688C">
      <w:pPr>
        <w:spacing w:line="360" w:lineRule="auto"/>
        <w:jc w:val="both"/>
        <w:rPr>
          <w:sz w:val="22"/>
          <w:szCs w:val="22"/>
        </w:rPr>
      </w:pPr>
      <w:r w:rsidRPr="0042156A">
        <w:rPr>
          <w:sz w:val="22"/>
          <w:szCs w:val="22"/>
        </w:rPr>
        <w:t xml:space="preserve">As it was of interest to compare the machine learning model performances to </w:t>
      </w:r>
      <w:proofErr w:type="spellStart"/>
      <w:r w:rsidRPr="0042156A">
        <w:rPr>
          <w:sz w:val="22"/>
          <w:szCs w:val="22"/>
        </w:rPr>
        <w:t>codacore</w:t>
      </w:r>
      <w:proofErr w:type="spellEnd"/>
      <w:r w:rsidRPr="0042156A">
        <w:rPr>
          <w:sz w:val="22"/>
          <w:szCs w:val="22"/>
        </w:rPr>
        <w:t xml:space="preserve">, the pipeline includes </w:t>
      </w:r>
      <w:proofErr w:type="spellStart"/>
      <w:r w:rsidRPr="0042156A">
        <w:rPr>
          <w:sz w:val="22"/>
          <w:szCs w:val="22"/>
        </w:rPr>
        <w:t>codacore</w:t>
      </w:r>
      <w:proofErr w:type="spellEnd"/>
      <w:r w:rsidRPr="0042156A">
        <w:rPr>
          <w:sz w:val="22"/>
          <w:szCs w:val="22"/>
        </w:rPr>
        <w:t xml:space="preserve"> directly. The first initial data split is fed to the function </w:t>
      </w:r>
      <w:proofErr w:type="spellStart"/>
      <w:proofErr w:type="gramStart"/>
      <w:r w:rsidRPr="0042156A">
        <w:rPr>
          <w:sz w:val="22"/>
          <w:szCs w:val="22"/>
        </w:rPr>
        <w:t>codacore</w:t>
      </w:r>
      <w:proofErr w:type="spellEnd"/>
      <w:r w:rsidRPr="0042156A">
        <w:rPr>
          <w:sz w:val="22"/>
          <w:szCs w:val="22"/>
        </w:rPr>
        <w:t>(</w:t>
      </w:r>
      <w:proofErr w:type="gramEnd"/>
      <w:r w:rsidRPr="0042156A">
        <w:rPr>
          <w:sz w:val="22"/>
          <w:szCs w:val="22"/>
        </w:rPr>
        <w:t>)</w:t>
      </w:r>
      <w:r w:rsidR="009129F1">
        <w:rPr>
          <w:sz w:val="22"/>
          <w:szCs w:val="22"/>
        </w:rPr>
        <w:t xml:space="preserve">. Two </w:t>
      </w:r>
      <w:proofErr w:type="spellStart"/>
      <w:r w:rsidR="009129F1">
        <w:rPr>
          <w:sz w:val="22"/>
          <w:szCs w:val="22"/>
        </w:rPr>
        <w:t>codacore</w:t>
      </w:r>
      <w:proofErr w:type="spellEnd"/>
      <w:r w:rsidR="009129F1">
        <w:rPr>
          <w:sz w:val="22"/>
          <w:szCs w:val="22"/>
        </w:rPr>
        <w:t xml:space="preserve"> models are trained, one with lambda = 0 and the other with lambda = 1. For both models, AUC values were predicted with all balances taken into consideration and one were only the best balance was used.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 xml:space="preserve">The </w:t>
      </w:r>
      <w:proofErr w:type="spellStart"/>
      <w:r w:rsidRPr="0042156A">
        <w:rPr>
          <w:sz w:val="22"/>
          <w:szCs w:val="22"/>
        </w:rPr>
        <w:t>codacore</w:t>
      </w:r>
      <w:proofErr w:type="spellEnd"/>
      <w:r w:rsidRPr="0042156A">
        <w:rPr>
          <w:sz w:val="22"/>
          <w:szCs w:val="22"/>
        </w:rPr>
        <w:t xml:space="preserve"> 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E4688C">
      <w:pPr>
        <w:spacing w:line="360" w:lineRule="auto"/>
        <w:jc w:val="both"/>
        <w:rPr>
          <w:sz w:val="22"/>
          <w:szCs w:val="22"/>
        </w:rPr>
      </w:pPr>
      <w:r>
        <w:rPr>
          <w:sz w:val="22"/>
          <w:szCs w:val="22"/>
        </w:rPr>
        <w:br w:type="page"/>
      </w:r>
    </w:p>
    <w:p w14:paraId="04591BDF" w14:textId="2882CB5C" w:rsidR="0042156A" w:rsidRDefault="0042156A" w:rsidP="00E4688C">
      <w:pPr>
        <w:pStyle w:val="Heading2"/>
        <w:spacing w:line="360" w:lineRule="auto"/>
        <w:jc w:val="both"/>
      </w:pPr>
      <w:r>
        <w:lastRenderedPageBreak/>
        <w:t>Data Leakage in Transformations</w:t>
      </w:r>
    </w:p>
    <w:p w14:paraId="2BA80383" w14:textId="1369F682" w:rsidR="00C26190" w:rsidRPr="00BE3EFB" w:rsidRDefault="00AA3915" w:rsidP="00E4688C">
      <w:pPr>
        <w:spacing w:line="360" w:lineRule="auto"/>
        <w:jc w:val="both"/>
      </w:pPr>
      <w:r>
        <w:rPr>
          <w:noProof/>
        </w:rPr>
        <w:drawing>
          <wp:anchor distT="0" distB="0" distL="114300" distR="114300" simplePos="0" relativeHeight="251693056" behindDoc="0" locked="0" layoutInCell="1" allowOverlap="1" wp14:anchorId="455115F6" wp14:editId="710E8C93">
            <wp:simplePos x="0" y="0"/>
            <wp:positionH relativeFrom="margin">
              <wp:align>center</wp:align>
            </wp:positionH>
            <wp:positionV relativeFrom="paragraph">
              <wp:posOffset>1159087</wp:posOffset>
            </wp:positionV>
            <wp:extent cx="4889500" cy="5334635"/>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500" cy="5334635"/>
                    </a:xfrm>
                    <a:prstGeom prst="rect">
                      <a:avLst/>
                    </a:prstGeom>
                    <a:noFill/>
                  </pic:spPr>
                </pic:pic>
              </a:graphicData>
            </a:graphic>
          </wp:anchor>
        </w:drawing>
      </w:r>
      <w:r w:rsidR="00C26190" w:rsidRPr="00533D9A">
        <w:rPr>
          <w:sz w:val="22"/>
          <w:szCs w:val="22"/>
        </w:rPr>
        <w:t xml:space="preserve">In order to assess the influence of transformation on the concept of “data leakage” (machine learning best practice paper), a small test was conducted. </w:t>
      </w:r>
      <w:r w:rsidR="00C26190" w:rsidRPr="00214DAA">
        <w:rPr>
          <w:sz w:val="22"/>
          <w:szCs w:val="22"/>
        </w:rPr>
        <w:t xml:space="preserve">In this, the CRC </w:t>
      </w:r>
      <w:r w:rsidR="00C26190">
        <w:rPr>
          <w:sz w:val="22"/>
          <w:szCs w:val="22"/>
        </w:rPr>
        <w:t xml:space="preserve">and PCOS </w:t>
      </w:r>
      <w:r w:rsidR="00C26190" w:rsidRPr="00214DAA">
        <w:rPr>
          <w:sz w:val="22"/>
          <w:szCs w:val="22"/>
        </w:rPr>
        <w:t>data set</w:t>
      </w:r>
      <w:r w:rsidR="00C26190">
        <w:rPr>
          <w:sz w:val="22"/>
          <w:szCs w:val="22"/>
        </w:rPr>
        <w:t>s were</w:t>
      </w:r>
      <w:r w:rsidR="00C26190" w:rsidRPr="00214DAA">
        <w:rPr>
          <w:sz w:val="22"/>
          <w:szCs w:val="22"/>
        </w:rPr>
        <w:t xml:space="preserve"> used</w:t>
      </w:r>
      <w:r w:rsidR="00C26190">
        <w:rPr>
          <w:sz w:val="22"/>
          <w:szCs w:val="22"/>
        </w:rPr>
        <w:t xml:space="preserve">, </w:t>
      </w:r>
      <w:r w:rsidR="00C26190" w:rsidRPr="00214DAA">
        <w:rPr>
          <w:sz w:val="22"/>
          <w:szCs w:val="22"/>
        </w:rPr>
        <w:t xml:space="preserve">and it was compared how the test and training set </w:t>
      </w:r>
      <w:r w:rsidR="00C26190">
        <w:rPr>
          <w:sz w:val="22"/>
          <w:szCs w:val="22"/>
        </w:rPr>
        <w:t>performances</w:t>
      </w:r>
      <w:r w:rsidR="00C26190" w:rsidRPr="00214DAA">
        <w:rPr>
          <w:sz w:val="22"/>
          <w:szCs w:val="22"/>
        </w:rPr>
        <w:t xml:space="preserve"> behave with </w:t>
      </w:r>
      <w:r>
        <w:rPr>
          <w:sz w:val="22"/>
          <w:szCs w:val="22"/>
        </w:rPr>
        <w:t xml:space="preserve">imputation and </w:t>
      </w:r>
      <w:r w:rsidR="00C26190" w:rsidRPr="00214DAA">
        <w:rPr>
          <w:sz w:val="22"/>
          <w:szCs w:val="22"/>
        </w:rPr>
        <w:t>transformation before data merging vs. after data merging (see figure).</w:t>
      </w:r>
      <w:r w:rsidR="00C26190">
        <w:t xml:space="preserve"> </w:t>
      </w:r>
    </w:p>
    <w:p w14:paraId="679B7D72" w14:textId="7396D9CB" w:rsidR="00C26190" w:rsidRDefault="00C26190" w:rsidP="00E4688C">
      <w:pPr>
        <w:spacing w:line="360" w:lineRule="auto"/>
        <w:jc w:val="both"/>
      </w:pPr>
    </w:p>
    <w:p w14:paraId="53287BD8" w14:textId="67C0CCDC" w:rsidR="00C26190" w:rsidRPr="00214DAA" w:rsidRDefault="00C26190" w:rsidP="00E4688C">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sidR="00AA3915">
        <w:rPr>
          <w:sz w:val="22"/>
          <w:szCs w:val="22"/>
        </w:rPr>
        <w:t xml:space="preserve"> imputation, as well as</w:t>
      </w:r>
      <w:r w:rsidRPr="00214DAA">
        <w:rPr>
          <w:sz w:val="22"/>
          <w:szCs w:val="22"/>
        </w:rPr>
        <w:t xml:space="preserve"> three transformations (TSS, CLR and optimal ALR) are performed separately on both. Finally, train and test set are fed into a </w:t>
      </w:r>
      <w:proofErr w:type="spellStart"/>
      <w:r w:rsidRPr="00214DAA">
        <w:rPr>
          <w:sz w:val="22"/>
          <w:szCs w:val="22"/>
        </w:rPr>
        <w:t>glmnnet</w:t>
      </w:r>
      <w:proofErr w:type="spellEnd"/>
      <w:r w:rsidRPr="00214DAA">
        <w:rPr>
          <w:sz w:val="22"/>
          <w:szCs w:val="22"/>
        </w:rPr>
        <w:t xml:space="preserve"> model. </w:t>
      </w:r>
    </w:p>
    <w:p w14:paraId="5323E9DB" w14:textId="3FE0CBE0" w:rsidR="00C26190" w:rsidRPr="00214DAA" w:rsidRDefault="00C26190" w:rsidP="00E4688C">
      <w:pPr>
        <w:spacing w:line="360" w:lineRule="auto"/>
        <w:jc w:val="both"/>
        <w:rPr>
          <w:sz w:val="22"/>
          <w:szCs w:val="22"/>
        </w:rPr>
      </w:pPr>
      <w:r w:rsidRPr="00214DAA">
        <w:rPr>
          <w:sz w:val="22"/>
          <w:szCs w:val="22"/>
        </w:rPr>
        <w:lastRenderedPageBreak/>
        <w:t xml:space="preserve">In the leaky procedure, </w:t>
      </w:r>
      <w:r w:rsidR="00AA3915">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w:t>
      </w:r>
      <w:proofErr w:type="spellStart"/>
      <w:r w:rsidRPr="00214DAA">
        <w:rPr>
          <w:sz w:val="22"/>
          <w:szCs w:val="22"/>
        </w:rPr>
        <w:t>glmnet</w:t>
      </w:r>
      <w:proofErr w:type="spellEnd"/>
      <w:r w:rsidRPr="00214DAA">
        <w:rPr>
          <w:sz w:val="22"/>
          <w:szCs w:val="22"/>
        </w:rPr>
        <w:t xml:space="preserve"> model. </w:t>
      </w:r>
      <w:r>
        <w:rPr>
          <w:sz w:val="22"/>
          <w:szCs w:val="22"/>
        </w:rPr>
        <w:t>Both procedures were repeated 10x to observe statistical fluctuations.</w:t>
      </w:r>
      <w:r w:rsidR="00E07AF5">
        <w:rPr>
          <w:sz w:val="22"/>
          <w:szCs w:val="22"/>
        </w:rPr>
        <w:t xml:space="preserve"> Only 10% abundance filter data sets have been used.</w:t>
      </w:r>
    </w:p>
    <w:p w14:paraId="3A7CAEFE" w14:textId="2FA4F67A" w:rsidR="009F4DA7" w:rsidRDefault="009F4DA7" w:rsidP="00E4688C">
      <w:pPr>
        <w:pStyle w:val="Heading1"/>
        <w:spacing w:line="360" w:lineRule="auto"/>
        <w:jc w:val="both"/>
      </w:pPr>
      <w:r>
        <w:t>Results</w:t>
      </w:r>
    </w:p>
    <w:p w14:paraId="1A5C4DF9" w14:textId="33E86572" w:rsidR="00565D45" w:rsidRPr="00565D45" w:rsidRDefault="00565D45" w:rsidP="00E4688C">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w:t>
      </w:r>
      <w:proofErr w:type="spellStart"/>
      <w:r w:rsidRPr="00533D9A">
        <w:rPr>
          <w:sz w:val="22"/>
          <w:szCs w:val="22"/>
        </w:rPr>
        <w:t>codacore</w:t>
      </w:r>
      <w:proofErr w:type="spellEnd"/>
      <w:r w:rsidRPr="00533D9A">
        <w:rPr>
          <w:sz w:val="22"/>
          <w:szCs w:val="22"/>
        </w:rPr>
        <w:t xml:space="preserve"> and </w:t>
      </w:r>
      <w:proofErr w:type="spellStart"/>
      <w:r w:rsidRPr="00533D9A">
        <w:rPr>
          <w:sz w:val="22"/>
          <w:szCs w:val="22"/>
        </w:rPr>
        <w:t>selbal</w:t>
      </w:r>
      <w:proofErr w:type="spellEnd"/>
      <w:r w:rsidRPr="00533D9A">
        <w:rPr>
          <w:sz w:val="22"/>
          <w:szCs w:val="22"/>
        </w:rPr>
        <w:t xml:space="preserve"> results. </w:t>
      </w:r>
    </w:p>
    <w:p w14:paraId="2EEB9175" w14:textId="4E8C6D60" w:rsidR="00BE3EFB" w:rsidRDefault="00BE3EFB" w:rsidP="00E4688C">
      <w:pPr>
        <w:pStyle w:val="Heading2"/>
        <w:spacing w:line="360" w:lineRule="auto"/>
        <w:jc w:val="both"/>
      </w:pPr>
      <w:r>
        <w:t>Leaky Preprocessing</w:t>
      </w:r>
    </w:p>
    <w:p w14:paraId="59AF4F0C" w14:textId="43E65B4A" w:rsidR="00820C56" w:rsidRPr="00214DAA" w:rsidRDefault="00820C56" w:rsidP="00E4688C">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6F320859" w:rsidR="003C5574" w:rsidRDefault="00E07818" w:rsidP="00E4688C">
      <w:pPr>
        <w:spacing w:line="360" w:lineRule="auto"/>
        <w:jc w:val="both"/>
      </w:pPr>
      <w:r>
        <w:rPr>
          <w:noProof/>
        </w:rPr>
        <w:drawing>
          <wp:inline distT="0" distB="0" distL="0" distR="0" wp14:anchorId="35051AC4" wp14:editId="06A26A21">
            <wp:extent cx="5884333" cy="3902671"/>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9225" cy="3905915"/>
                    </a:xfrm>
                    <a:prstGeom prst="rect">
                      <a:avLst/>
                    </a:prstGeom>
                    <a:noFill/>
                  </pic:spPr>
                </pic:pic>
              </a:graphicData>
            </a:graphic>
          </wp:inline>
        </w:drawing>
      </w:r>
    </w:p>
    <w:p w14:paraId="63BBED9E" w14:textId="46C5BF5C" w:rsidR="00820C56" w:rsidRPr="00214DAA" w:rsidRDefault="00820C56" w:rsidP="00E4688C">
      <w:pPr>
        <w:spacing w:line="360" w:lineRule="auto"/>
        <w:jc w:val="both"/>
        <w:rPr>
          <w:sz w:val="22"/>
          <w:szCs w:val="22"/>
        </w:rPr>
      </w:pPr>
      <w:r w:rsidRPr="00214DAA">
        <w:rPr>
          <w:sz w:val="22"/>
          <w:szCs w:val="22"/>
        </w:rPr>
        <w:t xml:space="preserve">The figure compares the </w:t>
      </w:r>
      <w:r w:rsidR="00907745" w:rsidRPr="00214DAA">
        <w:rPr>
          <w:sz w:val="22"/>
          <w:szCs w:val="22"/>
        </w:rPr>
        <w:t>behavior</w:t>
      </w:r>
      <w:r w:rsidR="00907745">
        <w:rPr>
          <w:sz w:val="22"/>
          <w:szCs w:val="22"/>
        </w:rPr>
        <w:t xml:space="preserve"> </w:t>
      </w:r>
      <w:r w:rsidRPr="00214DAA">
        <w:rPr>
          <w:sz w:val="22"/>
          <w:szCs w:val="22"/>
        </w:rPr>
        <w:t xml:space="preserve">of AUC in train and test set in a leaky and non-leaky procedure. It can be seen that the achieved AUCs for </w:t>
      </w:r>
      <w:proofErr w:type="spellStart"/>
      <w:r w:rsidRPr="00214DAA">
        <w:rPr>
          <w:sz w:val="22"/>
          <w:szCs w:val="22"/>
        </w:rPr>
        <w:t>ALR_optimal</w:t>
      </w:r>
      <w:proofErr w:type="spellEnd"/>
      <w:r w:rsidRPr="00214DAA">
        <w:rPr>
          <w:sz w:val="22"/>
          <w:szCs w:val="22"/>
        </w:rPr>
        <w:t xml:space="preserve"> and CLR are both around 0.86, however the leaky procedure shows a lower variance compared to non-leaky. TSS shows in both </w:t>
      </w:r>
      <w:r w:rsidRPr="00214DAA">
        <w:rPr>
          <w:sz w:val="22"/>
          <w:szCs w:val="22"/>
        </w:rPr>
        <w:lastRenderedPageBreak/>
        <w:t xml:space="preserve">procedures </w:t>
      </w:r>
      <w:proofErr w:type="gramStart"/>
      <w:r w:rsidRPr="00214DAA">
        <w:rPr>
          <w:sz w:val="22"/>
          <w:szCs w:val="22"/>
        </w:rPr>
        <w:t>a</w:t>
      </w:r>
      <w:proofErr w:type="gramEnd"/>
      <w:r w:rsidRPr="00214DAA">
        <w:rPr>
          <w:sz w:val="22"/>
          <w:szCs w:val="22"/>
        </w:rPr>
        <w:t xml:space="preserve"> AUC between 0.6 and 0.78, with the training set converging on a AUC of around 0.78.</w:t>
      </w:r>
    </w:p>
    <w:p w14:paraId="77A2D0DD" w14:textId="3C3394CA" w:rsidR="003C272E" w:rsidRPr="00214DAA" w:rsidRDefault="003C272E" w:rsidP="00E4688C">
      <w:pPr>
        <w:spacing w:line="360" w:lineRule="auto"/>
        <w:jc w:val="both"/>
        <w:rPr>
          <w:sz w:val="22"/>
          <w:szCs w:val="22"/>
        </w:rPr>
      </w:pPr>
    </w:p>
    <w:p w14:paraId="21DFCF71" w14:textId="23FEEC81" w:rsidR="003C272E" w:rsidRPr="00214DAA" w:rsidRDefault="003C272E" w:rsidP="00E4688C">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47031544" w:rsidR="00820C56" w:rsidRDefault="000E2E6C" w:rsidP="00E4688C">
      <w:pPr>
        <w:spacing w:line="360" w:lineRule="auto"/>
        <w:jc w:val="both"/>
      </w:pPr>
      <w:r>
        <w:rPr>
          <w:noProof/>
        </w:rPr>
        <w:drawing>
          <wp:inline distT="0" distB="0" distL="0" distR="0" wp14:anchorId="2BA7A9CF" wp14:editId="7DDE95BC">
            <wp:extent cx="5924773" cy="39285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6" cy="3936386"/>
                    </a:xfrm>
                    <a:prstGeom prst="rect">
                      <a:avLst/>
                    </a:prstGeom>
                    <a:noFill/>
                  </pic:spPr>
                </pic:pic>
              </a:graphicData>
            </a:graphic>
          </wp:inline>
        </w:drawing>
      </w:r>
    </w:p>
    <w:p w14:paraId="0063E6C2" w14:textId="07AD92E6" w:rsidR="00820C56" w:rsidRPr="00214DAA" w:rsidRDefault="003C272E" w:rsidP="00E4688C">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E4688C">
      <w:pPr>
        <w:pStyle w:val="Heading2"/>
        <w:spacing w:line="360" w:lineRule="auto"/>
        <w:jc w:val="both"/>
      </w:pPr>
      <w:r>
        <w:t>Colorectal Cancer Dataset (CRC)</w:t>
      </w:r>
    </w:p>
    <w:p w14:paraId="250F3AA8" w14:textId="16164BC2" w:rsidR="005E52C3" w:rsidRDefault="00130178" w:rsidP="00E4688C">
      <w:pPr>
        <w:pStyle w:val="Heading3"/>
        <w:spacing w:line="360" w:lineRule="auto"/>
        <w:jc w:val="both"/>
      </w:pPr>
      <w:r>
        <w:t>GLMNET</w:t>
      </w:r>
    </w:p>
    <w:p w14:paraId="7DE35177" w14:textId="338F25C6" w:rsidR="00130178" w:rsidRDefault="00130178" w:rsidP="00E4688C">
      <w:pPr>
        <w:pStyle w:val="Heading4"/>
        <w:spacing w:line="360" w:lineRule="auto"/>
        <w:jc w:val="both"/>
      </w:pPr>
      <w:r>
        <w:t>Classification</w:t>
      </w:r>
    </w:p>
    <w:p w14:paraId="1815C1A5" w14:textId="73DA43C8" w:rsidR="00DB51B7" w:rsidRDefault="00DB51B7" w:rsidP="00E4688C">
      <w:pPr>
        <w:spacing w:line="360" w:lineRule="auto"/>
        <w:jc w:val="both"/>
        <w:rPr>
          <w:sz w:val="22"/>
          <w:szCs w:val="22"/>
        </w:rPr>
      </w:pPr>
      <w:r w:rsidRPr="00214DAA">
        <w:rPr>
          <w:sz w:val="22"/>
          <w:szCs w:val="22"/>
        </w:rPr>
        <w:lastRenderedPageBreak/>
        <w:t>In this figure, the predictor column was “</w:t>
      </w:r>
      <w:r>
        <w:rPr>
          <w:sz w:val="22"/>
          <w:szCs w:val="22"/>
        </w:rPr>
        <w:t>Group</w:t>
      </w:r>
      <w:r w:rsidRPr="00214DAA">
        <w:rPr>
          <w:sz w:val="22"/>
          <w:szCs w:val="22"/>
        </w:rPr>
        <w:t xml:space="preserve">”, i.e.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E4688C">
      <w:pPr>
        <w:spacing w:line="360" w:lineRule="auto"/>
        <w:jc w:val="both"/>
        <w:rPr>
          <w:sz w:val="22"/>
          <w:szCs w:val="22"/>
        </w:rPr>
      </w:pPr>
      <w:r>
        <w:rPr>
          <w:noProof/>
          <w:sz w:val="22"/>
          <w:szCs w:val="22"/>
        </w:rPr>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E4688C">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w:t>
      </w:r>
      <w:proofErr w:type="spellStart"/>
      <w:r w:rsidRPr="00214DAA">
        <w:rPr>
          <w:sz w:val="22"/>
          <w:szCs w:val="22"/>
        </w:rPr>
        <w:t>codacore</w:t>
      </w:r>
      <w:proofErr w:type="spellEnd"/>
      <w:r w:rsidRPr="00214DAA">
        <w:rPr>
          <w:sz w:val="22"/>
          <w:szCs w:val="22"/>
        </w:rPr>
        <w:t xml:space="preserve"> models. </w:t>
      </w:r>
    </w:p>
    <w:p w14:paraId="0F5ECC83" w14:textId="4BDCAAFB" w:rsidR="009114C1" w:rsidRPr="00662B0A" w:rsidRDefault="009114C1" w:rsidP="00E4688C">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E4688C">
      <w:pPr>
        <w:spacing w:line="360" w:lineRule="auto"/>
        <w:jc w:val="both"/>
      </w:pPr>
    </w:p>
    <w:p w14:paraId="007DA062" w14:textId="359D6F89" w:rsidR="00130178" w:rsidRPr="00130178" w:rsidRDefault="00130178" w:rsidP="00E4688C">
      <w:pPr>
        <w:pStyle w:val="Heading4"/>
        <w:spacing w:line="360" w:lineRule="auto"/>
        <w:jc w:val="both"/>
      </w:pPr>
      <w:r>
        <w:t>Regression</w:t>
      </w:r>
    </w:p>
    <w:p w14:paraId="12F8F7A8" w14:textId="66132E2A" w:rsidR="00DB51B7" w:rsidRPr="00634EB4" w:rsidRDefault="00DB51B7" w:rsidP="00E4688C">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E4688C">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E4688C">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E4688C">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E4688C">
      <w:pPr>
        <w:pStyle w:val="Heading2"/>
        <w:spacing w:line="360" w:lineRule="auto"/>
        <w:jc w:val="both"/>
      </w:pPr>
      <w:r>
        <w:t>Polycystic Ovary Syndrome Dataset (PCOS)</w:t>
      </w:r>
    </w:p>
    <w:p w14:paraId="2C386317" w14:textId="669084B5" w:rsidR="005E52C3" w:rsidRPr="00214DAA" w:rsidRDefault="009F575C" w:rsidP="00E4688C">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E4688C">
      <w:pPr>
        <w:pStyle w:val="Heading3"/>
        <w:spacing w:line="360" w:lineRule="auto"/>
        <w:jc w:val="both"/>
      </w:pPr>
      <w:r>
        <w:t>GLMNET</w:t>
      </w:r>
    </w:p>
    <w:p w14:paraId="4044B368" w14:textId="7BA4D7A4" w:rsidR="008073F3" w:rsidRDefault="008073F3" w:rsidP="00E4688C">
      <w:pPr>
        <w:pStyle w:val="Heading4"/>
        <w:spacing w:line="360" w:lineRule="auto"/>
        <w:jc w:val="both"/>
      </w:pPr>
      <w:r>
        <w:t>Classification</w:t>
      </w:r>
    </w:p>
    <w:p w14:paraId="7DF1BAEA" w14:textId="36F218D6" w:rsidR="009F575C" w:rsidRPr="00214DAA" w:rsidRDefault="009F575C" w:rsidP="00E4688C">
      <w:pPr>
        <w:spacing w:line="360" w:lineRule="auto"/>
        <w:jc w:val="both"/>
        <w:rPr>
          <w:sz w:val="22"/>
          <w:szCs w:val="22"/>
        </w:rPr>
      </w:pPr>
      <w:r w:rsidRPr="00214DAA">
        <w:rPr>
          <w:sz w:val="22"/>
          <w:szCs w:val="22"/>
        </w:rPr>
        <w:t>In this figure, the predictor column was “</w:t>
      </w:r>
      <w:proofErr w:type="spellStart"/>
      <w:r w:rsidRPr="00214DAA">
        <w:rPr>
          <w:sz w:val="22"/>
          <w:szCs w:val="22"/>
        </w:rPr>
        <w:t>PCOS_Riikka</w:t>
      </w:r>
      <w:proofErr w:type="spellEnd"/>
      <w:r w:rsidRPr="00214DAA">
        <w:rPr>
          <w:sz w:val="22"/>
          <w:szCs w:val="22"/>
        </w:rPr>
        <w:t xml:space="preserve">”, i.e. the column that determined if someone had PCOS or not. All models were trained on the same training set. </w:t>
      </w:r>
    </w:p>
    <w:p w14:paraId="05A1ADBC" w14:textId="77777777" w:rsidR="00EE6027" w:rsidRDefault="003D4E41" w:rsidP="00E4688C">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3C3B0E79" w:rsidR="008073F3" w:rsidRDefault="00EE6027" w:rsidP="00E4688C">
      <w:pPr>
        <w:pStyle w:val="Caption"/>
        <w:spacing w:line="360" w:lineRule="auto"/>
        <w:jc w:val="both"/>
      </w:pPr>
      <w:r>
        <w:t xml:space="preserve">Figure </w:t>
      </w:r>
      <w:fldSimple w:instr=" SEQ Figure \* ARABIC ">
        <w:r w:rsidR="00B14130">
          <w:rPr>
            <w:noProof/>
          </w:rPr>
          <w:t>6</w:t>
        </w:r>
      </w:fldSimple>
    </w:p>
    <w:p w14:paraId="7CA4F3F1" w14:textId="74F13BA9" w:rsidR="00EE6027" w:rsidRPr="00EE6027" w:rsidRDefault="00EE6027" w:rsidP="00E4688C">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6B0F94B9" w14:textId="716734C0" w:rsidR="00F0363B" w:rsidRPr="00214DAA" w:rsidRDefault="00F0363B" w:rsidP="00E4688C">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between 0.7 and 0.8. The test set ranges between 0.5 and 0.6 for all </w:t>
      </w:r>
      <w:proofErr w:type="spellStart"/>
      <w:r w:rsidRPr="00214DAA">
        <w:rPr>
          <w:sz w:val="22"/>
          <w:szCs w:val="22"/>
        </w:rPr>
        <w:t>codacore</w:t>
      </w:r>
      <w:proofErr w:type="spellEnd"/>
      <w:r w:rsidRPr="00214DAA">
        <w:rPr>
          <w:sz w:val="22"/>
          <w:szCs w:val="22"/>
        </w:rPr>
        <w:t xml:space="preserve"> models. </w:t>
      </w:r>
    </w:p>
    <w:p w14:paraId="3D0C1A76" w14:textId="64C08E5A" w:rsidR="00214DAA" w:rsidRPr="00662B0A" w:rsidRDefault="00F0363B" w:rsidP="00E4688C">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E4688C">
      <w:pPr>
        <w:pStyle w:val="Heading4"/>
        <w:spacing w:line="360" w:lineRule="auto"/>
        <w:jc w:val="both"/>
      </w:pPr>
      <w:r>
        <w:t>Regression</w:t>
      </w:r>
    </w:p>
    <w:p w14:paraId="75F5A212" w14:textId="786A3438" w:rsidR="00214DAA" w:rsidRPr="00214DAA" w:rsidRDefault="00214DAA" w:rsidP="00E4688C">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E4688C">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2CEFC9A8" w:rsidR="008073F3" w:rsidRDefault="00B14130" w:rsidP="00E4688C">
      <w:pPr>
        <w:pStyle w:val="Caption"/>
        <w:spacing w:line="360" w:lineRule="auto"/>
        <w:jc w:val="both"/>
      </w:pPr>
      <w:r>
        <w:t xml:space="preserve">Figure </w:t>
      </w:r>
      <w:fldSimple w:instr=" SEQ Figure \* ARABIC ">
        <w:r>
          <w:rPr>
            <w:noProof/>
          </w:rPr>
          <w:t>7</w:t>
        </w:r>
      </w:fldSimple>
    </w:p>
    <w:p w14:paraId="0CAEC627" w14:textId="23FA7193" w:rsidR="00B14130" w:rsidRPr="00EE6027" w:rsidRDefault="00B14130" w:rsidP="00E4688C">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0D9B3B31" w14:textId="325EBDE5" w:rsidR="00B14130" w:rsidRPr="00214DAA" w:rsidRDefault="00B14130" w:rsidP="00E4688C">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E4688C">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E4688C">
      <w:pPr>
        <w:pStyle w:val="Heading3"/>
        <w:spacing w:line="360" w:lineRule="auto"/>
        <w:jc w:val="both"/>
      </w:pPr>
      <w:r>
        <w:t>xgboost</w:t>
      </w:r>
    </w:p>
    <w:p w14:paraId="41A40255" w14:textId="11F7C83B" w:rsidR="009F5339" w:rsidRDefault="009F5339" w:rsidP="00E4688C">
      <w:pPr>
        <w:pStyle w:val="Heading4"/>
        <w:spacing w:line="360" w:lineRule="auto"/>
        <w:jc w:val="both"/>
      </w:pPr>
      <w:r>
        <w:t>classification</w:t>
      </w:r>
    </w:p>
    <w:p w14:paraId="69C929FE" w14:textId="655CD5B4" w:rsidR="009F5339" w:rsidRDefault="009F5339" w:rsidP="00E4688C">
      <w:pPr>
        <w:spacing w:line="360" w:lineRule="auto"/>
        <w:jc w:val="both"/>
      </w:pPr>
    </w:p>
    <w:p w14:paraId="357F51D4" w14:textId="36433BEA" w:rsidR="009F5339" w:rsidRPr="009F5339" w:rsidRDefault="009F5339" w:rsidP="00E4688C">
      <w:pPr>
        <w:pStyle w:val="Heading4"/>
        <w:spacing w:line="360" w:lineRule="auto"/>
        <w:jc w:val="both"/>
      </w:pPr>
      <w:r>
        <w:t>regression</w:t>
      </w:r>
    </w:p>
    <w:p w14:paraId="0D40B968" w14:textId="77777777" w:rsidR="005E52C3" w:rsidRDefault="005E52C3" w:rsidP="00E4688C">
      <w:pPr>
        <w:spacing w:line="360" w:lineRule="auto"/>
        <w:jc w:val="both"/>
      </w:pPr>
    </w:p>
    <w:p w14:paraId="5E8B1C4B" w14:textId="77777777" w:rsidR="005E52C3" w:rsidRDefault="005E52C3" w:rsidP="00E4688C">
      <w:pPr>
        <w:spacing w:line="360" w:lineRule="auto"/>
        <w:jc w:val="both"/>
      </w:pPr>
    </w:p>
    <w:p w14:paraId="506FD504" w14:textId="77777777" w:rsidR="005E52C3" w:rsidRDefault="005E52C3" w:rsidP="00E4688C">
      <w:pPr>
        <w:pStyle w:val="Heading2"/>
        <w:spacing w:line="360" w:lineRule="auto"/>
        <w:jc w:val="both"/>
      </w:pPr>
      <w:r>
        <w:lastRenderedPageBreak/>
        <w:t>Estonian Biobank Dataset (EstMB)</w:t>
      </w:r>
    </w:p>
    <w:p w14:paraId="1180AE65" w14:textId="77777777" w:rsidR="005E52C3" w:rsidRDefault="005E52C3" w:rsidP="00E4688C">
      <w:pPr>
        <w:spacing w:line="360" w:lineRule="auto"/>
        <w:jc w:val="both"/>
      </w:pPr>
    </w:p>
    <w:p w14:paraId="75CDEB16" w14:textId="6D4BD6EA" w:rsidR="009F4DA7" w:rsidRDefault="009F4DA7" w:rsidP="00E4688C">
      <w:pPr>
        <w:spacing w:line="360" w:lineRule="auto"/>
        <w:jc w:val="both"/>
      </w:pPr>
      <w:r>
        <w:br w:type="page"/>
      </w:r>
    </w:p>
    <w:p w14:paraId="2BB07D5B" w14:textId="77777777" w:rsidR="00DB1AA5" w:rsidRDefault="00DB1AA5" w:rsidP="00E4688C">
      <w:pPr>
        <w:spacing w:line="360" w:lineRule="auto"/>
        <w:jc w:val="both"/>
      </w:pPr>
    </w:p>
    <w:p w14:paraId="37D5912C" w14:textId="2D5DB2D3" w:rsidR="009F4DA7" w:rsidRDefault="009F4DA7" w:rsidP="00E4688C">
      <w:pPr>
        <w:pStyle w:val="Heading1"/>
        <w:spacing w:line="360" w:lineRule="auto"/>
        <w:jc w:val="both"/>
      </w:pPr>
      <w:r>
        <w:t>Discussion</w:t>
      </w:r>
    </w:p>
    <w:p w14:paraId="566117B6" w14:textId="77777777" w:rsidR="00D37C91" w:rsidRDefault="00D37C91" w:rsidP="00E4688C">
      <w:pPr>
        <w:spacing w:line="360" w:lineRule="auto"/>
        <w:jc w:val="both"/>
      </w:pPr>
    </w:p>
    <w:p w14:paraId="3DB3E6DA" w14:textId="77777777" w:rsidR="00DB1AA5" w:rsidRDefault="00DB1AA5" w:rsidP="00E4688C">
      <w:pPr>
        <w:spacing w:line="360" w:lineRule="auto"/>
        <w:jc w:val="both"/>
      </w:pPr>
      <w:r>
        <w:t xml:space="preserve">Performance </w:t>
      </w:r>
      <w:proofErr w:type="spellStart"/>
      <w:r>
        <w:t>selbal</w:t>
      </w:r>
      <w:proofErr w:type="spellEnd"/>
      <w:r>
        <w:t xml:space="preserve"> and </w:t>
      </w:r>
      <w:proofErr w:type="spellStart"/>
      <w:r>
        <w:t>codacore</w:t>
      </w:r>
      <w:proofErr w:type="spellEnd"/>
      <w:r>
        <w:t>:</w:t>
      </w:r>
    </w:p>
    <w:p w14:paraId="376BB2CD" w14:textId="77777777" w:rsidR="00DB1AA5" w:rsidRDefault="00DB1AA5" w:rsidP="00E4688C">
      <w:pPr>
        <w:pStyle w:val="ListParagraph"/>
        <w:numPr>
          <w:ilvl w:val="0"/>
          <w:numId w:val="16"/>
        </w:numPr>
        <w:spacing w:line="360" w:lineRule="auto"/>
        <w:jc w:val="both"/>
      </w:pPr>
      <w:r>
        <w:t>takes quite a while for 500x1000 data set</w:t>
      </w:r>
    </w:p>
    <w:p w14:paraId="0DAF49C8" w14:textId="77777777" w:rsidR="00DB1AA5" w:rsidRDefault="00DB1AA5" w:rsidP="00E4688C">
      <w:pPr>
        <w:pStyle w:val="ListParagraph"/>
        <w:numPr>
          <w:ilvl w:val="0"/>
          <w:numId w:val="16"/>
        </w:numPr>
        <w:spacing w:line="360" w:lineRule="auto"/>
        <w:jc w:val="both"/>
      </w:pPr>
      <w:r>
        <w:t xml:space="preserve">at least 5-10 minutes for </w:t>
      </w:r>
      <w:proofErr w:type="spellStart"/>
      <w:r>
        <w:t>selbal</w:t>
      </w:r>
      <w:proofErr w:type="spellEnd"/>
    </w:p>
    <w:p w14:paraId="7AC7BCAA" w14:textId="77777777" w:rsidR="0017049F" w:rsidRDefault="00DB1AA5" w:rsidP="00E4688C">
      <w:pPr>
        <w:pStyle w:val="ListParagraph"/>
        <w:numPr>
          <w:ilvl w:val="0"/>
          <w:numId w:val="16"/>
        </w:numPr>
        <w:spacing w:line="360" w:lineRule="auto"/>
        <w:jc w:val="both"/>
      </w:pPr>
      <w:proofErr w:type="spellStart"/>
      <w:r>
        <w:t>codacore</w:t>
      </w:r>
      <w:proofErr w:type="spellEnd"/>
      <w:r>
        <w:t xml:space="preserve"> faster</w:t>
      </w:r>
    </w:p>
    <w:p w14:paraId="6AE49C56" w14:textId="77777777" w:rsidR="009768F0" w:rsidRDefault="0017049F" w:rsidP="00E4688C">
      <w:pPr>
        <w:pStyle w:val="ListParagraph"/>
        <w:numPr>
          <w:ilvl w:val="0"/>
          <w:numId w:val="16"/>
        </w:numPr>
        <w:spacing w:line="360" w:lineRule="auto"/>
        <w:jc w:val="both"/>
      </w:pPr>
      <w:r>
        <w:t>with CV even more</w:t>
      </w:r>
    </w:p>
    <w:p w14:paraId="2C96D73B" w14:textId="77777777" w:rsidR="00AB3DE9" w:rsidRDefault="009768F0" w:rsidP="00E4688C">
      <w:pPr>
        <w:pStyle w:val="ListParagraph"/>
        <w:numPr>
          <w:ilvl w:val="0"/>
          <w:numId w:val="16"/>
        </w:numPr>
        <w:spacing w:line="360" w:lineRule="auto"/>
        <w:jc w:val="both"/>
      </w:pPr>
      <w:proofErr w:type="spellStart"/>
      <w:r>
        <w:t>tensorflow</w:t>
      </w:r>
      <w:proofErr w:type="spellEnd"/>
      <w:r>
        <w:t xml:space="preserve"> necessary for </w:t>
      </w:r>
      <w:proofErr w:type="spellStart"/>
      <w:r>
        <w:t>codacore</w:t>
      </w:r>
      <w:proofErr w:type="spellEnd"/>
      <w:r>
        <w:t xml:space="preserve"> -&gt; installation problems</w:t>
      </w:r>
    </w:p>
    <w:p w14:paraId="1DD322A3" w14:textId="2811FA87" w:rsidR="00AB3DE9" w:rsidRDefault="00AB3DE9" w:rsidP="00E4688C">
      <w:pPr>
        <w:spacing w:line="360" w:lineRule="auto"/>
        <w:jc w:val="both"/>
      </w:pPr>
    </w:p>
    <w:p w14:paraId="54C4D4AC" w14:textId="18274D52" w:rsidR="001E67ED" w:rsidRDefault="001E67ED" w:rsidP="00E4688C">
      <w:pPr>
        <w:spacing w:line="360" w:lineRule="auto"/>
        <w:jc w:val="both"/>
      </w:pPr>
      <w:r>
        <w:t xml:space="preserve">comparison </w:t>
      </w:r>
      <w:proofErr w:type="spellStart"/>
      <w:r>
        <w:t>codacore</w:t>
      </w:r>
      <w:proofErr w:type="spellEnd"/>
      <w:r>
        <w:t xml:space="preserve"> and </w:t>
      </w:r>
      <w:proofErr w:type="spellStart"/>
      <w:r>
        <w:t>mikropml</w:t>
      </w:r>
      <w:proofErr w:type="spellEnd"/>
      <w:r>
        <w:t>:</w:t>
      </w:r>
    </w:p>
    <w:p w14:paraId="36CDFCEF" w14:textId="7AFD4F61" w:rsidR="001E67ED" w:rsidRDefault="001E67ED" w:rsidP="00E4688C">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E4688C">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E4688C">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E4688C">
      <w:pPr>
        <w:pStyle w:val="ListParagraph"/>
        <w:numPr>
          <w:ilvl w:val="0"/>
          <w:numId w:val="16"/>
        </w:numPr>
        <w:spacing w:line="360" w:lineRule="auto"/>
        <w:jc w:val="both"/>
      </w:pPr>
      <w:proofErr w:type="spellStart"/>
      <w:r>
        <w:t>ALRo</w:t>
      </w:r>
      <w:proofErr w:type="spellEnd"/>
      <w:r>
        <w:t xml:space="preserve"> and CLR seem to have very similar results over both data sets and model types</w:t>
      </w:r>
    </w:p>
    <w:p w14:paraId="0DE560D5" w14:textId="09CA5843" w:rsidR="00D356DF" w:rsidRDefault="003246D5" w:rsidP="00E4688C">
      <w:pPr>
        <w:pStyle w:val="ListParagraph"/>
        <w:numPr>
          <w:ilvl w:val="0"/>
          <w:numId w:val="16"/>
        </w:numPr>
        <w:spacing w:line="360" w:lineRule="auto"/>
        <w:jc w:val="both"/>
      </w:pPr>
      <w:r>
        <w:t xml:space="preserve">Even </w:t>
      </w:r>
      <w:proofErr w:type="spellStart"/>
      <w:r w:rsidR="00D356DF">
        <w:t>ALRw</w:t>
      </w:r>
      <w:proofErr w:type="spellEnd"/>
      <w:r w:rsidR="00D356DF">
        <w:t xml:space="preserve">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E4688C">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E4688C">
      <w:pPr>
        <w:pStyle w:val="ListParagraph"/>
        <w:numPr>
          <w:ilvl w:val="0"/>
          <w:numId w:val="16"/>
        </w:numPr>
        <w:spacing w:line="360" w:lineRule="auto"/>
        <w:jc w:val="both"/>
      </w:pPr>
      <w:r>
        <w:t>Transformations plus standard split seems to UNDERFIT data?</w:t>
      </w:r>
    </w:p>
    <w:p w14:paraId="3ED6AAFE" w14:textId="75ABE760" w:rsidR="00470316" w:rsidRDefault="00470316" w:rsidP="00E4688C">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E4688C">
      <w:pPr>
        <w:spacing w:line="360" w:lineRule="auto"/>
        <w:jc w:val="both"/>
      </w:pPr>
      <w:r>
        <w:t xml:space="preserve">This is because an underfit model has low variance and high bias. Variance refers to how much the model is dependent on the training data. For the case of a </w:t>
      </w:r>
      <w:proofErr w:type="gramStart"/>
      <w:r>
        <w:t>1 degree</w:t>
      </w:r>
      <w:proofErr w:type="gramEnd"/>
      <w:r>
        <w:t xml:space="preserv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5" w:history="1">
        <w:r w:rsidRPr="002D4992">
          <w:rPr>
            <w:rStyle w:val="Hyperlink"/>
          </w:rPr>
          <w:t>https://towardsdatascience.com/overfitting-vs-underfitting-a-complete-example-d05dd7e19765</w:t>
        </w:r>
      </w:hyperlink>
      <w:r w:rsidRPr="002D4992">
        <w:t xml:space="preserve">) -&gt; </w:t>
      </w:r>
      <w:proofErr w:type="spellStart"/>
      <w:r w:rsidR="002D4992" w:rsidRPr="002D4992">
        <w:t>xgboo</w:t>
      </w:r>
      <w:r w:rsidR="002D4992">
        <w:t>st</w:t>
      </w:r>
      <w:proofErr w:type="spellEnd"/>
      <w:r w:rsidR="002D4992">
        <w:t xml:space="preserve"> performance in comparison?</w:t>
      </w:r>
    </w:p>
    <w:p w14:paraId="2C0845B0" w14:textId="6EDBEAB3" w:rsidR="00C34530" w:rsidRPr="00C34530" w:rsidRDefault="00C34530" w:rsidP="00E4688C">
      <w:pPr>
        <w:spacing w:line="360" w:lineRule="auto"/>
        <w:jc w:val="both"/>
        <w:rPr>
          <w:b/>
          <w:bCs/>
          <w:color w:val="FF0000"/>
        </w:rPr>
      </w:pPr>
      <w:r w:rsidRPr="00C34530">
        <w:rPr>
          <w:b/>
          <w:bCs/>
          <w:color w:val="FF0000"/>
        </w:rPr>
        <w:t xml:space="preserve">Q: how is </w:t>
      </w:r>
      <w:proofErr w:type="spellStart"/>
      <w:r w:rsidRPr="00C34530">
        <w:rPr>
          <w:b/>
          <w:bCs/>
          <w:color w:val="FF0000"/>
        </w:rPr>
        <w:t>codacore</w:t>
      </w:r>
      <w:proofErr w:type="spellEnd"/>
      <w:r w:rsidRPr="00C34530">
        <w:rPr>
          <w:b/>
          <w:bCs/>
          <w:color w:val="FF0000"/>
        </w:rPr>
        <w:t xml:space="preserve"> working?</w:t>
      </w:r>
    </w:p>
    <w:p w14:paraId="45DC1B59" w14:textId="77777777" w:rsidR="001E67ED" w:rsidRDefault="001E67ED" w:rsidP="00E4688C">
      <w:pPr>
        <w:spacing w:line="360" w:lineRule="auto"/>
        <w:jc w:val="both"/>
      </w:pPr>
    </w:p>
    <w:p w14:paraId="35FAB9AF" w14:textId="77777777" w:rsidR="001E67ED" w:rsidRDefault="001E67ED" w:rsidP="00E4688C">
      <w:pPr>
        <w:spacing w:line="360" w:lineRule="auto"/>
        <w:jc w:val="both"/>
      </w:pPr>
    </w:p>
    <w:p w14:paraId="4D52243D" w14:textId="77777777" w:rsidR="00AB3DE9" w:rsidRDefault="00AB3DE9" w:rsidP="00E4688C">
      <w:pPr>
        <w:spacing w:line="360" w:lineRule="auto"/>
        <w:jc w:val="both"/>
      </w:pPr>
      <w:r>
        <w:t>Data leakage:</w:t>
      </w:r>
    </w:p>
    <w:p w14:paraId="736ADF46" w14:textId="77777777" w:rsidR="00AB3DE9" w:rsidRDefault="00AB3DE9" w:rsidP="00E4688C">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E4688C">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E4688C">
      <w:pPr>
        <w:pStyle w:val="ListParagraph"/>
        <w:numPr>
          <w:ilvl w:val="0"/>
          <w:numId w:val="16"/>
        </w:numPr>
        <w:spacing w:line="360" w:lineRule="auto"/>
        <w:jc w:val="both"/>
      </w:pPr>
      <w:r>
        <w:t>Makes interpretability even harder -&gt; use fixed denominator for test set (i.e. denominator from train set)?</w:t>
      </w:r>
    </w:p>
    <w:p w14:paraId="3621F7E7" w14:textId="77777777" w:rsidR="00AB3DE9" w:rsidRDefault="00AB3DE9" w:rsidP="00E4688C">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E4688C">
      <w:pPr>
        <w:pStyle w:val="ListParagraph"/>
        <w:numPr>
          <w:ilvl w:val="0"/>
          <w:numId w:val="16"/>
        </w:numPr>
        <w:spacing w:line="360" w:lineRule="auto"/>
        <w:jc w:val="both"/>
      </w:pPr>
      <w:r>
        <w:t xml:space="preserve">For data sets that show low correlations and are difficult for models, the nonleaky </w:t>
      </w:r>
      <w:proofErr w:type="spellStart"/>
      <w:r>
        <w:t>prodecure</w:t>
      </w:r>
      <w:proofErr w:type="spellEnd"/>
      <w:r>
        <w:t xml:space="preserve"> seems to work better. However, the AUCs are very similar.</w:t>
      </w:r>
    </w:p>
    <w:p w14:paraId="5D159825" w14:textId="02C635BD" w:rsidR="00C34530" w:rsidRPr="00C34530" w:rsidRDefault="00C34530" w:rsidP="00E4688C">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E4688C">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Content>
        <w:p w14:paraId="27326A0B" w14:textId="77777777" w:rsidR="00533D9A" w:rsidRDefault="00E17A48" w:rsidP="00E4688C">
          <w:pPr>
            <w:pStyle w:val="CitaviBibliographyHeading"/>
            <w:spacing w:line="360" w:lineRule="auto"/>
            <w:jc w:val="both"/>
          </w:pPr>
          <w:r w:rsidRPr="00B749B7">
            <w:fldChar w:fldCharType="begin"/>
          </w:r>
          <w:r w:rsidRPr="00B749B7">
            <w:instrText>ADDIN CitaviBibliography</w:instrText>
          </w:r>
          <w:r w:rsidRPr="00B749B7">
            <w:fldChar w:fldCharType="separate"/>
          </w:r>
          <w:r w:rsidR="00533D9A">
            <w:t>Publication bibliography</w:t>
          </w:r>
        </w:p>
        <w:p w14:paraId="5DB9F363" w14:textId="77777777" w:rsidR="00533D9A" w:rsidRDefault="00533D9A" w:rsidP="00E4688C">
          <w:pPr>
            <w:pStyle w:val="CitaviBibliographyEntry"/>
            <w:spacing w:line="360" w:lineRule="auto"/>
            <w:jc w:val="both"/>
          </w:pPr>
          <w:bookmarkStart w:id="43" w:name="_CTVL001262a3a0d12e247b79c886d6533e8b185"/>
          <w:r>
            <w:t>Aitchison, J. (1982): The Statistical Analysis of Compositional Data. In</w:t>
          </w:r>
          <w:bookmarkEnd w:id="43"/>
          <w:r>
            <w:t xml:space="preserve"> </w:t>
          </w:r>
          <w:r w:rsidRPr="00533D9A">
            <w:rPr>
              <w:i/>
            </w:rPr>
            <w:t xml:space="preserve">J. Royal Statistical Society </w:t>
          </w:r>
          <w:r w:rsidRPr="00533D9A">
            <w:t>44, pp. 139–177.</w:t>
          </w:r>
        </w:p>
        <w:p w14:paraId="1AC97B45" w14:textId="77777777" w:rsidR="00533D9A" w:rsidRDefault="00533D9A" w:rsidP="00E4688C">
          <w:pPr>
            <w:pStyle w:val="CitaviBibliographyEntry"/>
            <w:spacing w:line="360" w:lineRule="auto"/>
            <w:jc w:val="both"/>
          </w:pPr>
          <w:bookmarkStart w:id="44" w:name="_CTVL001ba2891766b3e474b8b3e7bcd6869cfcd"/>
          <w:r>
            <w:t>Cawley, Gavin C.; Talbot, Nicola L. C. (2010): On Over-fitting in Model Selection and Subsequent Selection Bias in Performance Evaluation. In</w:t>
          </w:r>
          <w:bookmarkEnd w:id="44"/>
          <w:r>
            <w:t xml:space="preserve"> </w:t>
          </w:r>
          <w:r w:rsidRPr="00533D9A">
            <w:rPr>
              <w:i/>
            </w:rPr>
            <w:t xml:space="preserve">Journal of Machine Learning Research </w:t>
          </w:r>
          <w:r w:rsidRPr="00533D9A">
            <w:t>11, pp. 2079–2107.</w:t>
          </w:r>
        </w:p>
        <w:p w14:paraId="3A6B6478" w14:textId="77777777" w:rsidR="00533D9A" w:rsidRDefault="00533D9A" w:rsidP="00E4688C">
          <w:pPr>
            <w:pStyle w:val="CitaviBibliographyEntry"/>
            <w:spacing w:line="360" w:lineRule="auto"/>
            <w:jc w:val="both"/>
          </w:pPr>
          <w:bookmarkStart w:id="45" w:name="_CTVL001078f7e93e6414bf698f748fe95b47879"/>
          <w:r>
            <w:t>Coenders, Germa; Greenacre, Michael (2021): Three approaches to supervised learning for compositional data with pairwise logratios. Available online at http://arxiv.org/pdf/2111.08953v1.</w:t>
          </w:r>
        </w:p>
        <w:p w14:paraId="1B8E953E" w14:textId="77777777" w:rsidR="00533D9A" w:rsidRDefault="00533D9A" w:rsidP="00E4688C">
          <w:pPr>
            <w:pStyle w:val="CitaviBibliographyEntry"/>
            <w:spacing w:line="360" w:lineRule="auto"/>
            <w:jc w:val="both"/>
          </w:pPr>
          <w:bookmarkStart w:id="46" w:name="_CTVL001ed0ca418fe954abaad7793be33e68ae2"/>
          <w:bookmarkEnd w:id="45"/>
          <w:r>
            <w:t>Gloor, Gregory B.; Macklaim, Jean M.; Pawlowsky-Glahn, Vera; Egozcue, Juan J. (2017): Microbiome Datasets Are Compositional: And This Is Not Optional. In</w:t>
          </w:r>
          <w:bookmarkEnd w:id="46"/>
          <w:r>
            <w:t xml:space="preserve"> </w:t>
          </w:r>
          <w:r w:rsidRPr="00533D9A">
            <w:rPr>
              <w:i/>
            </w:rPr>
            <w:t xml:space="preserve">Frontiers in microbiology </w:t>
          </w:r>
          <w:r w:rsidRPr="00533D9A">
            <w:t>8, p. 2224. DOI: 10.3389/fmicb.2017.02224.</w:t>
          </w:r>
        </w:p>
        <w:p w14:paraId="6026AD1E" w14:textId="77777777" w:rsidR="00533D9A" w:rsidRDefault="00533D9A" w:rsidP="00E4688C">
          <w:pPr>
            <w:pStyle w:val="CitaviBibliographyEntry"/>
            <w:spacing w:line="360" w:lineRule="auto"/>
            <w:jc w:val="both"/>
          </w:pPr>
          <w:bookmarkStart w:id="47" w:name="_CTVL00107592d42ffab42579d83e519013f6f92"/>
          <w:r>
            <w:t>Gordon-Rodriguez, Elliott; Quinn, Thomas P.; Cunningham, John P. (2021): Learning Sparse Log-Ratios for High-Throughput Sequencing Data.</w:t>
          </w:r>
        </w:p>
        <w:p w14:paraId="0F4B6467" w14:textId="77777777" w:rsidR="00533D9A" w:rsidRDefault="00533D9A" w:rsidP="00E4688C">
          <w:pPr>
            <w:pStyle w:val="CitaviBibliographyEntry"/>
            <w:spacing w:line="360" w:lineRule="auto"/>
            <w:jc w:val="both"/>
          </w:pPr>
          <w:bookmarkStart w:id="48" w:name="_CTVL00176efb5e1e6574358a6a8c8bb13b66126"/>
          <w:bookmarkEnd w:id="47"/>
          <w:r>
            <w:t>Greenacre, Michael; Grunsky, Eric; Bacon-Shone, John; Erb, Ionas; Quinn, Thomas (2022): Aitchison's Compositional Data Analysis 40 Years On: A Reappraisal. Available online at http://arxiv.org/pdf/2201.05197v1.</w:t>
          </w:r>
        </w:p>
        <w:p w14:paraId="1EB65841" w14:textId="77777777" w:rsidR="00533D9A" w:rsidRDefault="00533D9A" w:rsidP="00E4688C">
          <w:pPr>
            <w:pStyle w:val="CitaviBibliographyEntry"/>
            <w:spacing w:line="360" w:lineRule="auto"/>
            <w:jc w:val="both"/>
          </w:pPr>
          <w:bookmarkStart w:id="49" w:name="_CTVL0019df242fa79534efb9ec3462dd835521c"/>
          <w:bookmarkEnd w:id="48"/>
          <w:r>
            <w:t>Greenacre, Michael; Martínez-Álvaro, Marina; Blasco, Agustín (2021): Compositional data analysis of microbiome and any-omics datasets: a revalidation of the additive logratio transformation.</w:t>
          </w:r>
        </w:p>
        <w:p w14:paraId="30196131" w14:textId="77777777" w:rsidR="00533D9A" w:rsidRDefault="00533D9A" w:rsidP="00E4688C">
          <w:pPr>
            <w:pStyle w:val="CitaviBibliographyEntry"/>
            <w:spacing w:line="360" w:lineRule="auto"/>
            <w:jc w:val="both"/>
          </w:pPr>
          <w:bookmarkStart w:id="50" w:name="_CTVL001a69e53756edd4951bd2fe8ba2aee482c"/>
          <w:bookmarkEnd w:id="49"/>
          <w:r>
            <w:t>Griffith, Malachi; Walker, Jason R.; Spies, Nicholas C.; Ainscough, Benjamin J.; Griffith, Obi L. (2015): Informatics for RNA Sequencing: A Web Resource for Analysis on the Cloud. In</w:t>
          </w:r>
          <w:bookmarkEnd w:id="50"/>
          <w:r>
            <w:t xml:space="preserve"> </w:t>
          </w:r>
          <w:r w:rsidRPr="00533D9A">
            <w:rPr>
              <w:i/>
            </w:rPr>
            <w:t xml:space="preserve">PLoS Comput Biol </w:t>
          </w:r>
          <w:r w:rsidRPr="00533D9A">
            <w:t>11 (8), e1004393. DOI: 10.1371/journal.pcbi.1004393.</w:t>
          </w:r>
        </w:p>
        <w:p w14:paraId="3EDFF2DD" w14:textId="77777777" w:rsidR="00533D9A" w:rsidRDefault="00533D9A" w:rsidP="00E4688C">
          <w:pPr>
            <w:pStyle w:val="CitaviBibliographyEntry"/>
            <w:spacing w:line="360" w:lineRule="auto"/>
            <w:jc w:val="both"/>
          </w:pPr>
          <w:bookmarkStart w:id="51"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51"/>
          <w:r>
            <w:t xml:space="preserve"> </w:t>
          </w:r>
          <w:r w:rsidRPr="00533D9A">
            <w:rPr>
              <w:i/>
            </w:rPr>
            <w:t xml:space="preserve">Frontiers in microbiology </w:t>
          </w:r>
          <w:r w:rsidRPr="00533D9A">
            <w:t>12, p. 634511. DOI: 10.3389/fmicb.2021.634511.</w:t>
          </w:r>
        </w:p>
        <w:p w14:paraId="5B038509" w14:textId="77777777" w:rsidR="00533D9A" w:rsidRDefault="00533D9A" w:rsidP="00E4688C">
          <w:pPr>
            <w:pStyle w:val="CitaviBibliographyEntry"/>
            <w:spacing w:line="360" w:lineRule="auto"/>
            <w:jc w:val="both"/>
          </w:pPr>
          <w:bookmarkStart w:id="52" w:name="_CTVL001c3cdf9dc97434423982d15732220ff9b"/>
          <w:r>
            <w:t>Palarea-Albaladejo, Javier; Martín-Fernández, Josep Antoni (2015): zCompositions — R package for multivariate imputation of left-censored data under a compositional approach. In</w:t>
          </w:r>
          <w:bookmarkEnd w:id="52"/>
          <w:r>
            <w:t xml:space="preserve"> </w:t>
          </w:r>
          <w:r w:rsidRPr="00533D9A">
            <w:rPr>
              <w:i/>
            </w:rPr>
            <w:t xml:space="preserve">Chemometrics and Intelligent Laboratory Systems </w:t>
          </w:r>
          <w:r w:rsidRPr="00533D9A">
            <w:t>143, pp. 85–96. DOI: 10.1016/j.chemolab.2015.02.019.</w:t>
          </w:r>
        </w:p>
        <w:p w14:paraId="526C2C41" w14:textId="77777777" w:rsidR="00533D9A" w:rsidRDefault="00533D9A" w:rsidP="00E4688C">
          <w:pPr>
            <w:pStyle w:val="CitaviBibliographyEntry"/>
            <w:spacing w:line="360" w:lineRule="auto"/>
            <w:jc w:val="both"/>
          </w:pPr>
          <w:bookmarkStart w:id="53" w:name="_CTVL001b8d51e21f5c24e548021da1b922efc26"/>
          <w:r>
            <w:t>Quinn, Thomas P.; Erb, Ionas (2020): Interpretable Log Contrasts for the Classification of Health Biomarkers: a New Approach to Balance Selection. In</w:t>
          </w:r>
          <w:bookmarkEnd w:id="53"/>
          <w:r>
            <w:t xml:space="preserve"> </w:t>
          </w:r>
          <w:r w:rsidRPr="00533D9A">
            <w:rPr>
              <w:i/>
            </w:rPr>
            <w:t xml:space="preserve">mSystems </w:t>
          </w:r>
          <w:r w:rsidRPr="00533D9A">
            <w:t>5 (2). DOI: 10.1128/mSystems.00230-19.</w:t>
          </w:r>
        </w:p>
        <w:p w14:paraId="4EA3A173" w14:textId="77777777" w:rsidR="00533D9A" w:rsidRDefault="00533D9A" w:rsidP="00E4688C">
          <w:pPr>
            <w:pStyle w:val="CitaviBibliographyEntry"/>
            <w:spacing w:line="360" w:lineRule="auto"/>
            <w:jc w:val="both"/>
          </w:pPr>
          <w:bookmarkStart w:id="54" w:name="_CTVL0014a2ddac0855e4b7a9e210f38a60a89ff"/>
          <w:r>
            <w:t>Quinn, Thomas P.; Erb, Ionas; Richardson, Mark F.; Crowley, Tamsyn M. (2018): Understanding sequencing data as compositions: an outlook and review. In</w:t>
          </w:r>
          <w:bookmarkEnd w:id="54"/>
          <w:r>
            <w:t xml:space="preserve"> </w:t>
          </w:r>
          <w:r w:rsidRPr="00533D9A">
            <w:rPr>
              <w:i/>
            </w:rPr>
            <w:t xml:space="preserve">Bioinformatics (Oxford, England) </w:t>
          </w:r>
          <w:r w:rsidRPr="00533D9A">
            <w:t>34 (16), pp. 2870–2878. DOI: 10.1093/bioinformatics/bty175.</w:t>
          </w:r>
        </w:p>
        <w:p w14:paraId="1F807BAA" w14:textId="77777777" w:rsidR="00533D9A" w:rsidRDefault="00533D9A" w:rsidP="00E4688C">
          <w:pPr>
            <w:pStyle w:val="CitaviBibliographyEntry"/>
            <w:spacing w:line="360" w:lineRule="auto"/>
            <w:jc w:val="both"/>
          </w:pPr>
          <w:bookmarkStart w:id="55" w:name="_CTVL001152c434719eb4062a242faaa56f9330f"/>
          <w:r>
            <w:lastRenderedPageBreak/>
            <w:t>Rivera-Pinto, J.; Egozcue, J. J.; Pawlowsky-Glahn, V.; Paredes, R.; Noguera-Julian, M.; Calle, M. L. (2018): Balances: a New Perspective for Microbiome Analysis. In</w:t>
          </w:r>
          <w:bookmarkEnd w:id="55"/>
          <w:r>
            <w:t xml:space="preserve"> </w:t>
          </w:r>
          <w:r w:rsidRPr="00533D9A">
            <w:rPr>
              <w:i/>
            </w:rPr>
            <w:t xml:space="preserve">mSystems </w:t>
          </w:r>
          <w:r w:rsidRPr="00533D9A">
            <w:t>3 (4). DOI: 10.1128/mSystems.00053-18.</w:t>
          </w:r>
        </w:p>
        <w:p w14:paraId="25AADEA4" w14:textId="77777777" w:rsidR="00533D9A" w:rsidRDefault="00533D9A" w:rsidP="00E4688C">
          <w:pPr>
            <w:pStyle w:val="CitaviBibliographyEntry"/>
            <w:spacing w:line="360" w:lineRule="auto"/>
            <w:jc w:val="both"/>
          </w:pPr>
          <w:bookmarkStart w:id="56" w:name="_CTVL0019784fce7ec1948de937d0e9e4e5b4e7a"/>
          <w:r>
            <w:t>Tolosana-Delgado, Raimon; Khodadadzadeh, Mahdi; Talebi, Hassan (Eds.) (2019): On machine learning algorithms and compositional data.</w:t>
          </w:r>
        </w:p>
        <w:p w14:paraId="7AA46C47" w14:textId="77777777" w:rsidR="00533D9A" w:rsidRDefault="00533D9A" w:rsidP="00E4688C">
          <w:pPr>
            <w:pStyle w:val="CitaviBibliographyEntry"/>
            <w:spacing w:line="360" w:lineRule="auto"/>
            <w:jc w:val="both"/>
          </w:pPr>
          <w:bookmarkStart w:id="57" w:name="_CTVL001c905ada9e38c4830a44d65524a8f9601"/>
          <w:bookmarkEnd w:id="56"/>
          <w:r>
            <w:t>Tsamardinos, Ioannis; Rakhshani, Amin; Lagani, Vincenzo (2015): Performance-Estimation Properties of Cross-Validation-Based Protocols with Simultaneous Hyper-Parameter Optimization. In</w:t>
          </w:r>
          <w:bookmarkEnd w:id="57"/>
          <w:r>
            <w:t xml:space="preserve"> </w:t>
          </w:r>
          <w:r w:rsidRPr="00533D9A">
            <w:rPr>
              <w:i/>
            </w:rPr>
            <w:t xml:space="preserve">Int. J. Artif. Intell. Tools </w:t>
          </w:r>
          <w:r w:rsidRPr="00533D9A">
            <w:t>24 (05), p. 1540023. DOI: 10.1142/S0218213015400230.</w:t>
          </w:r>
        </w:p>
        <w:p w14:paraId="1B17E212" w14:textId="77777777" w:rsidR="00533D9A" w:rsidRDefault="00533D9A" w:rsidP="00E4688C">
          <w:pPr>
            <w:pStyle w:val="CitaviBibliographyEntry"/>
            <w:spacing w:line="360" w:lineRule="auto"/>
            <w:jc w:val="both"/>
          </w:pPr>
          <w:bookmarkStart w:id="58"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58"/>
          <w:r>
            <w:t xml:space="preserve"> </w:t>
          </w:r>
          <w:r w:rsidRPr="00533D9A">
            <w:rPr>
              <w:i/>
            </w:rPr>
            <w:t xml:space="preserve">Nature medicine </w:t>
          </w:r>
          <w:r w:rsidRPr="00533D9A">
            <w:t>25 (4), pp. 679–689. DOI: 10.1038/s41591-019-0406-6.</w:t>
          </w:r>
        </w:p>
        <w:p w14:paraId="3A3DD212" w14:textId="3307800E" w:rsidR="00E17A48" w:rsidRDefault="00533D9A" w:rsidP="00E4688C">
          <w:pPr>
            <w:pStyle w:val="CitaviBibliographyEntry"/>
            <w:spacing w:line="360" w:lineRule="auto"/>
            <w:jc w:val="both"/>
          </w:pPr>
          <w:bookmarkStart w:id="59" w:name="_CTVL001a839787221bc4932baffea33a5e76977"/>
          <w:r>
            <w:t>Zhang, Mo; Shi, Wenjiao (2019): Systematic comparison of five machine-learning methods in classification and interpolation of soil particle size fractions using different transformed data</w:t>
          </w:r>
          <w:bookmarkEnd w:id="59"/>
          <w:r>
            <w:t>.</w:t>
          </w:r>
          <w:r w:rsidR="00E17A48" w:rsidRPr="00B749B7">
            <w:fldChar w:fldCharType="end"/>
          </w:r>
        </w:p>
      </w:sdtContent>
    </w:sdt>
    <w:p w14:paraId="41C8570D" w14:textId="3DC06FE1" w:rsidR="00D47C74" w:rsidRDefault="00D47C74" w:rsidP="00E4688C">
      <w:pPr>
        <w:spacing w:line="360" w:lineRule="auto"/>
        <w:jc w:val="both"/>
      </w:pPr>
      <w:r>
        <w:br w:type="page"/>
      </w:r>
    </w:p>
    <w:p w14:paraId="1A90E2A2" w14:textId="392AB9F5" w:rsidR="00D47C74" w:rsidRDefault="00D47C74" w:rsidP="00E4688C">
      <w:pPr>
        <w:pStyle w:val="Heading1"/>
        <w:spacing w:line="360" w:lineRule="auto"/>
        <w:jc w:val="both"/>
      </w:pPr>
      <w:r>
        <w:lastRenderedPageBreak/>
        <w:t>Supplementary</w:t>
      </w:r>
    </w:p>
    <w:p w14:paraId="48CEE23F" w14:textId="77777777" w:rsidR="00292429" w:rsidRPr="00292429" w:rsidRDefault="00292429" w:rsidP="00E4688C">
      <w:pPr>
        <w:pStyle w:val="Heading2"/>
        <w:spacing w:line="360" w:lineRule="auto"/>
        <w:jc w:val="both"/>
      </w:pPr>
      <w:r w:rsidRPr="00292429">
        <w:t>Influence of Transformation on Holdout vs. 80/20</w:t>
      </w:r>
    </w:p>
    <w:p w14:paraId="43CA7775" w14:textId="77777777" w:rsidR="00292429" w:rsidRPr="00292429" w:rsidRDefault="00292429" w:rsidP="00E4688C">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E4688C">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E4688C">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E4688C">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E4688C">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E4688C">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E4688C">
      <w:pPr>
        <w:spacing w:line="360" w:lineRule="auto"/>
        <w:jc w:val="both"/>
      </w:pPr>
    </w:p>
    <w:p w14:paraId="7A22AAC7" w14:textId="4EFAC74D" w:rsidR="00D47C74" w:rsidRDefault="00D47C74" w:rsidP="00E4688C">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E4688C">
      <w:pPr>
        <w:spacing w:line="360" w:lineRule="auto"/>
        <w:jc w:val="both"/>
      </w:pPr>
    </w:p>
    <w:p w14:paraId="794FE76A" w14:textId="77777777" w:rsidR="005760C5" w:rsidRPr="0088200A" w:rsidRDefault="005760C5" w:rsidP="005760C5">
      <w:pPr>
        <w:pStyle w:val="Heading3"/>
        <w:spacing w:line="360" w:lineRule="auto"/>
        <w:jc w:val="both"/>
        <w:rPr>
          <w:strike/>
          <w:sz w:val="22"/>
          <w:szCs w:val="22"/>
        </w:rPr>
      </w:pPr>
      <w:bookmarkStart w:id="60" w:name="_Toc96333818"/>
      <w:commentRangeStart w:id="61"/>
      <w:commentRangeStart w:id="62"/>
      <w:r w:rsidRPr="0088200A">
        <w:rPr>
          <w:strike/>
          <w:sz w:val="22"/>
          <w:szCs w:val="22"/>
        </w:rPr>
        <w:t>M</w:t>
      </w:r>
      <w:commentRangeEnd w:id="61"/>
      <w:r w:rsidRPr="0088200A">
        <w:rPr>
          <w:rStyle w:val="CommentReference"/>
          <w:caps w:val="0"/>
          <w:strike/>
          <w:color w:val="auto"/>
          <w:spacing w:val="0"/>
          <w:sz w:val="22"/>
          <w:szCs w:val="22"/>
        </w:rPr>
        <w:commentReference w:id="61"/>
      </w:r>
      <w:commentRangeEnd w:id="62"/>
      <w:r w:rsidRPr="0088200A">
        <w:rPr>
          <w:rStyle w:val="CommentReference"/>
          <w:caps w:val="0"/>
          <w:strike/>
          <w:color w:val="auto"/>
          <w:spacing w:val="0"/>
        </w:rPr>
        <w:commentReference w:id="62"/>
      </w:r>
      <w:r w:rsidRPr="0088200A">
        <w:rPr>
          <w:strike/>
          <w:sz w:val="22"/>
          <w:szCs w:val="22"/>
        </w:rPr>
        <w:t>icrobiome Data is Compositional</w:t>
      </w:r>
      <w:bookmarkEnd w:id="60"/>
      <w:r w:rsidRPr="0088200A">
        <w:rPr>
          <w:strike/>
          <w:sz w:val="22"/>
          <w:szCs w:val="22"/>
        </w:rPr>
        <w:t xml:space="preserve"> </w:t>
      </w:r>
    </w:p>
    <w:p w14:paraId="096DB955"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sz w:val="22"/>
          <w:szCs w:val="22"/>
        </w:rPr>
        <w:t xml:space="preserve">Microbiome data is achieved by taking a population of (total or fractionated) RNA, converting them to a library of cDNA fragments, optionally amplifying the fragments, and then sequencing those fragments in a ‘high-throughput manner’ </w:t>
      </w:r>
      <w:sdt>
        <w:sdtPr>
          <w:rPr>
            <w:strike/>
            <w:sz w:val="22"/>
            <w:szCs w:val="22"/>
          </w:rPr>
          <w:alias w:val="To edit, see citavi.com/edit"/>
          <w:tag w:val="CitaviPlaceholder#1f17828f-d5aa-4437-8e3e-ac778ad870b4"/>
          <w:id w:val="1236673454"/>
          <w:placeholder>
            <w:docPart w:val="154A6F58656D4ABA874DE0C6634566B5"/>
          </w:placeholder>
        </w:sdt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xml:space="preserve">. This methodology is known as next generation sequencing. The result of NGS is a virtual library of many short sequence fragments that are converted to a numeric dataset through alignment (most often to a previously established reference genome or transcriptome) and quantification </w:t>
      </w:r>
      <w:sdt>
        <w:sdtPr>
          <w:rPr>
            <w:strike/>
            <w:sz w:val="22"/>
            <w:szCs w:val="22"/>
          </w:rPr>
          <w:alias w:val="To edit, see citavi.com/edit"/>
          <w:tag w:val="CitaviPlaceholder#6b07f8eb-63df-489e-a212-b01f0b74e403"/>
          <w:id w:val="-1636180436"/>
          <w:placeholder>
            <w:docPart w:val="154A6F58656D4ABA874DE0C6634566B5"/>
          </w:placeholder>
        </w:sdt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Pr="0088200A">
            <w:rPr>
              <w:strike/>
              <w:sz w:val="22"/>
              <w:szCs w:val="22"/>
            </w:rPr>
            <w:fldChar w:fldCharType="separate"/>
          </w:r>
          <w:r w:rsidRPr="0088200A">
            <w:rPr>
              <w:strike/>
              <w:sz w:val="22"/>
              <w:szCs w:val="22"/>
            </w:rPr>
            <w:t>(Griffith et al. 2015)</w:t>
          </w:r>
          <w:r w:rsidRPr="0088200A">
            <w:rPr>
              <w:strike/>
              <w:sz w:val="22"/>
              <w:szCs w:val="22"/>
            </w:rPr>
            <w:fldChar w:fldCharType="end"/>
          </w:r>
        </w:sdtContent>
      </w:sdt>
      <w:r w:rsidRPr="0088200A">
        <w:rPr>
          <w:strike/>
          <w:sz w:val="22"/>
          <w:szCs w:val="22"/>
        </w:rPr>
        <w:t xml:space="preserve">. Thus, sequence abundances are not absolute abundances because the total number of sequences measured by sequencing machines ultimately depends on the chemistry of the assay, not the input </w:t>
      </w:r>
      <w:commentRangeStart w:id="63"/>
      <w:commentRangeStart w:id="64"/>
      <w:commentRangeStart w:id="65"/>
      <w:r w:rsidRPr="0088200A">
        <w:rPr>
          <w:strike/>
          <w:sz w:val="22"/>
          <w:szCs w:val="22"/>
        </w:rPr>
        <w:t xml:space="preserve">material </w:t>
      </w:r>
      <w:sdt>
        <w:sdtPr>
          <w:rPr>
            <w:strike/>
            <w:sz w:val="22"/>
            <w:szCs w:val="22"/>
          </w:rPr>
          <w:alias w:val="To edit, see citavi.com/edit"/>
          <w:tag w:val="CitaviPlaceholder#abe753a9-4427-43ec-b16f-933aa96d950a"/>
          <w:id w:val="122968308"/>
          <w:placeholder>
            <w:docPart w:val="9FE0998655544DFB9FC5B57069D4B912"/>
          </w:placeholder>
        </w:sdtPr>
        <w:sdtContent>
          <w:commentRangeEnd w:id="65"/>
          <w:r w:rsidRPr="0088200A">
            <w:rPr>
              <w:rStyle w:val="CommentReference"/>
              <w:strike/>
              <w:sz w:val="22"/>
              <w:szCs w:val="22"/>
            </w:rPr>
            <w:commentReference w:id="65"/>
          </w:r>
          <w:commentRangeEnd w:id="63"/>
          <w:r w:rsidRPr="0088200A">
            <w:rPr>
              <w:rStyle w:val="CommentReference"/>
              <w:strike/>
              <w:sz w:val="22"/>
              <w:szCs w:val="22"/>
            </w:rPr>
            <w:commentReference w:id="63"/>
          </w:r>
          <w:commentRangeEnd w:id="64"/>
          <w:r w:rsidRPr="0088200A">
            <w:rPr>
              <w:rStyle w:val="CommentReference"/>
              <w:strike/>
              <w:sz w:val="22"/>
              <w:szCs w:val="22"/>
            </w:rPr>
            <w:commentReference w:id="64"/>
          </w:r>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w:t>
      </w:r>
    </w:p>
    <w:p w14:paraId="516BB40A" w14:textId="77777777" w:rsidR="005760C5" w:rsidRPr="0088200A" w:rsidRDefault="005760C5" w:rsidP="005760C5">
      <w:pPr>
        <w:autoSpaceDE w:val="0"/>
        <w:autoSpaceDN w:val="0"/>
        <w:adjustRightInd w:val="0"/>
        <w:spacing w:before="0" w:after="0" w:line="360" w:lineRule="auto"/>
        <w:jc w:val="both"/>
        <w:rPr>
          <w:strike/>
          <w:sz w:val="22"/>
          <w:szCs w:val="22"/>
        </w:rPr>
      </w:pPr>
    </w:p>
    <w:p w14:paraId="2BE6CC62"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sz w:val="22"/>
          <w:szCs w:val="22"/>
        </w:rPr>
        <w:t xml:space="preserve">This leads to the illusion that sequencing data appears as count data, but in reality, only relative abundance of the microbial features can be observed </w:t>
      </w:r>
      <w:sdt>
        <w:sdtPr>
          <w:rPr>
            <w:strike/>
            <w:sz w:val="22"/>
            <w:szCs w:val="22"/>
          </w:rPr>
          <w:alias w:val="To edit, see citavi.com/edit"/>
          <w:tag w:val="CitaviPlaceholder#511c819f-553b-4bbb-9599-9f979a775134"/>
          <w:id w:val="-529878068"/>
          <w:placeholder>
            <w:docPart w:val="154A6F58656D4ABA874DE0C6634566B5"/>
          </w:placeholder>
        </w:sdt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2Y0MjhkLWM0NzItNGJmOC1hYjkzLWM0ODlmMDMzMDc0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ExYzgxOWYtNTUzYi00YmJiLTk1OTktOWY5NzlhNzc1MTM0IiwiVGV4dCI6IihHbG9vciBldCBhbC4gMjAxNykiLCJXQUlWZXJzaW9uIjoiNi4xMS4wLjAifQ==}</w:instrText>
          </w:r>
          <w:r w:rsidRPr="0088200A">
            <w:rPr>
              <w:strike/>
              <w:sz w:val="22"/>
              <w:szCs w:val="22"/>
            </w:rPr>
            <w:fldChar w:fldCharType="separate"/>
          </w:r>
          <w:r w:rsidRPr="0088200A">
            <w:rPr>
              <w:strike/>
              <w:sz w:val="22"/>
              <w:szCs w:val="22"/>
            </w:rPr>
            <w:t>(</w:t>
          </w:r>
          <w:proofErr w:type="spellStart"/>
          <w:r w:rsidRPr="0088200A">
            <w:rPr>
              <w:strike/>
              <w:sz w:val="22"/>
              <w:szCs w:val="22"/>
            </w:rPr>
            <w:t>Gloor</w:t>
          </w:r>
          <w:proofErr w:type="spellEnd"/>
          <w:r w:rsidRPr="0088200A">
            <w:rPr>
              <w:strike/>
              <w:sz w:val="22"/>
              <w:szCs w:val="22"/>
            </w:rPr>
            <w:t xml:space="preserve"> et al. 2017)</w:t>
          </w:r>
          <w:r w:rsidRPr="0088200A">
            <w:rPr>
              <w:strike/>
              <w:sz w:val="22"/>
              <w:szCs w:val="22"/>
            </w:rPr>
            <w:fldChar w:fldCharType="end"/>
          </w:r>
        </w:sdtContent>
      </w:sdt>
      <w:r w:rsidRPr="0088200A">
        <w:rPr>
          <w:strike/>
          <w:sz w:val="22"/>
          <w:szCs w:val="22"/>
        </w:rPr>
        <w:t xml:space="preserve">, since the abundances for each sample are constrained by an arbitrary total sum </w:t>
      </w:r>
      <w:sdt>
        <w:sdtPr>
          <w:rPr>
            <w:strike/>
            <w:sz w:val="22"/>
            <w:szCs w:val="22"/>
          </w:rPr>
          <w:alias w:val="To edit, see citavi.com/edit"/>
          <w:tag w:val="CitaviPlaceholder#4f69a6fc-4751-4316-b02a-9c1fb33a86d7"/>
          <w:id w:val="-2042347127"/>
          <w:placeholder>
            <w:docPart w:val="154A6F58656D4ABA874DE0C6634566B5"/>
          </w:placeholder>
        </w:sdt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U1ZjFlLTQ1MDgtNDQ2NS05NmQ4LWY0MWM2OGM3MTg0O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RmNjlhNmZjLTQ3NTEtNDMxNi1iMDJhLTljMWZiMzNhODZkNy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xml:space="preserve">. Thus, the individual </w:t>
      </w:r>
      <w:r w:rsidRPr="0088200A">
        <w:rPr>
          <w:strike/>
          <w:sz w:val="22"/>
          <w:szCs w:val="22"/>
        </w:rPr>
        <w:lastRenderedPageBreak/>
        <w:t xml:space="preserve">values of the observed counts are irrelevant </w:t>
      </w:r>
      <w:sdt>
        <w:sdtPr>
          <w:rPr>
            <w:strike/>
            <w:sz w:val="22"/>
            <w:szCs w:val="22"/>
          </w:rPr>
          <w:alias w:val="To edit, see citavi.com/edit"/>
          <w:tag w:val="CitaviPlaceholder#8b6e45b2-b36b-47a0-b127-09707fc790d5"/>
          <w:id w:val="-1394188067"/>
          <w:placeholder>
            <w:docPart w:val="154A6F58656D4ABA874DE0C6634566B5"/>
          </w:placeholder>
        </w:sdt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I3MjYxLWZkZDgtNDM5OS1hMGFmLTFlMjJmNWY5ODc4Z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hiNmU0NWIyLWIzNmItNDdhMC1iMTI3LTA5NzA3ZmM3OTBkNS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The following figure displays this problematic visually:</w:t>
      </w:r>
    </w:p>
    <w:p w14:paraId="503BA2E4"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noProof/>
          <w:sz w:val="22"/>
          <w:szCs w:val="22"/>
        </w:rPr>
        <mc:AlternateContent>
          <mc:Choice Requires="wps">
            <w:drawing>
              <wp:anchor distT="0" distB="0" distL="114300" distR="114300" simplePos="0" relativeHeight="251696128" behindDoc="0" locked="0" layoutInCell="1" allowOverlap="1" wp14:anchorId="0ACF9A45" wp14:editId="595DF247">
                <wp:simplePos x="0" y="0"/>
                <wp:positionH relativeFrom="margin">
                  <wp:align>left</wp:align>
                </wp:positionH>
                <wp:positionV relativeFrom="paragraph">
                  <wp:posOffset>3470910</wp:posOffset>
                </wp:positionV>
                <wp:extent cx="59728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2D92D576" w14:textId="77777777" w:rsidR="005760C5" w:rsidRDefault="005760C5" w:rsidP="005760C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w:t>
                                </w:r>
                                <w:proofErr w:type="spellStart"/>
                                <w:r>
                                  <w:t>Gloor</w:t>
                                </w:r>
                                <w:proofErr w:type="spellEnd"/>
                                <w:r>
                                  <w:t xml:space="preserve">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6"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F9A45" id="Text Box 48" o:spid="_x0000_s1062" type="#_x0000_t202" style="position:absolute;left:0;text-align:left;margin-left:0;margin-top:273.3pt;width:470.3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tILgIAAGYEAAAOAAAAZHJzL2Uyb0RvYy54bWysVMFu2zAMvQ/YPwi6L06yt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" stroked="f">
                <v:textbox style="mso-fit-shape-to-text:t" inset="0,0,0,0">
                  <w:txbxContent>
                    <w:p w14:paraId="2D92D576" w14:textId="77777777" w:rsidR="005760C5" w:rsidRDefault="005760C5" w:rsidP="005760C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w:t>
                          </w:r>
                          <w:proofErr w:type="spellStart"/>
                          <w:r>
                            <w:t>Gloor</w:t>
                          </w:r>
                          <w:proofErr w:type="spellEnd"/>
                          <w:r>
                            <w:t xml:space="preserve">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7"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v:textbox>
                <w10:wrap type="topAndBottom" anchorx="margin"/>
              </v:shape>
            </w:pict>
          </mc:Fallback>
        </mc:AlternateContent>
      </w:r>
      <w:r w:rsidRPr="0088200A">
        <w:rPr>
          <w:strike/>
          <w:noProof/>
          <w:sz w:val="22"/>
          <w:szCs w:val="22"/>
        </w:rPr>
        <w:drawing>
          <wp:anchor distT="0" distB="0" distL="114300" distR="114300" simplePos="0" relativeHeight="251695104" behindDoc="0" locked="0" layoutInCell="1" allowOverlap="1" wp14:anchorId="042463E4" wp14:editId="0318C9FE">
            <wp:simplePos x="0" y="0"/>
            <wp:positionH relativeFrom="margin">
              <wp:align>center</wp:align>
            </wp:positionH>
            <wp:positionV relativeFrom="paragraph">
              <wp:posOffset>0</wp:posOffset>
            </wp:positionV>
            <wp:extent cx="5343525" cy="3171825"/>
            <wp:effectExtent l="0" t="0" r="9525" b="9525"/>
            <wp:wrapTopAndBottom/>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43525" cy="3171825"/>
                    </a:xfrm>
                    <a:prstGeom prst="rect">
                      <a:avLst/>
                    </a:prstGeom>
                  </pic:spPr>
                </pic:pic>
              </a:graphicData>
            </a:graphic>
          </wp:anchor>
        </w:drawing>
      </w:r>
    </w:p>
    <w:p w14:paraId="1AE4F61F" w14:textId="77777777" w:rsidR="005760C5" w:rsidRPr="0088200A" w:rsidRDefault="005760C5" w:rsidP="005760C5">
      <w:pPr>
        <w:spacing w:line="360" w:lineRule="auto"/>
        <w:jc w:val="both"/>
        <w:rPr>
          <w:rFonts w:eastAsia="MyriadPro-Regular" w:cstheme="minorHAnsi"/>
          <w:strike/>
          <w:sz w:val="22"/>
          <w:szCs w:val="22"/>
        </w:rPr>
      </w:pPr>
      <w:r w:rsidRPr="0088200A">
        <w:rPr>
          <w:rFonts w:eastAsia="MyriadPro-Regular" w:cstheme="minorHAnsi"/>
          <w:strike/>
          <w:sz w:val="22"/>
          <w:szCs w:val="22"/>
        </w:rPr>
        <w:t xml:space="preserve">Thus, relative abundance data - and microbiome data - are mathematically considered “compositional data”, with its own mathematical theory and properties. Compositional data lives in the positive simplex space and not in real Euclidean space, which is assumed by commonly used data analysis </w:t>
      </w:r>
      <w:sdt>
        <w:sdtPr>
          <w:rPr>
            <w:rFonts w:eastAsia="MyriadPro-Regular" w:cstheme="minorHAnsi"/>
            <w:strike/>
            <w:sz w:val="22"/>
            <w:szCs w:val="22"/>
          </w:rPr>
          <w:alias w:val="To edit, see citavi.com/edit"/>
          <w:tag w:val="CitaviPlaceholder#464b4af4-365c-4d16-bb5b-6e19c9d0a0ef"/>
          <w:id w:val="-1340080551"/>
          <w:placeholder>
            <w:docPart w:val="154A6F58656D4ABA874DE0C6634566B5"/>
          </w:placeholder>
        </w:sdt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(Quinn et al. 2018)</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Thus, compositional data is very awkward to handle due to its scarcity of meaningful definitions of independence </w:t>
      </w:r>
      <w:sdt>
        <w:sdtPr>
          <w:rPr>
            <w:rFonts w:eastAsia="MyriadPro-Regular" w:cstheme="minorHAnsi"/>
            <w:strike/>
            <w:sz w:val="22"/>
            <w:szCs w:val="22"/>
          </w:rPr>
          <w:alias w:val="To edit, see citavi.com/edit"/>
          <w:tag w:val="CitaviPlaceholder#80d2855c-4bd6-47cc-a89c-7f630976bd58"/>
          <w:id w:val="-1076426150"/>
          <w:placeholder>
            <w:docPart w:val="02E1A9BAF5AB48E5B709FEBE9231BAF4"/>
          </w:placeholder>
        </w:sdt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zg5Y2NlLTQxNmQtNGYyZS1iMjVjLWE1NDJhZGM3Yzk1Y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gwZDI4NTVjLTRiZDYtNDdjYy1hODljLTdmNjMwOTc2YmQ1OCIsIlRleHQiOiIoQWl0Y2hpc29uIDE5ODI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Luckily, the relative abundances of microbial features</w:t>
      </w:r>
      <w:commentRangeStart w:id="68"/>
      <w:r w:rsidRPr="0088200A">
        <w:rPr>
          <w:rFonts w:eastAsia="MyriadPro-Regular" w:cstheme="minorHAnsi"/>
          <w:strike/>
          <w:sz w:val="22"/>
          <w:szCs w:val="22"/>
        </w:rPr>
        <w:t xml:space="preserve"> still carry meaning</w:t>
      </w:r>
      <w:commentRangeEnd w:id="68"/>
      <w:r w:rsidRPr="0088200A">
        <w:rPr>
          <w:rFonts w:eastAsia="MyriadPro-Regular" w:cstheme="minorHAnsi"/>
          <w:strike/>
          <w:sz w:val="22"/>
          <w:szCs w:val="22"/>
        </w:rPr>
        <w:commentReference w:id="68"/>
      </w:r>
      <w:r w:rsidRPr="0088200A">
        <w:rPr>
          <w:rFonts w:eastAsia="MyriadPro-Regular" w:cstheme="minorHAnsi"/>
          <w:strike/>
          <w:sz w:val="22"/>
          <w:szCs w:val="22"/>
        </w:rPr>
        <w:t xml:space="preserve">. Several propositions have been made in the last few years to acknowledge compositional data in statistical analysis </w:t>
      </w:r>
      <w:sdt>
        <w:sdtPr>
          <w:rPr>
            <w:rFonts w:eastAsia="MyriadPro-Regular" w:cstheme="minorHAnsi"/>
            <w:strike/>
            <w:sz w:val="22"/>
            <w:szCs w:val="22"/>
          </w:rPr>
          <w:alias w:val="To edit, see citavi.com/edit"/>
          <w:tag w:val="CitaviPlaceholder#3cd182f6-964e-495c-bff8-d2f246665572"/>
          <w:id w:val="1849130327"/>
          <w:placeholder>
            <w:docPart w:val="154A6F58656D4ABA874DE0C6634566B5"/>
          </w:placeholder>
        </w:sdt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and increase its interpretability.</w:t>
      </w:r>
      <w:bookmarkStart w:id="69" w:name="_Toc96333819"/>
    </w:p>
    <w:p w14:paraId="5CC2CF50" w14:textId="77777777" w:rsidR="005760C5" w:rsidRPr="00E82092" w:rsidRDefault="005760C5" w:rsidP="005760C5">
      <w:pPr>
        <w:pStyle w:val="Heading3"/>
        <w:spacing w:line="360" w:lineRule="auto"/>
        <w:jc w:val="both"/>
        <w:rPr>
          <w:rFonts w:eastAsia="MyriadPro-Regular"/>
          <w:strike/>
          <w:sz w:val="22"/>
          <w:szCs w:val="22"/>
        </w:rPr>
      </w:pPr>
      <w:r w:rsidRPr="00E82092">
        <w:rPr>
          <w:rFonts w:eastAsia="MyriadPro-Regular"/>
          <w:strike/>
          <w:sz w:val="22"/>
          <w:szCs w:val="22"/>
        </w:rPr>
        <w:t>Current Solutions for Compositional Data in Statistical Analysis</w:t>
      </w:r>
      <w:bookmarkEnd w:id="69"/>
      <w:r w:rsidRPr="00E82092">
        <w:rPr>
          <w:rFonts w:eastAsia="MyriadPro-Regular"/>
          <w:strike/>
          <w:sz w:val="22"/>
          <w:szCs w:val="22"/>
        </w:rPr>
        <w:t xml:space="preserve"> </w:t>
      </w:r>
    </w:p>
    <w:p w14:paraId="389817EA" w14:textId="77777777" w:rsidR="005760C5" w:rsidRPr="00E82092" w:rsidRDefault="005760C5" w:rsidP="005760C5">
      <w:pPr>
        <w:spacing w:line="360" w:lineRule="auto"/>
        <w:jc w:val="both"/>
        <w:rPr>
          <w:rFonts w:eastAsia="MyriadPro-Regular" w:cstheme="minorHAnsi"/>
          <w:strike/>
          <w:sz w:val="22"/>
          <w:szCs w:val="22"/>
        </w:rPr>
      </w:pPr>
      <w:proofErr w:type="spellStart"/>
      <w:r w:rsidRPr="00E82092">
        <w:rPr>
          <w:rFonts w:eastAsia="MyriadPro-Regular" w:cstheme="minorHAnsi"/>
          <w:strike/>
          <w:sz w:val="22"/>
          <w:szCs w:val="22"/>
        </w:rPr>
        <w:lastRenderedPageBreak/>
        <w:t>Gloor</w:t>
      </w:r>
      <w:proofErr w:type="spellEnd"/>
      <w:r w:rsidRPr="00E82092">
        <w:rPr>
          <w:rFonts w:eastAsia="MyriadPro-Regular" w:cstheme="minorHAnsi"/>
          <w:strike/>
          <w:sz w:val="22"/>
          <w:szCs w:val="22"/>
        </w:rPr>
        <w:t xml:space="preserve"> et al. (2017) pointed out the importance of an alternative tool kit for compositional data. </w:t>
      </w:r>
      <w:r w:rsidRPr="00E82092">
        <w:rPr>
          <w:strike/>
          <w:noProof/>
          <w:sz w:val="22"/>
          <w:szCs w:val="22"/>
        </w:rPr>
        <mc:AlternateContent>
          <mc:Choice Requires="wps">
            <w:drawing>
              <wp:anchor distT="0" distB="0" distL="114300" distR="114300" simplePos="0" relativeHeight="251698176" behindDoc="0" locked="0" layoutInCell="1" allowOverlap="1" wp14:anchorId="6909D689" wp14:editId="397827A1">
                <wp:simplePos x="0" y="0"/>
                <wp:positionH relativeFrom="margin">
                  <wp:posOffset>48260</wp:posOffset>
                </wp:positionH>
                <wp:positionV relativeFrom="paragraph">
                  <wp:posOffset>5262245</wp:posOffset>
                </wp:positionV>
                <wp:extent cx="5902325" cy="635"/>
                <wp:effectExtent l="0" t="0" r="3175" b="4445"/>
                <wp:wrapTopAndBottom/>
                <wp:docPr id="36" name="Text Box 36"/>
                <wp:cNvGraphicFramePr/>
                <a:graphic xmlns:a="http://schemas.openxmlformats.org/drawingml/2006/main">
                  <a:graphicData uri="http://schemas.microsoft.com/office/word/2010/wordprocessingShape">
                    <wps:wsp>
                      <wps:cNvSpPr txBox="1"/>
                      <wps:spPr>
                        <a:xfrm>
                          <a:off x="0" y="0"/>
                          <a:ext cx="5902325" cy="635"/>
                        </a:xfrm>
                        <a:prstGeom prst="rect">
                          <a:avLst/>
                        </a:prstGeom>
                        <a:noFill/>
                        <a:ln>
                          <a:noFill/>
                        </a:ln>
                      </wps:spPr>
                      <wps:txbx>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 xml:space="preserve">Figure was taken from </w:t>
                            </w:r>
                            <w:proofErr w:type="spellStart"/>
                            <w:r>
                              <w:t>Gloor</w:t>
                            </w:r>
                            <w:proofErr w:type="spellEnd"/>
                            <w:r>
                              <w:t xml:space="preserve"> et al. (2017). It depicts a simplified standard microbiome computational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9D689" id="Text Box 36" o:spid="_x0000_s1063" type="#_x0000_t202" style="position:absolute;left:0;text-align:left;margin-left:3.8pt;margin-top:414.35pt;width:464.7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" filled="f" stroked="f">
                <v:textbox style="mso-fit-shape-to-text:t" inset="0,0,0,0">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 xml:space="preserve">Figure was taken from </w:t>
                      </w:r>
                      <w:proofErr w:type="spellStart"/>
                      <w:r>
                        <w:t>Gloor</w:t>
                      </w:r>
                      <w:proofErr w:type="spellEnd"/>
                      <w:r>
                        <w:t xml:space="preserve"> et al. (2017). It depicts a simplified standard microbiome computational workflow.</w:t>
                      </w:r>
                    </w:p>
                  </w:txbxContent>
                </v:textbox>
                <w10:wrap type="topAndBottom" anchorx="margin"/>
              </v:shape>
            </w:pict>
          </mc:Fallback>
        </mc:AlternateContent>
      </w:r>
      <w:r w:rsidRPr="00E82092">
        <w:rPr>
          <w:strike/>
          <w:noProof/>
          <w:sz w:val="22"/>
          <w:szCs w:val="22"/>
        </w:rPr>
        <w:drawing>
          <wp:anchor distT="0" distB="0" distL="114300" distR="114300" simplePos="0" relativeHeight="251697152" behindDoc="0" locked="0" layoutInCell="1" allowOverlap="1" wp14:anchorId="51951E82" wp14:editId="60C044F4">
            <wp:simplePos x="0" y="0"/>
            <wp:positionH relativeFrom="margin">
              <wp:align>center</wp:align>
            </wp:positionH>
            <wp:positionV relativeFrom="paragraph">
              <wp:posOffset>748665</wp:posOffset>
            </wp:positionV>
            <wp:extent cx="3078480" cy="4465320"/>
            <wp:effectExtent l="0" t="0" r="7620"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78480" cy="4465320"/>
                    </a:xfrm>
                    <a:prstGeom prst="rect">
                      <a:avLst/>
                    </a:prstGeom>
                  </pic:spPr>
                </pic:pic>
              </a:graphicData>
            </a:graphic>
            <wp14:sizeRelH relativeFrom="page">
              <wp14:pctWidth>0</wp14:pctWidth>
            </wp14:sizeRelH>
            <wp14:sizeRelV relativeFrom="page">
              <wp14:pctHeight>0</wp14:pctHeight>
            </wp14:sizeRelV>
          </wp:anchor>
        </w:drawing>
      </w:r>
      <w:r w:rsidRPr="00E82092">
        <w:rPr>
          <w:rFonts w:eastAsia="MyriadPro-Regular" w:cstheme="minorHAnsi"/>
          <w:strike/>
          <w:sz w:val="22"/>
          <w:szCs w:val="22"/>
        </w:rPr>
        <w:t>One of the first analysis steps in traditional analysis is the calculation of a distance or dissimilarity (DD) matrix from the data after rarefaction or count normalization. Figure 2 shows a standard microbiome toolkit and its alternatives for compositional data.</w:t>
      </w:r>
    </w:p>
    <w:p w14:paraId="3DDA3C68"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 xml:space="preserve">Common in microbiome analysis are </w:t>
      </w:r>
      <w:proofErr w:type="spellStart"/>
      <w:r w:rsidRPr="00E82092">
        <w:rPr>
          <w:strike/>
          <w:sz w:val="22"/>
          <w:szCs w:val="22"/>
        </w:rPr>
        <w:t>UniFrac</w:t>
      </w:r>
      <w:proofErr w:type="spellEnd"/>
      <w:r w:rsidRPr="00E82092">
        <w:rPr>
          <w:strike/>
          <w:sz w:val="22"/>
          <w:szCs w:val="22"/>
        </w:rPr>
        <w:t xml:space="preserve">, Bray-Curtis and Jensen-Shannon divergence. Inherently, DD methods are sensitive to the total read depth of a sample. Thus, they do not account for the compositional nature of the data and since they largely discriminate between samples based on the most relative abundant features, instead the most variable, this can lead to drastic changes when different features are included or excluded in the dataset </w:t>
      </w:r>
      <w:sdt>
        <w:sdtPr>
          <w:rPr>
            <w:strike/>
            <w:sz w:val="22"/>
            <w:szCs w:val="22"/>
          </w:rPr>
          <w:alias w:val="To edit, see citavi.com/edit"/>
          <w:tag w:val="CitaviPlaceholder#3b0a660c-44d1-4bc4-ad37-e69b7d32e529"/>
          <w:id w:val="-1590461154"/>
          <w:placeholder>
            <w:docPart w:val="7717D130543D427995BA8BFC975C1C90"/>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WVmMGFiLTYzYjQtNGYwNi05Y2RjLTkzNWNhOTY0ZmJk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2IwYTY2MGMtNDRkMS00YmM0LWFkMzctZTY5YjdkMzJlNTI5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 xml:space="preserve">. Therefore, Aitchison proposed the so called “Aitchison distance”. It is more stable to sub setting and aggregating of the data, and being a true linear distance </w:t>
      </w:r>
      <w:sdt>
        <w:sdtPr>
          <w:rPr>
            <w:strike/>
            <w:sz w:val="22"/>
            <w:szCs w:val="22"/>
          </w:rPr>
          <w:alias w:val="To edit, see citavi.com/edit"/>
          <w:tag w:val="CitaviPlaceholder#c2e35328-ddca-4449-8a74-477a030e92dd"/>
          <w:id w:val="78343601"/>
          <w:placeholder>
            <w:docPart w:val="7717D130543D427995BA8BFC975C1C90"/>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GFkYzgwLTI2ZjgtNDcwYS1iY2MxLTA2YTg0MDU1ZTY3O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JlMzUzMjgtZGRjYS00NDQ5LThhNzQtNDc3YTAzMGU5MmRk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w:t>
      </w:r>
    </w:p>
    <w:p w14:paraId="784C37CC" w14:textId="77777777" w:rsidR="005760C5" w:rsidRPr="00E82092" w:rsidRDefault="005760C5" w:rsidP="005760C5">
      <w:pPr>
        <w:autoSpaceDE w:val="0"/>
        <w:autoSpaceDN w:val="0"/>
        <w:adjustRightInd w:val="0"/>
        <w:spacing w:before="0" w:after="0" w:line="360" w:lineRule="auto"/>
        <w:jc w:val="both"/>
        <w:rPr>
          <w:strike/>
          <w:sz w:val="22"/>
          <w:szCs w:val="22"/>
        </w:rPr>
      </w:pPr>
    </w:p>
    <w:p w14:paraId="1F057B08"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lastRenderedPageBreak/>
        <w:t xml:space="preserve">The major uses for DD matrices are ordination and clustering </w:t>
      </w:r>
      <w:sdt>
        <w:sdtPr>
          <w:rPr>
            <w:strike/>
            <w:sz w:val="22"/>
            <w:szCs w:val="22"/>
          </w:rPr>
          <w:alias w:val="To edit, see citavi.com/edit"/>
          <w:tag w:val="CitaviPlaceholder#d0f48d66-88b6-48cd-be9a-f66a6546df3d"/>
          <w:id w:val="1776054394"/>
          <w:placeholder>
            <w:docPart w:val="7717D130543D427995BA8BFC975C1C90"/>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TdmZTZkLTM0YjQtNDFkYi1hYTVmLTZiMjQyMTlkNTY3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ZDBmNDhkNjYtODhiNi00OGNkLWJlOWEtZjY2YTY1NDZkZjNk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 xml:space="preserve">. Using the Aitchison distance solves the problem of sensitivity in ordination. However, it has been shown that differential abundance tools are sensitive to sparsity and correlation is not reliable or a reproducible indicator when dealing with compositional data </w:t>
      </w:r>
      <w:sdt>
        <w:sdtPr>
          <w:rPr>
            <w:strike/>
            <w:sz w:val="22"/>
            <w:szCs w:val="22"/>
          </w:rPr>
          <w:alias w:val="To edit, see citavi.com/edit"/>
          <w:tag w:val="CitaviPlaceholder#3734fad9-bb71-4059-8c37-e561587a7dd6"/>
          <w:id w:val="1289086920"/>
          <w:placeholder>
            <w:docPart w:val="7717D130543D427995BA8BFC975C1C90"/>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jQyOWNlLTE1MzEtNGIyMS1iMTc1LWJhOWRiNGE3YzE4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zczNGZhZDktYmI3MS00MDU5LThjMzctZTU2MTU4N2E3ZGQ2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 xml:space="preserve">. The replacement for </w:t>
      </w:r>
      <w:r w:rsidRPr="00E82092">
        <w:rPr>
          <w:rFonts w:cstheme="minorHAnsi"/>
          <w:strike/>
          <w:sz w:val="22"/>
          <w:szCs w:val="22"/>
        </w:rPr>
        <w:t>β</w:t>
      </w:r>
      <w:r w:rsidRPr="00E82092">
        <w:rPr>
          <w:strike/>
          <w:sz w:val="22"/>
          <w:szCs w:val="22"/>
        </w:rPr>
        <w:t xml:space="preserve">-diversity exploration of microbiome data is the variance-based compositional principal component (PCA) biplot </w:t>
      </w:r>
      <w:sdt>
        <w:sdtPr>
          <w:rPr>
            <w:strike/>
            <w:sz w:val="22"/>
            <w:szCs w:val="22"/>
          </w:rPr>
          <w:alias w:val="To edit, see citavi.com/edit"/>
          <w:tag w:val="CitaviPlaceholder#adb17587-c3df-40c5-bea9-2b34c3aef039"/>
          <w:id w:val="1042937216"/>
          <w:placeholder>
            <w:docPart w:val="7717D130543D427995BA8BFC975C1C90"/>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WM5MmIwLTJhNWUtNDlhMi1iNDIwLWM3ZDcwZThlOGM5M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WRiMTc1ODctYzNkZi00MGM1LWJlYTktMmIzNGMzYWVmMDM5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 It has the advantage that exploratory data analysis is not driven by the presence-absence relationships in the data nor by excessive sparsity. Also, it does not rely on an underlying phylogenetic tree.</w:t>
      </w:r>
    </w:p>
    <w:p w14:paraId="304DA75E" w14:textId="77777777" w:rsidR="005760C5" w:rsidRPr="00E82092" w:rsidRDefault="005760C5" w:rsidP="005760C5">
      <w:pPr>
        <w:autoSpaceDE w:val="0"/>
        <w:autoSpaceDN w:val="0"/>
        <w:adjustRightInd w:val="0"/>
        <w:spacing w:before="0" w:after="0" w:line="360" w:lineRule="auto"/>
        <w:jc w:val="both"/>
        <w:rPr>
          <w:strike/>
          <w:sz w:val="22"/>
          <w:szCs w:val="22"/>
        </w:rPr>
      </w:pPr>
    </w:p>
    <w:p w14:paraId="2E1A833D"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 xml:space="preserve">Severe problems with correlation in compositional data were noted early </w:t>
      </w:r>
      <w:sdt>
        <w:sdtPr>
          <w:rPr>
            <w:strike/>
            <w:sz w:val="22"/>
            <w:szCs w:val="22"/>
          </w:rPr>
          <w:alias w:val="To edit, see citavi.com/edit"/>
          <w:tag w:val="CitaviPlaceholder#6553f525-97bb-487a-9a3b-47b57d4fb27f"/>
          <w:id w:val="-1462024372"/>
          <w:placeholder>
            <w:docPart w:val="CCCAFDB83A034811BE8520A3BEF1BD12"/>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hYjI3LTg1MDQtNDY5Ni04MzNiLWM4MzFkYmFkOTMy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U1M2Y1MjUtOTdiYi00ODdhLTlhM2ItNDdiNTdkNGZiMjdm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 xml:space="preserve">, as compositional data have a negative correlation bias and a different correlation structure than the underlying count data </w:t>
      </w:r>
      <w:sdt>
        <w:sdtPr>
          <w:rPr>
            <w:strike/>
            <w:sz w:val="22"/>
            <w:szCs w:val="22"/>
          </w:rPr>
          <w:alias w:val="To edit, see citavi.com/edit"/>
          <w:tag w:val="CitaviPlaceholder#22563431-ca01-4fa2-aede-e53739c669e0"/>
          <w:id w:val="2019419102"/>
          <w:placeholder>
            <w:docPart w:val="CCCAFDB83A034811BE8520A3BEF1BD12"/>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GI1YjZiLTEwNGItNDAxZi1hMjk2LTEyNjM2YmQxNWU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jI1NjM0MzEtY2EwMS00ZmEyLWFlZGUtZTUzNzM5YzY2OWUw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 xml:space="preserve">. This is a severe problem in compositional data analysis. Possible approaches to analyze correlation are SPARCC and </w:t>
      </w:r>
      <w:proofErr w:type="spellStart"/>
      <w:r w:rsidRPr="00E82092">
        <w:rPr>
          <w:strike/>
          <w:sz w:val="22"/>
          <w:szCs w:val="22"/>
        </w:rPr>
        <w:t>SpiecEasi</w:t>
      </w:r>
      <w:proofErr w:type="spellEnd"/>
      <w:r w:rsidRPr="00E82092">
        <w:rPr>
          <w:strike/>
          <w:sz w:val="22"/>
          <w:szCs w:val="22"/>
        </w:rPr>
        <w:t xml:space="preserve">, which both assume a sparse data matrix, as well as two metrices which require a non-sparse matrix </w:t>
      </w:r>
      <w:sdt>
        <w:sdtPr>
          <w:rPr>
            <w:strike/>
            <w:sz w:val="22"/>
            <w:szCs w:val="22"/>
          </w:rPr>
          <w:alias w:val="To edit, see citavi.com/edit"/>
          <w:tag w:val="CitaviPlaceholder#c825b0ed-d7f2-4b33-97ee-3f51eb0d0da3"/>
          <w:id w:val="587580954"/>
          <w:placeholder>
            <w:docPart w:val="7717D130543D427995BA8BFC975C1C90"/>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dmZWQ2LTZhN2YtNDdkNy1iMjJmLWZjNWZiMjMzYzJk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gyNWIwZWQtZDdmMi00YjMzLTk3ZWUtM2Y1MWViMGQwZGEz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 xml:space="preserve">. Finally, differential abundance of OTUs in compositional data can be analyzed by ANCOM, which performs statistical tests on point estimates of data transformed by an ALR. ALDEx2 performs statistical tests on log-transformed values from a modelled probability distribution of the data set </w:t>
      </w:r>
      <w:sdt>
        <w:sdtPr>
          <w:rPr>
            <w:strike/>
            <w:sz w:val="22"/>
            <w:szCs w:val="22"/>
          </w:rPr>
          <w:alias w:val="To edit, see citavi.com/edit"/>
          <w:tag w:val="CitaviPlaceholder#693fb281-cb1d-40a3-afcf-6102a1f70ab5"/>
          <w:id w:val="716084388"/>
          <w:placeholder>
            <w:docPart w:val="7717D130543D427995BA8BFC975C1C90"/>
          </w:placeholder>
        </w:sdt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mI3ZGIyLTE4OGYtNGYwYS04ODMzLWJhZWI4YzdiNDYx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kzZmIyODEtY2IxZC00MGEzLWFmY2YtNjEwMmExZjcwYWI1IiwiVGV4dCI6IihHbG9vciBldCBhbC4gMjAxNykiLCJXQUlWZXJzaW9uIjoiNi4xMS4wLjAifQ==}</w:instrText>
          </w:r>
          <w:r w:rsidRPr="00E82092">
            <w:rPr>
              <w:strike/>
              <w:sz w:val="22"/>
              <w:szCs w:val="22"/>
            </w:rPr>
            <w:fldChar w:fldCharType="separate"/>
          </w:r>
          <w:r w:rsidRPr="00E82092">
            <w:rPr>
              <w:strike/>
              <w:sz w:val="22"/>
              <w:szCs w:val="22"/>
            </w:rPr>
            <w:t>(</w:t>
          </w:r>
          <w:proofErr w:type="spellStart"/>
          <w:r w:rsidRPr="00E82092">
            <w:rPr>
              <w:strike/>
              <w:sz w:val="22"/>
              <w:szCs w:val="22"/>
            </w:rPr>
            <w:t>Gloor</w:t>
          </w:r>
          <w:proofErr w:type="spellEnd"/>
          <w:r w:rsidRPr="00E82092">
            <w:rPr>
              <w:strike/>
              <w:sz w:val="22"/>
              <w:szCs w:val="22"/>
            </w:rPr>
            <w:t xml:space="preserve"> et al. 2017)</w:t>
          </w:r>
          <w:r w:rsidRPr="00E82092">
            <w:rPr>
              <w:strike/>
              <w:sz w:val="22"/>
              <w:szCs w:val="22"/>
            </w:rPr>
            <w:fldChar w:fldCharType="end"/>
          </w:r>
        </w:sdtContent>
      </w:sdt>
      <w:r w:rsidRPr="00E82092">
        <w:rPr>
          <w:strike/>
          <w:sz w:val="22"/>
          <w:szCs w:val="22"/>
        </w:rPr>
        <w:t>.</w:t>
      </w:r>
    </w:p>
    <w:p w14:paraId="4A297694" w14:textId="77777777" w:rsidR="005760C5" w:rsidRPr="00E82092" w:rsidRDefault="005760C5" w:rsidP="005760C5">
      <w:pPr>
        <w:autoSpaceDE w:val="0"/>
        <w:autoSpaceDN w:val="0"/>
        <w:adjustRightInd w:val="0"/>
        <w:spacing w:before="0" w:after="0" w:line="360" w:lineRule="auto"/>
        <w:jc w:val="both"/>
        <w:rPr>
          <w:strike/>
          <w:sz w:val="22"/>
          <w:szCs w:val="22"/>
        </w:rPr>
      </w:pPr>
    </w:p>
    <w:p w14:paraId="33B6E72E"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The described methods clearly show the problems when trying to analyze compositional data in Euclidean space. They successfully work around the characteristics of compositional data however their interpretability and practicality leave much to wish for. Additionally, these methods are also not feasible for machine learning purposes, as it would increase the computational complexity dramatically. Thankfully, there is a very elegant way of solving this predicament: log-ratio transformations.</w:t>
      </w:r>
    </w:p>
    <w:p w14:paraId="32F2F44C" w14:textId="77777777" w:rsidR="005760C5" w:rsidRPr="00D47C74" w:rsidRDefault="005760C5" w:rsidP="00E4688C">
      <w:pPr>
        <w:spacing w:line="360" w:lineRule="auto"/>
        <w:jc w:val="both"/>
      </w:pPr>
    </w:p>
    <w:sectPr w:rsidR="005760C5" w:rsidRPr="00D47C74" w:rsidSect="00735AF1">
      <w:footerReference w:type="default" r:id="rId31"/>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Oliver Aasmets" w:date="2022-02-10T12:28:00Z" w:initials="OA">
    <w:p w14:paraId="621E710A" w14:textId="77777777" w:rsidR="002507FF" w:rsidRDefault="002507FF" w:rsidP="002507FF">
      <w:pPr>
        <w:pStyle w:val="CommentText"/>
      </w:pPr>
      <w:r>
        <w:rPr>
          <w:rStyle w:val="CommentReference"/>
        </w:rPr>
        <w:annotationRef/>
      </w:r>
      <w:r>
        <w:t xml:space="preserve">I would recommend the introduction of this article to get a better overview: </w:t>
      </w:r>
      <w:hyperlink r:id="rId1" w:history="1">
        <w:r w:rsidRPr="0039691B">
          <w:rPr>
            <w:rStyle w:val="Hyperlink"/>
          </w:rPr>
          <w:t>https://cdnsciencepub.com/doi/10.1139/cjm-2015-0821</w:t>
        </w:r>
      </w:hyperlink>
      <w:r>
        <w:t xml:space="preserve"> </w:t>
      </w:r>
    </w:p>
  </w:comment>
  <w:comment w:id="3" w:author="Oliver Aasmets" w:date="2022-02-10T12:29:00Z" w:initials="OA">
    <w:p w14:paraId="44E3687F" w14:textId="77777777" w:rsidR="002507FF" w:rsidRDefault="002507FF" w:rsidP="002507FF">
      <w:pPr>
        <w:pStyle w:val="CommentText"/>
      </w:pPr>
      <w:r>
        <w:rPr>
          <w:rStyle w:val="CommentReference"/>
        </w:rPr>
        <w:annotationRef/>
      </w:r>
      <w:r>
        <w:t>But all in all, Elin has a better understanding of the procedure and correct usage of the terms :D</w:t>
      </w:r>
    </w:p>
  </w:comment>
  <w:comment w:id="4" w:author="Jennifer Neumaier" w:date="2022-02-11T17:01:00Z" w:initials="JN">
    <w:p w14:paraId="632C9E23" w14:textId="77777777" w:rsidR="002507FF" w:rsidRDefault="002507FF" w:rsidP="002507FF">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7" w:author="Oliver Aasmets" w:date="2022-02-10T10:12:00Z" w:initials="OA">
    <w:p w14:paraId="66D055D9" w14:textId="751A8DEF" w:rsidR="00CF4421" w:rsidRDefault="00CF4421">
      <w:pPr>
        <w:pStyle w:val="CommentText"/>
      </w:pPr>
      <w:r>
        <w:rPr>
          <w:rStyle w:val="CommentReference"/>
        </w:rPr>
        <w:annotationRef/>
      </w:r>
      <w:r>
        <w:t xml:space="preserve">This is a property used for distances usually, although used in different contexts. I would say </w:t>
      </w:r>
      <w:proofErr w:type="spellStart"/>
      <w:r>
        <w:t>subcompositional</w:t>
      </w:r>
      <w:proofErr w:type="spellEnd"/>
      <w:r>
        <w:t xml:space="preserve"> coherence is a more important property (especially regarding the initial filtering done). The difference has been made clear here: </w:t>
      </w:r>
      <w:r w:rsidRPr="00E54589">
        <w:t>https://arxiv.org/abs/2201.05197</w:t>
      </w:r>
    </w:p>
  </w:comment>
  <w:comment w:id="8" w:author="Oliver Aasmets" w:date="2022-02-10T10:18:00Z" w:initials="OA">
    <w:p w14:paraId="605F0306" w14:textId="6DBD17B6" w:rsidR="00CF4421" w:rsidRDefault="00CF4421">
      <w:pPr>
        <w:pStyle w:val="CommentText"/>
        <w:rPr>
          <w:rStyle w:val="CommentReference"/>
        </w:rPr>
      </w:pPr>
      <w:r>
        <w:rPr>
          <w:rStyle w:val="CommentReference"/>
        </w:rPr>
        <w:annotationRef/>
      </w:r>
      <w:r>
        <w:rPr>
          <w:rStyle w:val="CommentReference"/>
        </w:rPr>
        <w:t xml:space="preserve">A detail, but the following formulas definitely needs an explanation of the elements in the formula: </w:t>
      </w:r>
      <w:proofErr w:type="spellStart"/>
      <w:r>
        <w:rPr>
          <w:rStyle w:val="CommentReference"/>
        </w:rPr>
        <w:t>x_i</w:t>
      </w:r>
      <w:proofErr w:type="spellEnd"/>
      <w:r>
        <w:rPr>
          <w:rStyle w:val="CommentReference"/>
        </w:rPr>
        <w:t xml:space="preserve">, g(x) etc. Seemingly trivial, but for example, it remains unclear if the transformations are row-wise or column-wise, which in turn is vital for ML: do we need to wrap it within CV or not as it is necessary for standardization or PCA </w:t>
      </w:r>
    </w:p>
    <w:p w14:paraId="35F7DD6F" w14:textId="493856AB" w:rsidR="00CF4421" w:rsidRDefault="00CF4421">
      <w:pPr>
        <w:pStyle w:val="CommentText"/>
      </w:pPr>
      <w:r>
        <w:rPr>
          <w:rStyle w:val="CommentReference"/>
        </w:rPr>
        <w:t xml:space="preserve">etc. </w:t>
      </w:r>
    </w:p>
  </w:comment>
  <w:comment w:id="9" w:author="Jennifer Neumaier" w:date="2022-02-14T10:24:00Z" w:initials="JN">
    <w:p w14:paraId="2562D175" w14:textId="7E7F6DA1" w:rsidR="00CF4421" w:rsidRDefault="00CF4421">
      <w:pPr>
        <w:pStyle w:val="CommentText"/>
      </w:pPr>
      <w:r>
        <w:rPr>
          <w:rStyle w:val="CommentReference"/>
        </w:rPr>
        <w:annotationRef/>
      </w:r>
      <w:r>
        <w:t>I added a few more information below the equations but since the transformation procedure is something I am not sure myself at this point, I would like to include it later on in the review. Does this work?</w:t>
      </w:r>
    </w:p>
  </w:comment>
  <w:comment w:id="12" w:author="Oliver Aasmets" w:date="2022-02-10T10:24:00Z" w:initials="OA">
    <w:p w14:paraId="320BCECA" w14:textId="35956504" w:rsidR="00CF4421" w:rsidRDefault="00CF4421">
      <w:pPr>
        <w:pStyle w:val="CommentText"/>
      </w:pPr>
      <w:r>
        <w:t>“</w:t>
      </w:r>
      <w:r>
        <w:rPr>
          <w:rStyle w:val="CommentReference"/>
        </w:rPr>
        <w:annotationRef/>
      </w:r>
      <w:r>
        <w:t xml:space="preserve">However, it remains unclear, whether this can improve the performance of the ML models in a prediction task” I would add such a comment or discussion somewhere, because this analysis for isometry deals with distances which might not be necessary. </w:t>
      </w:r>
    </w:p>
  </w:comment>
  <w:comment w:id="13" w:author="Oliver Aasmets" w:date="2022-02-10T10:31:00Z" w:initials="OA">
    <w:p w14:paraId="159BD692" w14:textId="77777777" w:rsidR="00CF4421" w:rsidRDefault="00CF4421" w:rsidP="00C8143D">
      <w:pPr>
        <w:pStyle w:val="CommentText"/>
      </w:pPr>
      <w:r>
        <w:rPr>
          <w:rStyle w:val="CommentReference"/>
        </w:rPr>
        <w:annotationRef/>
      </w:r>
      <w:r>
        <w:t xml:space="preserve">Can be expanded, but a reasoning for selecting the log-ratios to expand is necessary, I think (simplicity/popularity/interpretability…).  </w:t>
      </w:r>
    </w:p>
  </w:comment>
  <w:comment w:id="15" w:author="Jennifer Neumaier" w:date="2022-04-27T17:50:00Z" w:initials="JN">
    <w:p w14:paraId="08ABE3E7" w14:textId="2965EEE5" w:rsidR="00CF4421" w:rsidRDefault="00CF4421">
      <w:pPr>
        <w:pStyle w:val="CommentText"/>
      </w:pPr>
      <w:r>
        <w:rPr>
          <w:rStyle w:val="CommentReference"/>
        </w:rPr>
        <w:annotationRef/>
      </w:r>
      <w:r>
        <w:t>I am not happy with this graph…</w:t>
      </w:r>
    </w:p>
  </w:comment>
  <w:comment w:id="16" w:author="Oliver Aasmets" w:date="2022-02-10T11:29:00Z" w:initials="OA">
    <w:p w14:paraId="7B60CCCA" w14:textId="2E945A24" w:rsidR="00CF4421" w:rsidRDefault="00CF4421">
      <w:pPr>
        <w:pStyle w:val="CommentText"/>
      </w:pPr>
      <w:r>
        <w:rPr>
          <w:rStyle w:val="CommentReference"/>
        </w:rPr>
        <w:annotationRef/>
      </w:r>
      <w:r>
        <w:t>When compared to no transformation (see comment above)</w:t>
      </w:r>
    </w:p>
  </w:comment>
  <w:comment w:id="17" w:author="Oliver Aasmets" w:date="2022-02-10T11:30:00Z" w:initials="OA">
    <w:p w14:paraId="6161E42F" w14:textId="638E4D73" w:rsidR="00CF4421" w:rsidRDefault="00CF4421">
      <w:pPr>
        <w:pStyle w:val="CommentText"/>
      </w:pPr>
      <w:r>
        <w:rPr>
          <w:rStyle w:val="CommentReference"/>
        </w:rPr>
        <w:annotationRef/>
      </w:r>
      <w:r>
        <w:t xml:space="preserve">Possibility with a potential? As we don’t have a guideline in my </w:t>
      </w:r>
      <w:proofErr w:type="spellStart"/>
      <w:r>
        <w:t>optinion</w:t>
      </w:r>
      <w:proofErr w:type="spellEnd"/>
      <w:r>
        <w:t xml:space="preserve">, which you can provide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8" w:author="Oliver Aasmets" w:date="2022-02-10T11:19:00Z" w:initials="OA">
    <w:p w14:paraId="699817A3" w14:textId="0E048D20" w:rsidR="00CF4421" w:rsidRDefault="00CF4421">
      <w:pPr>
        <w:pStyle w:val="CommentText"/>
      </w:pPr>
      <w:r>
        <w:rPr>
          <w:rStyle w:val="CommentReference"/>
        </w:rPr>
        <w:annotationRef/>
      </w:r>
      <w:r>
        <w:t>Performance/selection of the best algorithm?</w:t>
      </w:r>
    </w:p>
  </w:comment>
  <w:comment w:id="19" w:author="Oliver Aasmets" w:date="2022-02-10T11:31:00Z" w:initials="OA">
    <w:p w14:paraId="33BEFE89" w14:textId="24E151F4" w:rsidR="00CF4421" w:rsidRDefault="00CF4421">
      <w:pPr>
        <w:pStyle w:val="CommentText"/>
      </w:pPr>
      <w:r>
        <w:rPr>
          <w:rStyle w:val="CommentReference"/>
        </w:rPr>
        <w:annotationRef/>
      </w:r>
      <w:r>
        <w:t>As the transformations themselves are not dependent on the dataset – they have a formula</w:t>
      </w:r>
    </w:p>
  </w:comment>
  <w:comment w:id="20" w:author="Oliver Aasmets" w:date="2022-02-10T11:41:00Z" w:initials="OA">
    <w:p w14:paraId="084C1058" w14:textId="201FE59D" w:rsidR="00CF4421" w:rsidRDefault="00CF4421">
      <w:pPr>
        <w:pStyle w:val="CommentText"/>
      </w:pPr>
      <w:r>
        <w:rPr>
          <w:rStyle w:val="CommentReference"/>
        </w:rPr>
        <w:annotationRef/>
      </w:r>
      <w:r>
        <w:t xml:space="preserve">And a recommendation/decision guideline. </w:t>
      </w:r>
    </w:p>
  </w:comment>
  <w:comment w:id="22" w:author="Oliver Aasmets" w:date="2022-02-10T12:00:00Z" w:initials="OA">
    <w:p w14:paraId="4FD16ACE" w14:textId="30437D84" w:rsidR="00CF4421" w:rsidRDefault="00CF4421">
      <w:pPr>
        <w:pStyle w:val="CommentText"/>
      </w:pPr>
      <w:r>
        <w:rPr>
          <w:rStyle w:val="CommentReference"/>
        </w:rPr>
        <w:annotationRef/>
      </w:r>
      <w:r>
        <w:t xml:space="preserve">I guess, a graphical abstract-like figure would be good and would ease understanding the following steps. </w:t>
      </w:r>
    </w:p>
  </w:comment>
  <w:comment w:id="23" w:author="Oliver Aasmets" w:date="2022-02-10T11:50:00Z" w:initials="OA">
    <w:p w14:paraId="61C650C1" w14:textId="00D1BA16" w:rsidR="00CF4421" w:rsidRDefault="00CF4421">
      <w:pPr>
        <w:pStyle w:val="CommentText"/>
      </w:pPr>
      <w:r>
        <w:rPr>
          <w:rStyle w:val="CommentReference"/>
        </w:rPr>
        <w:annotationRef/>
      </w:r>
      <w:r>
        <w:t xml:space="preserve">And microbiome-native methods such as </w:t>
      </w:r>
      <w:proofErr w:type="spellStart"/>
      <w:r>
        <w:t>selbal</w:t>
      </w:r>
      <w:proofErr w:type="spellEnd"/>
      <w:r>
        <w:t xml:space="preserve"> and </w:t>
      </w:r>
      <w:proofErr w:type="spellStart"/>
      <w:r>
        <w:t>codacore</w:t>
      </w:r>
      <w:proofErr w:type="spellEnd"/>
    </w:p>
  </w:comment>
  <w:comment w:id="24" w:author="Oliver Aasmets" w:date="2022-02-10T11:47:00Z" w:initials="OA">
    <w:p w14:paraId="68E0A3A1" w14:textId="77777777" w:rsidR="00CF4421" w:rsidRDefault="00CF4421" w:rsidP="003F5A00">
      <w:pPr>
        <w:pStyle w:val="CommentText"/>
      </w:pPr>
      <w:r>
        <w:rPr>
          <w:rStyle w:val="CommentReference"/>
        </w:rPr>
        <w:annotationRef/>
      </w:r>
      <w:r>
        <w:t>Phenotypes/target variables</w:t>
      </w:r>
    </w:p>
  </w:comment>
  <w:comment w:id="26" w:author="Oliver Aasmets" w:date="2022-02-10T12:08:00Z" w:initials="OA">
    <w:p w14:paraId="5C6BDA03" w14:textId="77777777" w:rsidR="00CF4421" w:rsidRDefault="00CF4421" w:rsidP="00533D9A">
      <w:pPr>
        <w:pStyle w:val="CommentText"/>
      </w:pPr>
      <w:r>
        <w:rPr>
          <w:rStyle w:val="CommentReference"/>
        </w:rPr>
        <w:annotationRef/>
      </w:r>
      <w:r>
        <w:t xml:space="preserve">I would restructure this paragraph so that the ML algorithms selected goes hand-to-hand with the transformations (because the transformations are not relevant to </w:t>
      </w:r>
      <w:proofErr w:type="spellStart"/>
      <w:r>
        <w:t>selbal</w:t>
      </w:r>
      <w:proofErr w:type="spellEnd"/>
      <w:r>
        <w:t xml:space="preserve"> and </w:t>
      </w:r>
      <w:proofErr w:type="spellStart"/>
      <w:r>
        <w:t>codacore</w:t>
      </w:r>
      <w:proofErr w:type="spellEnd"/>
      <w:r>
        <w:t xml:space="preserve">). Then, this paragraph can describe the way models are built and evaluated: cross-validation schemes, metrics, model comparison, </w:t>
      </w:r>
      <w:proofErr w:type="spellStart"/>
      <w:r>
        <w:t>etc</w:t>
      </w:r>
      <w:proofErr w:type="spellEnd"/>
    </w:p>
  </w:comment>
  <w:comment w:id="27" w:author="Oliver Aasmets" w:date="2022-02-10T12:10:00Z" w:initials="OA">
    <w:p w14:paraId="30978F57" w14:textId="77777777" w:rsidR="00CF4421" w:rsidRDefault="00CF4421" w:rsidP="00533D9A">
      <w:pPr>
        <w:pStyle w:val="CommentText"/>
      </w:pPr>
      <w:r>
        <w:rPr>
          <w:rStyle w:val="CommentReference"/>
        </w:rPr>
        <w:annotationRef/>
      </w:r>
      <w:r>
        <w:t>Regarding that, if you go with nested cross-</w:t>
      </w:r>
      <w:proofErr w:type="spellStart"/>
      <w:r>
        <w:t>vaidation</w:t>
      </w:r>
      <w:proofErr w:type="spellEnd"/>
      <w:r>
        <w:t xml:space="preserve"> (which is interesting to me as well, </w:t>
      </w:r>
      <w:proofErr w:type="spellStart"/>
      <w:r>
        <w:t>s</w:t>
      </w:r>
      <w:proofErr w:type="spellEnd"/>
      <w:r>
        <w:t xml:space="preserve"> I haven’t used it and it makes a kind of paradigm shift for the traditional workflow), some schematic approach would be beneficial, because it is not a </w:t>
      </w:r>
      <w:proofErr w:type="spellStart"/>
      <w:r>
        <w:t>well used</w:t>
      </w:r>
      <w:proofErr w:type="spellEnd"/>
      <w:r>
        <w:t xml:space="preserve"> approach in microbiome sciences at least. </w:t>
      </w:r>
    </w:p>
  </w:comment>
  <w:comment w:id="28" w:author="Jennifer Neumaier" w:date="2022-02-11T20:04:00Z" w:initials="JN">
    <w:p w14:paraId="4162C5D0" w14:textId="77777777" w:rsidR="00CF4421" w:rsidRDefault="00CF4421" w:rsidP="00533D9A">
      <w:pPr>
        <w:pStyle w:val="CommentText"/>
      </w:pPr>
      <w:r>
        <w:rPr>
          <w:rStyle w:val="CommentReference"/>
        </w:rPr>
        <w:annotationRef/>
      </w:r>
      <w:r>
        <w:t>I shifted the transformation paragraph down a bit but I wanted to keep it separated from the machine learning models because it is the core of this benchmarking project. But I see your point regardless</w:t>
      </w:r>
    </w:p>
  </w:comment>
  <w:comment w:id="29" w:author="Oliver Aasmets" w:date="2022-02-10T12:03:00Z" w:initials="OA">
    <w:p w14:paraId="054B81CD" w14:textId="77777777" w:rsidR="00CF4421" w:rsidRDefault="00CF4421" w:rsidP="00533D9A">
      <w:pPr>
        <w:pStyle w:val="CommentText"/>
      </w:pPr>
      <w:r>
        <w:rPr>
          <w:rStyle w:val="CommentReference"/>
        </w:rPr>
        <w:annotationRef/>
      </w:r>
      <w:r>
        <w:t>Can have a reference to the COST paper as well that this is similarly the case for microbiome</w:t>
      </w:r>
    </w:p>
  </w:comment>
  <w:comment w:id="30" w:author="Oliver Aasmets" w:date="2022-02-10T12:04:00Z" w:initials="OA">
    <w:p w14:paraId="3CBF42A8" w14:textId="77777777" w:rsidR="00CF4421" w:rsidRDefault="00CF4421" w:rsidP="00533D9A">
      <w:pPr>
        <w:pStyle w:val="CommentText"/>
      </w:pPr>
      <w:r>
        <w:rPr>
          <w:rStyle w:val="CommentReference"/>
        </w:rPr>
        <w:annotationRef/>
      </w:r>
      <w:r>
        <w:t>A non-linear tree-based approach?</w:t>
      </w:r>
    </w:p>
  </w:comment>
  <w:comment w:id="31" w:author="Jennifer Neumaier" w:date="2022-02-14T10:07:00Z" w:initials="JN">
    <w:p w14:paraId="106CEED1" w14:textId="77777777" w:rsidR="00CF4421" w:rsidRDefault="00CF4421" w:rsidP="00533D9A">
      <w:pPr>
        <w:pStyle w:val="CommentText"/>
      </w:pPr>
      <w:r>
        <w:rPr>
          <w:rStyle w:val="CommentReference"/>
        </w:rPr>
        <w:annotationRef/>
      </w:r>
      <w:r>
        <w:t xml:space="preserve">Did I confuse this? I thought </w:t>
      </w:r>
      <w:proofErr w:type="spellStart"/>
      <w:r>
        <w:t>XGBoost</w:t>
      </w:r>
      <w:proofErr w:type="spellEnd"/>
      <w:r>
        <w:t xml:space="preserve"> was linear</w:t>
      </w:r>
    </w:p>
  </w:comment>
  <w:comment w:id="33" w:author="Oliver Aasmets" w:date="2022-02-10T12:07:00Z" w:initials="OA">
    <w:p w14:paraId="3E127BDA" w14:textId="77777777" w:rsidR="00CF4421" w:rsidRDefault="00CF4421" w:rsidP="00533D9A">
      <w:pPr>
        <w:pStyle w:val="CommentText"/>
      </w:pPr>
      <w:r>
        <w:rPr>
          <w:rStyle w:val="CommentReference"/>
        </w:rPr>
        <w:annotationRef/>
      </w:r>
      <w:r>
        <w:t xml:space="preserve">I would keep it simple and go with AUROC for classification and RMSE/MSE for regression as these are mostly supported by the ML packages etc. </w:t>
      </w:r>
    </w:p>
  </w:comment>
  <w:comment w:id="32" w:author="Jennifer Neumaier" w:date="2022-02-12T17:29:00Z" w:initials="JN">
    <w:p w14:paraId="66262F50" w14:textId="77777777" w:rsidR="00CF4421" w:rsidRDefault="00CF4421" w:rsidP="00533D9A">
      <w:pPr>
        <w:pStyle w:val="CommentText"/>
      </w:pPr>
      <w:r>
        <w:rPr>
          <w:rStyle w:val="CommentReference"/>
        </w:rPr>
        <w:annotationRef/>
      </w:r>
      <w:r>
        <w:t>MSE not good when comparing performances between different data sets. Rather MAE (mean absolute error)</w:t>
      </w:r>
    </w:p>
  </w:comment>
  <w:comment w:id="34" w:author="Jennifer Neumaier" w:date="2022-02-11T20:06:00Z" w:initials="JN">
    <w:p w14:paraId="61F1F716" w14:textId="77777777" w:rsidR="00CF4421" w:rsidRDefault="00CF4421" w:rsidP="00533D9A">
      <w:pPr>
        <w:pStyle w:val="CommentText"/>
      </w:pPr>
      <w:r>
        <w:rPr>
          <w:rStyle w:val="CommentReference"/>
        </w:rPr>
        <w:annotationRef/>
      </w:r>
      <w:r>
        <w:t>Discussions here?</w:t>
      </w:r>
    </w:p>
  </w:comment>
  <w:comment w:id="36"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38"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39"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41" w:author="Oliver Aasmets" w:date="2022-02-10T11:59:00Z" w:initials="OA">
    <w:p w14:paraId="10A145A5" w14:textId="3FF3D7DA" w:rsidR="00CF4421" w:rsidRDefault="00CF4421">
      <w:pPr>
        <w:pStyle w:val="CommentText"/>
      </w:pPr>
      <w:r>
        <w:rPr>
          <w:rStyle w:val="CommentReference"/>
        </w:rPr>
        <w:annotationRef/>
      </w:r>
      <w:r>
        <w:t>This selection should also depend on the work of Greenacre?</w:t>
      </w:r>
    </w:p>
  </w:comment>
  <w:comment w:id="42" w:author="Jennifer Neumaier" w:date="2022-02-11T19:31:00Z" w:initials="JN">
    <w:p w14:paraId="09618F48" w14:textId="37C63A68" w:rsidR="00CF4421" w:rsidRDefault="00CF4421">
      <w:pPr>
        <w:pStyle w:val="CommentText"/>
      </w:pPr>
      <w:r>
        <w:rPr>
          <w:rStyle w:val="CommentReference"/>
        </w:rPr>
        <w:annotationRef/>
      </w:r>
      <w:r>
        <w:t>I thought we deliberately wanted to pick just a random reference, to simulate the worst possible performance?</w:t>
      </w:r>
    </w:p>
  </w:comment>
  <w:comment w:id="61" w:author="Oliver Aasmets" w:date="2022-02-10T11:32:00Z" w:initials="OA">
    <w:p w14:paraId="4B223BC7" w14:textId="77777777" w:rsidR="005760C5" w:rsidRDefault="005760C5" w:rsidP="005760C5">
      <w:pPr>
        <w:pStyle w:val="CommentText"/>
      </w:pPr>
      <w:r>
        <w:rPr>
          <w:rStyle w:val="CommentReference"/>
        </w:rPr>
        <w:annotationRef/>
      </w:r>
      <w:r>
        <w:t xml:space="preserve">Having had a look on the structure of the “Background”, I personally would love to have a short summary/introduction paragraph of the problem in hand, even before the background. That makes the following sections easier to gasp: Followingly, I will describe… peculiarities with data, problems that arise, possible solutions, work so far </w:t>
      </w:r>
      <w:proofErr w:type="spellStart"/>
      <w:r>
        <w:t>etc</w:t>
      </w:r>
      <w:proofErr w:type="spellEnd"/>
      <w:r>
        <w:t xml:space="preserve"> </w:t>
      </w:r>
    </w:p>
  </w:comment>
  <w:comment w:id="62" w:author="Jennifer Neumaier" w:date="2022-02-11T20:13:00Z" w:initials="JN">
    <w:p w14:paraId="7B5C13C9" w14:textId="77777777" w:rsidR="005760C5" w:rsidRDefault="005760C5" w:rsidP="005760C5">
      <w:pPr>
        <w:pStyle w:val="CommentText"/>
      </w:pPr>
      <w:r>
        <w:rPr>
          <w:rStyle w:val="CommentReference"/>
        </w:rPr>
        <w:annotationRef/>
      </w:r>
      <w:r>
        <w:t xml:space="preserve">I have used a lot of phrases from your draft, is that alright? :3 </w:t>
      </w:r>
    </w:p>
  </w:comment>
  <w:comment w:id="65" w:author="Oliver Aasmets" w:date="2022-02-10T12:28:00Z" w:initials="OA">
    <w:p w14:paraId="167005B3" w14:textId="77777777" w:rsidR="005760C5" w:rsidRDefault="005760C5" w:rsidP="005760C5">
      <w:pPr>
        <w:pStyle w:val="CommentText"/>
      </w:pPr>
      <w:r>
        <w:rPr>
          <w:rStyle w:val="CommentReference"/>
        </w:rPr>
        <w:annotationRef/>
      </w:r>
      <w:r>
        <w:t xml:space="preserve">I would recommend the introduction of this article to get a better overview: </w:t>
      </w:r>
      <w:hyperlink r:id="rId2" w:history="1">
        <w:r w:rsidRPr="0039691B">
          <w:rPr>
            <w:rStyle w:val="Hyperlink"/>
          </w:rPr>
          <w:t>https://cdnsciencepub.com/doi/10.1139/cjm-2015-0821</w:t>
        </w:r>
      </w:hyperlink>
      <w:r>
        <w:t xml:space="preserve"> </w:t>
      </w:r>
    </w:p>
  </w:comment>
  <w:comment w:id="63" w:author="Oliver Aasmets" w:date="2022-02-10T12:29:00Z" w:initials="OA">
    <w:p w14:paraId="62976B48" w14:textId="77777777" w:rsidR="005760C5" w:rsidRDefault="005760C5" w:rsidP="005760C5">
      <w:pPr>
        <w:pStyle w:val="CommentText"/>
      </w:pPr>
      <w:r>
        <w:rPr>
          <w:rStyle w:val="CommentReference"/>
        </w:rPr>
        <w:annotationRef/>
      </w:r>
      <w:r>
        <w:t>But all in all, Elin has a better understanding of the procedure and correct usage of the terms :D</w:t>
      </w:r>
    </w:p>
  </w:comment>
  <w:comment w:id="64" w:author="Jennifer Neumaier" w:date="2022-02-11T17:01:00Z" w:initials="JN">
    <w:p w14:paraId="65FB9F64" w14:textId="77777777" w:rsidR="005760C5" w:rsidRDefault="005760C5" w:rsidP="005760C5">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68" w:author="Oliver Aasmets" w:date="2022-02-10T09:23:00Z" w:initials="OA">
    <w:p w14:paraId="011EB14C" w14:textId="77777777" w:rsidR="005760C5" w:rsidRDefault="005760C5" w:rsidP="005760C5">
      <w:pPr>
        <w:pStyle w:val="CommentText"/>
      </w:pPr>
      <w:r>
        <w:rPr>
          <w:rStyle w:val="CommentReference"/>
        </w:rPr>
        <w:annotationRef/>
      </w:r>
      <w:r>
        <w:t>Microbial features/species/…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1E710A" w15:done="0"/>
  <w15:commentEx w15:paraId="44E3687F" w15:paraIdParent="621E710A" w15:done="0"/>
  <w15:commentEx w15:paraId="632C9E23" w15:paraIdParent="621E710A" w15:done="0"/>
  <w15:commentEx w15:paraId="66D055D9" w15:done="1"/>
  <w15:commentEx w15:paraId="35F7DD6F" w15:done="1"/>
  <w15:commentEx w15:paraId="2562D175" w15:paraIdParent="35F7DD6F" w15:done="1"/>
  <w15:commentEx w15:paraId="320BCECA" w15:done="1"/>
  <w15:commentEx w15:paraId="159BD692" w15:done="1"/>
  <w15:commentEx w15:paraId="08ABE3E7" w15:done="0"/>
  <w15:commentEx w15:paraId="7B60CCCA" w15:done="1"/>
  <w15:commentEx w15:paraId="6161E42F" w15:done="1"/>
  <w15:commentEx w15:paraId="699817A3" w15:done="1"/>
  <w15:commentEx w15:paraId="33BEFE89" w15:paraIdParent="699817A3" w15:done="1"/>
  <w15:commentEx w15:paraId="084C1058" w15:done="1"/>
  <w15:commentEx w15:paraId="4FD16ACE" w15:done="1"/>
  <w15:commentEx w15:paraId="61C650C1" w15:done="1"/>
  <w15:commentEx w15:paraId="68E0A3A1" w15:done="1"/>
  <w15:commentEx w15:paraId="5C6BDA03" w15:done="0"/>
  <w15:commentEx w15:paraId="30978F57" w15:paraIdParent="5C6BDA03" w15:done="0"/>
  <w15:commentEx w15:paraId="4162C5D0" w15:paraIdParent="5C6BDA03" w15:done="0"/>
  <w15:commentEx w15:paraId="054B81CD" w15:done="1"/>
  <w15:commentEx w15:paraId="3CBF42A8" w15:done="0"/>
  <w15:commentEx w15:paraId="106CEED1" w15:paraIdParent="3CBF42A8" w15:done="0"/>
  <w15:commentEx w15:paraId="3E127BDA" w15:done="1"/>
  <w15:commentEx w15:paraId="66262F50" w15:done="0"/>
  <w15:commentEx w15:paraId="61F1F716" w15:done="0"/>
  <w15:commentEx w15:paraId="58E53EB3" w15:done="0"/>
  <w15:commentEx w15:paraId="76362E28" w15:done="1"/>
  <w15:commentEx w15:paraId="45DF724E" w15:paraIdParent="76362E28" w15:done="1"/>
  <w15:commentEx w15:paraId="10A145A5" w15:done="0"/>
  <w15:commentEx w15:paraId="09618F48" w15:paraIdParent="10A145A5" w15:done="0"/>
  <w15:commentEx w15:paraId="4B223BC7" w15:done="1"/>
  <w15:commentEx w15:paraId="7B5C13C9" w15:paraIdParent="4B223BC7" w15:done="1"/>
  <w15:commentEx w15:paraId="167005B3" w15:done="0"/>
  <w15:commentEx w15:paraId="62976B48" w15:paraIdParent="167005B3" w15:done="0"/>
  <w15:commentEx w15:paraId="65FB9F64" w15:paraIdParent="167005B3" w15:done="0"/>
  <w15:commentEx w15:paraId="011EB1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F7656" w16cex:dateUtc="2022-02-10T09:32:00Z"/>
  <w16cex:commentExtensible w16cex:durableId="25B141EC" w16cex:dateUtc="2022-02-11T18:13:00Z"/>
  <w16cex:commentExtensible w16cex:durableId="25AF8374" w16cex:dateUtc="2022-02-10T10:28:00Z"/>
  <w16cex:commentExtensible w16cex:durableId="25AF83A3" w16cex:dateUtc="2022-02-10T10:29:00Z"/>
  <w16cex:commentExtensible w16cex:durableId="25B114D6" w16cex:dateUtc="2022-02-11T15:01:00Z"/>
  <w16cex:commentExtensible w16cex:durableId="25AF5811" w16cex:dateUtc="2022-02-10T07:23:00Z"/>
  <w16cex:commentExtensible w16cex:durableId="25AF6384" w16cex:dateUtc="2022-02-10T08:12:00Z"/>
  <w16cex:commentExtensible w16cex:durableId="25AF6513" w16cex:dateUtc="2022-02-10T08:18:00Z"/>
  <w16cex:commentExtensible w16cex:durableId="25B4AC6D" w16cex:dateUtc="2022-02-14T08:24:00Z"/>
  <w16cex:commentExtensible w16cex:durableId="25AF6651" w16cex:dateUtc="2022-02-10T08:24:00Z"/>
  <w16cex:commentExtensible w16cex:durableId="25AF681E" w16cex:dateUtc="2022-02-10T08:31:00Z"/>
  <w16cex:commentExtensible w16cex:durableId="261400FB" w16cex:dateUtc="2022-04-27T14:50:00Z"/>
  <w16cex:commentExtensible w16cex:durableId="25AF759E" w16cex:dateUtc="2022-02-10T09:29:00Z"/>
  <w16cex:commentExtensible w16cex:durableId="25AF75C7" w16cex:dateUtc="2022-02-10T09:30:00Z"/>
  <w16cex:commentExtensible w16cex:durableId="25AF734A" w16cex:dateUtc="2022-02-10T09:19:00Z"/>
  <w16cex:commentExtensible w16cex:durableId="25AF760B" w16cex:dateUtc="2022-02-10T09:31:00Z"/>
  <w16cex:commentExtensible w16cex:durableId="25AF7876" w16cex:dateUtc="2022-02-10T09:41:00Z"/>
  <w16cex:commentExtensible w16cex:durableId="25AF7CEE" w16cex:dateUtc="2022-02-10T10:00:00Z"/>
  <w16cex:commentExtensible w16cex:durableId="25AF7AA3" w16cex:dateUtc="2022-02-10T09:50:00Z"/>
  <w16cex:commentExtensible w16cex:durableId="25AF79CA" w16cex:dateUtc="2022-02-10T09:47:00Z"/>
  <w16cex:commentExtensible w16cex:durableId="25AF7EA7" w16cex:dateUtc="2022-02-10T10:08:00Z"/>
  <w16cex:commentExtensible w16cex:durableId="25AF7F44" w16cex:dateUtc="2022-02-10T10:10:00Z"/>
  <w16cex:commentExtensible w16cex:durableId="25B13FB9" w16cex:dateUtc="2022-02-11T18:04:00Z"/>
  <w16cex:commentExtensible w16cex:durableId="25AF7D9A" w16cex:dateUtc="2022-02-10T10:03:00Z"/>
  <w16cex:commentExtensible w16cex:durableId="25AF7DC8" w16cex:dateUtc="2022-02-10T10:04:00Z"/>
  <w16cex:commentExtensible w16cex:durableId="25B4A853" w16cex:dateUtc="2022-02-14T08:07:00Z"/>
  <w16cex:commentExtensible w16cex:durableId="25AF7E6A" w16cex:dateUtc="2022-02-10T10:07:00Z"/>
  <w16cex:commentExtensible w16cex:durableId="25B26D09" w16cex:dateUtc="2022-02-12T15:29:00Z"/>
  <w16cex:commentExtensible w16cex:durableId="25B14044" w16cex:dateUtc="2022-02-11T18:06:00Z"/>
  <w16cex:commentExtensible w16cex:durableId="2611490B" w16cex:dateUtc="2022-04-25T13:21: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1E710A" w16cid:durableId="262CDDD2"/>
  <w16cid:commentId w16cid:paraId="44E3687F" w16cid:durableId="262CDDD1"/>
  <w16cid:commentId w16cid:paraId="632C9E23" w16cid:durableId="262CDDD0"/>
  <w16cid:commentId w16cid:paraId="66D055D9" w16cid:durableId="25AF6384"/>
  <w16cid:commentId w16cid:paraId="35F7DD6F" w16cid:durableId="25AF6513"/>
  <w16cid:commentId w16cid:paraId="2562D175" w16cid:durableId="25B4AC6D"/>
  <w16cid:commentId w16cid:paraId="320BCECA" w16cid:durableId="25AF6651"/>
  <w16cid:commentId w16cid:paraId="159BD692" w16cid:durableId="25AF681E"/>
  <w16cid:commentId w16cid:paraId="08ABE3E7" w16cid:durableId="261400FB"/>
  <w16cid:commentId w16cid:paraId="7B60CCCA" w16cid:durableId="25AF759E"/>
  <w16cid:commentId w16cid:paraId="6161E42F" w16cid:durableId="25AF75C7"/>
  <w16cid:commentId w16cid:paraId="699817A3" w16cid:durableId="25AF734A"/>
  <w16cid:commentId w16cid:paraId="33BEFE89" w16cid:durableId="25AF760B"/>
  <w16cid:commentId w16cid:paraId="084C1058" w16cid:durableId="25AF7876"/>
  <w16cid:commentId w16cid:paraId="4FD16ACE" w16cid:durableId="25AF7CEE"/>
  <w16cid:commentId w16cid:paraId="61C650C1" w16cid:durableId="25AF7AA3"/>
  <w16cid:commentId w16cid:paraId="68E0A3A1" w16cid:durableId="25AF79CA"/>
  <w16cid:commentId w16cid:paraId="5C6BDA03" w16cid:durableId="25AF7EA7"/>
  <w16cid:commentId w16cid:paraId="30978F57" w16cid:durableId="25AF7F44"/>
  <w16cid:commentId w16cid:paraId="4162C5D0" w16cid:durableId="25B13FB9"/>
  <w16cid:commentId w16cid:paraId="054B81CD" w16cid:durableId="25AF7D9A"/>
  <w16cid:commentId w16cid:paraId="3CBF42A8" w16cid:durableId="25AF7DC8"/>
  <w16cid:commentId w16cid:paraId="106CEED1" w16cid:durableId="25B4A853"/>
  <w16cid:commentId w16cid:paraId="3E127BDA" w16cid:durableId="25AF7E6A"/>
  <w16cid:commentId w16cid:paraId="66262F50" w16cid:durableId="25B26D09"/>
  <w16cid:commentId w16cid:paraId="61F1F716" w16cid:durableId="25B14044"/>
  <w16cid:commentId w16cid:paraId="58E53EB3" w16cid:durableId="2611490B"/>
  <w16cid:commentId w16cid:paraId="76362E28" w16cid:durableId="25AF7AFE"/>
  <w16cid:commentId w16cid:paraId="45DF724E" w16cid:durableId="25B135F2"/>
  <w16cid:commentId w16cid:paraId="10A145A5" w16cid:durableId="25AF7CB0"/>
  <w16cid:commentId w16cid:paraId="09618F48" w16cid:durableId="25B1381C"/>
  <w16cid:commentId w16cid:paraId="4B223BC7" w16cid:durableId="25AF7656"/>
  <w16cid:commentId w16cid:paraId="7B5C13C9" w16cid:durableId="25B141EC"/>
  <w16cid:commentId w16cid:paraId="167005B3" w16cid:durableId="25AF8374"/>
  <w16cid:commentId w16cid:paraId="62976B48" w16cid:durableId="25AF83A3"/>
  <w16cid:commentId w16cid:paraId="65FB9F64" w16cid:durableId="25B114D6"/>
  <w16cid:commentId w16cid:paraId="011EB14C" w16cid:durableId="25AF5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61679" w14:textId="77777777" w:rsidR="005E2D42" w:rsidRDefault="005E2D42" w:rsidP="008935D2">
      <w:pPr>
        <w:spacing w:before="0" w:after="0" w:line="240" w:lineRule="auto"/>
      </w:pPr>
      <w:r>
        <w:separator/>
      </w:r>
    </w:p>
  </w:endnote>
  <w:endnote w:type="continuationSeparator" w:id="0">
    <w:p w14:paraId="0DCBB9F4" w14:textId="77777777" w:rsidR="005E2D42" w:rsidRDefault="005E2D42"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33D77" w14:textId="77777777" w:rsidR="005E2D42" w:rsidRDefault="005E2D42" w:rsidP="008935D2">
      <w:pPr>
        <w:spacing w:before="0" w:after="0" w:line="240" w:lineRule="auto"/>
      </w:pPr>
      <w:r>
        <w:separator/>
      </w:r>
    </w:p>
  </w:footnote>
  <w:footnote w:type="continuationSeparator" w:id="0">
    <w:p w14:paraId="3915D7D5" w14:textId="77777777" w:rsidR="005E2D42" w:rsidRDefault="005E2D42" w:rsidP="008935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2"/>
  </w:num>
  <w:num w:numId="5">
    <w:abstractNumId w:val="10"/>
  </w:num>
  <w:num w:numId="6">
    <w:abstractNumId w:val="15"/>
  </w:num>
  <w:num w:numId="7">
    <w:abstractNumId w:val="4"/>
  </w:num>
  <w:num w:numId="8">
    <w:abstractNumId w:val="1"/>
  </w:num>
  <w:num w:numId="9">
    <w:abstractNumId w:val="0"/>
  </w:num>
  <w:num w:numId="10">
    <w:abstractNumId w:val="12"/>
  </w:num>
  <w:num w:numId="11">
    <w:abstractNumId w:val="19"/>
  </w:num>
  <w:num w:numId="12">
    <w:abstractNumId w:val="3"/>
  </w:num>
  <w:num w:numId="13">
    <w:abstractNumId w:val="14"/>
  </w:num>
  <w:num w:numId="14">
    <w:abstractNumId w:val="9"/>
  </w:num>
  <w:num w:numId="15">
    <w:abstractNumId w:val="8"/>
  </w:num>
  <w:num w:numId="16">
    <w:abstractNumId w:val="11"/>
  </w:num>
  <w:num w:numId="17">
    <w:abstractNumId w:val="16"/>
  </w:num>
  <w:num w:numId="18">
    <w:abstractNumId w:val="18"/>
  </w:num>
  <w:num w:numId="19">
    <w:abstractNumId w:val="13"/>
  </w:num>
  <w:num w:numId="2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liver Aasmets">
    <w15:presenceInfo w15:providerId="AD" w15:userId="S::oliver17@ut.ee::0876d907-2eef-4095-b0c3-bd54b9f5b203"/>
  </w15:person>
  <w15:person w15:author="Jennifer Neumaier">
    <w15:presenceInfo w15:providerId="Windows Live" w15:userId="8a9c6d71be66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0A1"/>
    <w:rsid w:val="00020931"/>
    <w:rsid w:val="000220FD"/>
    <w:rsid w:val="0002284A"/>
    <w:rsid w:val="00024FEE"/>
    <w:rsid w:val="00025459"/>
    <w:rsid w:val="00025FB4"/>
    <w:rsid w:val="000276CC"/>
    <w:rsid w:val="00032877"/>
    <w:rsid w:val="00033094"/>
    <w:rsid w:val="00033F23"/>
    <w:rsid w:val="00044266"/>
    <w:rsid w:val="00044E7A"/>
    <w:rsid w:val="00044FB6"/>
    <w:rsid w:val="000550A2"/>
    <w:rsid w:val="00055A65"/>
    <w:rsid w:val="00055D20"/>
    <w:rsid w:val="00056869"/>
    <w:rsid w:val="000625A3"/>
    <w:rsid w:val="00062C29"/>
    <w:rsid w:val="000632A0"/>
    <w:rsid w:val="00067FC4"/>
    <w:rsid w:val="000721BE"/>
    <w:rsid w:val="00073D69"/>
    <w:rsid w:val="00074843"/>
    <w:rsid w:val="00074CD7"/>
    <w:rsid w:val="000752A8"/>
    <w:rsid w:val="00076154"/>
    <w:rsid w:val="0009090D"/>
    <w:rsid w:val="00091F74"/>
    <w:rsid w:val="000936DA"/>
    <w:rsid w:val="00093DDB"/>
    <w:rsid w:val="00094AD0"/>
    <w:rsid w:val="00096AD0"/>
    <w:rsid w:val="00097A08"/>
    <w:rsid w:val="000A00AD"/>
    <w:rsid w:val="000A0C22"/>
    <w:rsid w:val="000A1258"/>
    <w:rsid w:val="000A288A"/>
    <w:rsid w:val="000A37A8"/>
    <w:rsid w:val="000A4EC2"/>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68EC"/>
    <w:rsid w:val="000F037A"/>
    <w:rsid w:val="000F0F66"/>
    <w:rsid w:val="000F187D"/>
    <w:rsid w:val="000F2955"/>
    <w:rsid w:val="000F396D"/>
    <w:rsid w:val="000F3BCB"/>
    <w:rsid w:val="000F4CF6"/>
    <w:rsid w:val="000F58EE"/>
    <w:rsid w:val="00107625"/>
    <w:rsid w:val="00110272"/>
    <w:rsid w:val="001118FA"/>
    <w:rsid w:val="001123C6"/>
    <w:rsid w:val="00117CA7"/>
    <w:rsid w:val="00120174"/>
    <w:rsid w:val="00121386"/>
    <w:rsid w:val="00121552"/>
    <w:rsid w:val="00122024"/>
    <w:rsid w:val="00123E29"/>
    <w:rsid w:val="00124111"/>
    <w:rsid w:val="00127A8E"/>
    <w:rsid w:val="00130178"/>
    <w:rsid w:val="00130EA2"/>
    <w:rsid w:val="00131550"/>
    <w:rsid w:val="0013319F"/>
    <w:rsid w:val="00134A49"/>
    <w:rsid w:val="00140537"/>
    <w:rsid w:val="00143155"/>
    <w:rsid w:val="00144DEE"/>
    <w:rsid w:val="00146BF6"/>
    <w:rsid w:val="0015013F"/>
    <w:rsid w:val="00151BD4"/>
    <w:rsid w:val="00152730"/>
    <w:rsid w:val="001537E4"/>
    <w:rsid w:val="00153E82"/>
    <w:rsid w:val="0016091C"/>
    <w:rsid w:val="00161257"/>
    <w:rsid w:val="001656C1"/>
    <w:rsid w:val="0016587F"/>
    <w:rsid w:val="001671F9"/>
    <w:rsid w:val="00170042"/>
    <w:rsid w:val="0017049F"/>
    <w:rsid w:val="001727D9"/>
    <w:rsid w:val="00176A38"/>
    <w:rsid w:val="001772A2"/>
    <w:rsid w:val="001808F0"/>
    <w:rsid w:val="00183548"/>
    <w:rsid w:val="00183FF6"/>
    <w:rsid w:val="001904AA"/>
    <w:rsid w:val="001921C0"/>
    <w:rsid w:val="001A17EF"/>
    <w:rsid w:val="001A19B2"/>
    <w:rsid w:val="001A63EA"/>
    <w:rsid w:val="001A7405"/>
    <w:rsid w:val="001B0233"/>
    <w:rsid w:val="001B302C"/>
    <w:rsid w:val="001B3B56"/>
    <w:rsid w:val="001B4885"/>
    <w:rsid w:val="001B4FC4"/>
    <w:rsid w:val="001B7239"/>
    <w:rsid w:val="001B774D"/>
    <w:rsid w:val="001C4751"/>
    <w:rsid w:val="001C4C56"/>
    <w:rsid w:val="001C68CE"/>
    <w:rsid w:val="001C6F20"/>
    <w:rsid w:val="001C72DB"/>
    <w:rsid w:val="001D1657"/>
    <w:rsid w:val="001E02F4"/>
    <w:rsid w:val="001E5FEC"/>
    <w:rsid w:val="001E67ED"/>
    <w:rsid w:val="001F2096"/>
    <w:rsid w:val="00201B68"/>
    <w:rsid w:val="00204BF3"/>
    <w:rsid w:val="002060FB"/>
    <w:rsid w:val="002075D1"/>
    <w:rsid w:val="0021039B"/>
    <w:rsid w:val="00213DFE"/>
    <w:rsid w:val="00214DAA"/>
    <w:rsid w:val="002204F4"/>
    <w:rsid w:val="002222D2"/>
    <w:rsid w:val="00224965"/>
    <w:rsid w:val="00225A7C"/>
    <w:rsid w:val="00226CCD"/>
    <w:rsid w:val="0023278C"/>
    <w:rsid w:val="00233257"/>
    <w:rsid w:val="002455FB"/>
    <w:rsid w:val="00245E69"/>
    <w:rsid w:val="00247D1B"/>
    <w:rsid w:val="002507FF"/>
    <w:rsid w:val="00252143"/>
    <w:rsid w:val="002523BB"/>
    <w:rsid w:val="00255A8C"/>
    <w:rsid w:val="0026279E"/>
    <w:rsid w:val="00263958"/>
    <w:rsid w:val="00267306"/>
    <w:rsid w:val="00270705"/>
    <w:rsid w:val="00270F16"/>
    <w:rsid w:val="002734CD"/>
    <w:rsid w:val="00275C66"/>
    <w:rsid w:val="00275E8D"/>
    <w:rsid w:val="00284F8B"/>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6BBD"/>
    <w:rsid w:val="002A77F4"/>
    <w:rsid w:val="002B141C"/>
    <w:rsid w:val="002B19C9"/>
    <w:rsid w:val="002B20EF"/>
    <w:rsid w:val="002B2C1A"/>
    <w:rsid w:val="002C0CC9"/>
    <w:rsid w:val="002C0FE3"/>
    <w:rsid w:val="002C11A9"/>
    <w:rsid w:val="002C1652"/>
    <w:rsid w:val="002C1FDB"/>
    <w:rsid w:val="002C3562"/>
    <w:rsid w:val="002C4BF2"/>
    <w:rsid w:val="002C563E"/>
    <w:rsid w:val="002D101F"/>
    <w:rsid w:val="002D4164"/>
    <w:rsid w:val="002D4623"/>
    <w:rsid w:val="002D4992"/>
    <w:rsid w:val="002D52E5"/>
    <w:rsid w:val="002D5ECE"/>
    <w:rsid w:val="002D5F4F"/>
    <w:rsid w:val="002D67C9"/>
    <w:rsid w:val="002D6BB8"/>
    <w:rsid w:val="002D7B9D"/>
    <w:rsid w:val="002E2C92"/>
    <w:rsid w:val="002F14F3"/>
    <w:rsid w:val="002F1CD3"/>
    <w:rsid w:val="00300D52"/>
    <w:rsid w:val="003160E8"/>
    <w:rsid w:val="00320A3F"/>
    <w:rsid w:val="0032238F"/>
    <w:rsid w:val="003246D5"/>
    <w:rsid w:val="00324B16"/>
    <w:rsid w:val="00331778"/>
    <w:rsid w:val="003318BC"/>
    <w:rsid w:val="00333010"/>
    <w:rsid w:val="003342CE"/>
    <w:rsid w:val="003370A9"/>
    <w:rsid w:val="003440BB"/>
    <w:rsid w:val="00345329"/>
    <w:rsid w:val="00350C1A"/>
    <w:rsid w:val="0035141D"/>
    <w:rsid w:val="00363697"/>
    <w:rsid w:val="00364E78"/>
    <w:rsid w:val="00367F1A"/>
    <w:rsid w:val="003707CD"/>
    <w:rsid w:val="003767B1"/>
    <w:rsid w:val="00382073"/>
    <w:rsid w:val="003828F6"/>
    <w:rsid w:val="00385C5C"/>
    <w:rsid w:val="00387B8A"/>
    <w:rsid w:val="00391BB8"/>
    <w:rsid w:val="003934FE"/>
    <w:rsid w:val="00394CE5"/>
    <w:rsid w:val="003A1277"/>
    <w:rsid w:val="003A19BD"/>
    <w:rsid w:val="003A4086"/>
    <w:rsid w:val="003A411E"/>
    <w:rsid w:val="003B113B"/>
    <w:rsid w:val="003B1881"/>
    <w:rsid w:val="003B1E3F"/>
    <w:rsid w:val="003B56C1"/>
    <w:rsid w:val="003B7297"/>
    <w:rsid w:val="003C12D7"/>
    <w:rsid w:val="003C131C"/>
    <w:rsid w:val="003C272E"/>
    <w:rsid w:val="003C535B"/>
    <w:rsid w:val="003C5574"/>
    <w:rsid w:val="003D179C"/>
    <w:rsid w:val="003D1927"/>
    <w:rsid w:val="003D20CC"/>
    <w:rsid w:val="003D4E41"/>
    <w:rsid w:val="003D5740"/>
    <w:rsid w:val="003E311B"/>
    <w:rsid w:val="003E38A0"/>
    <w:rsid w:val="003F0ED1"/>
    <w:rsid w:val="003F1B1C"/>
    <w:rsid w:val="003F1D67"/>
    <w:rsid w:val="003F34C9"/>
    <w:rsid w:val="003F4824"/>
    <w:rsid w:val="003F5A00"/>
    <w:rsid w:val="003F6584"/>
    <w:rsid w:val="003F6D71"/>
    <w:rsid w:val="003F6E93"/>
    <w:rsid w:val="00400081"/>
    <w:rsid w:val="00400148"/>
    <w:rsid w:val="0040199C"/>
    <w:rsid w:val="004037BA"/>
    <w:rsid w:val="00403851"/>
    <w:rsid w:val="00404DDB"/>
    <w:rsid w:val="00406104"/>
    <w:rsid w:val="00406264"/>
    <w:rsid w:val="004175A1"/>
    <w:rsid w:val="004213CA"/>
    <w:rsid w:val="0042156A"/>
    <w:rsid w:val="0042179E"/>
    <w:rsid w:val="00426776"/>
    <w:rsid w:val="00430563"/>
    <w:rsid w:val="0043066C"/>
    <w:rsid w:val="00435F86"/>
    <w:rsid w:val="00436EC8"/>
    <w:rsid w:val="00444030"/>
    <w:rsid w:val="00445961"/>
    <w:rsid w:val="0044637D"/>
    <w:rsid w:val="0044659F"/>
    <w:rsid w:val="00446BF9"/>
    <w:rsid w:val="00450E52"/>
    <w:rsid w:val="004521A2"/>
    <w:rsid w:val="00453015"/>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4170"/>
    <w:rsid w:val="00474FA4"/>
    <w:rsid w:val="00475BDA"/>
    <w:rsid w:val="0048363A"/>
    <w:rsid w:val="00484ABD"/>
    <w:rsid w:val="004869FA"/>
    <w:rsid w:val="00487D82"/>
    <w:rsid w:val="00490A3F"/>
    <w:rsid w:val="00492A4E"/>
    <w:rsid w:val="00494CCB"/>
    <w:rsid w:val="00497731"/>
    <w:rsid w:val="004A1DE6"/>
    <w:rsid w:val="004A250C"/>
    <w:rsid w:val="004B239D"/>
    <w:rsid w:val="004B288C"/>
    <w:rsid w:val="004B3883"/>
    <w:rsid w:val="004B4D31"/>
    <w:rsid w:val="004B53FC"/>
    <w:rsid w:val="004C1252"/>
    <w:rsid w:val="004C1F7F"/>
    <w:rsid w:val="004C5B68"/>
    <w:rsid w:val="004C5EC1"/>
    <w:rsid w:val="004C62EE"/>
    <w:rsid w:val="004C7C6B"/>
    <w:rsid w:val="004D0C90"/>
    <w:rsid w:val="004D53E9"/>
    <w:rsid w:val="004E2A41"/>
    <w:rsid w:val="004E4D4A"/>
    <w:rsid w:val="004E5FCA"/>
    <w:rsid w:val="004F1551"/>
    <w:rsid w:val="004F28FD"/>
    <w:rsid w:val="004F298A"/>
    <w:rsid w:val="004F4BD7"/>
    <w:rsid w:val="004F61BA"/>
    <w:rsid w:val="004F7DA9"/>
    <w:rsid w:val="005016B5"/>
    <w:rsid w:val="00502DEB"/>
    <w:rsid w:val="00507B81"/>
    <w:rsid w:val="00510E53"/>
    <w:rsid w:val="0051128A"/>
    <w:rsid w:val="00512C23"/>
    <w:rsid w:val="005165F0"/>
    <w:rsid w:val="00517B19"/>
    <w:rsid w:val="00520C31"/>
    <w:rsid w:val="00521482"/>
    <w:rsid w:val="00522DBC"/>
    <w:rsid w:val="005230CB"/>
    <w:rsid w:val="00527F2F"/>
    <w:rsid w:val="00531027"/>
    <w:rsid w:val="0053155D"/>
    <w:rsid w:val="00533D9A"/>
    <w:rsid w:val="005358B8"/>
    <w:rsid w:val="00536BFA"/>
    <w:rsid w:val="00536E24"/>
    <w:rsid w:val="0053791F"/>
    <w:rsid w:val="00537E92"/>
    <w:rsid w:val="00545048"/>
    <w:rsid w:val="0054683A"/>
    <w:rsid w:val="00546E05"/>
    <w:rsid w:val="00550490"/>
    <w:rsid w:val="00554E28"/>
    <w:rsid w:val="00565D45"/>
    <w:rsid w:val="00566553"/>
    <w:rsid w:val="005671D7"/>
    <w:rsid w:val="00570AC5"/>
    <w:rsid w:val="00571326"/>
    <w:rsid w:val="00574DFE"/>
    <w:rsid w:val="005760C5"/>
    <w:rsid w:val="005852CC"/>
    <w:rsid w:val="005900A0"/>
    <w:rsid w:val="0059030E"/>
    <w:rsid w:val="00595C96"/>
    <w:rsid w:val="0059632C"/>
    <w:rsid w:val="00597CCB"/>
    <w:rsid w:val="005A2F81"/>
    <w:rsid w:val="005B13C5"/>
    <w:rsid w:val="005B1ECC"/>
    <w:rsid w:val="005B29A1"/>
    <w:rsid w:val="005B4C19"/>
    <w:rsid w:val="005B5AE6"/>
    <w:rsid w:val="005B6CD9"/>
    <w:rsid w:val="005C0B90"/>
    <w:rsid w:val="005C1A7A"/>
    <w:rsid w:val="005C70E1"/>
    <w:rsid w:val="005D1A91"/>
    <w:rsid w:val="005D1C49"/>
    <w:rsid w:val="005D41F2"/>
    <w:rsid w:val="005D5272"/>
    <w:rsid w:val="005D7D27"/>
    <w:rsid w:val="005E2D42"/>
    <w:rsid w:val="005E52C3"/>
    <w:rsid w:val="005E6D89"/>
    <w:rsid w:val="005E7605"/>
    <w:rsid w:val="005F04E5"/>
    <w:rsid w:val="005F0FB4"/>
    <w:rsid w:val="005F1162"/>
    <w:rsid w:val="005F2D69"/>
    <w:rsid w:val="005F7ABF"/>
    <w:rsid w:val="005F7CAC"/>
    <w:rsid w:val="006002AB"/>
    <w:rsid w:val="00602EA3"/>
    <w:rsid w:val="0060312E"/>
    <w:rsid w:val="00605171"/>
    <w:rsid w:val="00607DBC"/>
    <w:rsid w:val="006125A9"/>
    <w:rsid w:val="00612D3C"/>
    <w:rsid w:val="006147E2"/>
    <w:rsid w:val="00615729"/>
    <w:rsid w:val="006200A5"/>
    <w:rsid w:val="006250BC"/>
    <w:rsid w:val="00627034"/>
    <w:rsid w:val="00634EB4"/>
    <w:rsid w:val="00635AB3"/>
    <w:rsid w:val="00636A38"/>
    <w:rsid w:val="00637DA6"/>
    <w:rsid w:val="00643FBE"/>
    <w:rsid w:val="00646F79"/>
    <w:rsid w:val="00647C9B"/>
    <w:rsid w:val="0065016D"/>
    <w:rsid w:val="00651910"/>
    <w:rsid w:val="00651CE1"/>
    <w:rsid w:val="00654726"/>
    <w:rsid w:val="00661F98"/>
    <w:rsid w:val="0066212F"/>
    <w:rsid w:val="00662B0A"/>
    <w:rsid w:val="00662CB0"/>
    <w:rsid w:val="00665AD9"/>
    <w:rsid w:val="00667D79"/>
    <w:rsid w:val="0067088B"/>
    <w:rsid w:val="006709F0"/>
    <w:rsid w:val="00673DC6"/>
    <w:rsid w:val="0067449F"/>
    <w:rsid w:val="006749C2"/>
    <w:rsid w:val="00677954"/>
    <w:rsid w:val="00681BE3"/>
    <w:rsid w:val="00683662"/>
    <w:rsid w:val="006908EF"/>
    <w:rsid w:val="00694E36"/>
    <w:rsid w:val="00697D05"/>
    <w:rsid w:val="00697E91"/>
    <w:rsid w:val="006A02B7"/>
    <w:rsid w:val="006A0B41"/>
    <w:rsid w:val="006A3447"/>
    <w:rsid w:val="006A5241"/>
    <w:rsid w:val="006A69EA"/>
    <w:rsid w:val="006A6BB1"/>
    <w:rsid w:val="006B0571"/>
    <w:rsid w:val="006B0BCC"/>
    <w:rsid w:val="006B1021"/>
    <w:rsid w:val="006C1918"/>
    <w:rsid w:val="006D00F9"/>
    <w:rsid w:val="006D18D4"/>
    <w:rsid w:val="006D317B"/>
    <w:rsid w:val="006D68F0"/>
    <w:rsid w:val="006D6A91"/>
    <w:rsid w:val="006D71E3"/>
    <w:rsid w:val="006E16CE"/>
    <w:rsid w:val="006E1877"/>
    <w:rsid w:val="006E2124"/>
    <w:rsid w:val="006E74DB"/>
    <w:rsid w:val="006F1E48"/>
    <w:rsid w:val="006F3960"/>
    <w:rsid w:val="006F47C2"/>
    <w:rsid w:val="006F591B"/>
    <w:rsid w:val="007003DC"/>
    <w:rsid w:val="007034B4"/>
    <w:rsid w:val="0071309B"/>
    <w:rsid w:val="00713DD0"/>
    <w:rsid w:val="00713EB1"/>
    <w:rsid w:val="0071619F"/>
    <w:rsid w:val="00717CBA"/>
    <w:rsid w:val="00722306"/>
    <w:rsid w:val="00723B9E"/>
    <w:rsid w:val="00725640"/>
    <w:rsid w:val="00730655"/>
    <w:rsid w:val="00733812"/>
    <w:rsid w:val="007356A0"/>
    <w:rsid w:val="00735AF1"/>
    <w:rsid w:val="00736E79"/>
    <w:rsid w:val="00740DCD"/>
    <w:rsid w:val="00741AAC"/>
    <w:rsid w:val="00742628"/>
    <w:rsid w:val="007608F1"/>
    <w:rsid w:val="00761792"/>
    <w:rsid w:val="0076590C"/>
    <w:rsid w:val="00765D13"/>
    <w:rsid w:val="007700FC"/>
    <w:rsid w:val="007742CA"/>
    <w:rsid w:val="00775B1E"/>
    <w:rsid w:val="0077671B"/>
    <w:rsid w:val="00776B4A"/>
    <w:rsid w:val="00781163"/>
    <w:rsid w:val="00782F58"/>
    <w:rsid w:val="007845C5"/>
    <w:rsid w:val="00785D65"/>
    <w:rsid w:val="0079172C"/>
    <w:rsid w:val="007959C3"/>
    <w:rsid w:val="007A19F8"/>
    <w:rsid w:val="007A1CED"/>
    <w:rsid w:val="007A5B0F"/>
    <w:rsid w:val="007A65D9"/>
    <w:rsid w:val="007A6C07"/>
    <w:rsid w:val="007A716A"/>
    <w:rsid w:val="007B127E"/>
    <w:rsid w:val="007B3154"/>
    <w:rsid w:val="007B4A0C"/>
    <w:rsid w:val="007B5F2B"/>
    <w:rsid w:val="007C015F"/>
    <w:rsid w:val="007C04B4"/>
    <w:rsid w:val="007C1FDF"/>
    <w:rsid w:val="007C394B"/>
    <w:rsid w:val="007C7F6C"/>
    <w:rsid w:val="007D3826"/>
    <w:rsid w:val="007E226E"/>
    <w:rsid w:val="007E3C6B"/>
    <w:rsid w:val="007F03F2"/>
    <w:rsid w:val="007F48E2"/>
    <w:rsid w:val="007F651B"/>
    <w:rsid w:val="007F7682"/>
    <w:rsid w:val="007F7739"/>
    <w:rsid w:val="00801C8C"/>
    <w:rsid w:val="008029FB"/>
    <w:rsid w:val="008073F3"/>
    <w:rsid w:val="008110E4"/>
    <w:rsid w:val="0081264D"/>
    <w:rsid w:val="008127D2"/>
    <w:rsid w:val="00820362"/>
    <w:rsid w:val="008207EC"/>
    <w:rsid w:val="00820C56"/>
    <w:rsid w:val="00821C32"/>
    <w:rsid w:val="00821EDF"/>
    <w:rsid w:val="008256DF"/>
    <w:rsid w:val="00827761"/>
    <w:rsid w:val="008324C2"/>
    <w:rsid w:val="00836C11"/>
    <w:rsid w:val="008412AD"/>
    <w:rsid w:val="0084667F"/>
    <w:rsid w:val="00862D92"/>
    <w:rsid w:val="00863151"/>
    <w:rsid w:val="00863418"/>
    <w:rsid w:val="008640A3"/>
    <w:rsid w:val="0086734E"/>
    <w:rsid w:val="008719CB"/>
    <w:rsid w:val="00874BB4"/>
    <w:rsid w:val="00875154"/>
    <w:rsid w:val="008774A3"/>
    <w:rsid w:val="0087765B"/>
    <w:rsid w:val="0088200A"/>
    <w:rsid w:val="00885F80"/>
    <w:rsid w:val="00886E02"/>
    <w:rsid w:val="00890B32"/>
    <w:rsid w:val="008935D2"/>
    <w:rsid w:val="00894DAB"/>
    <w:rsid w:val="008A0B1F"/>
    <w:rsid w:val="008A65C8"/>
    <w:rsid w:val="008A6E79"/>
    <w:rsid w:val="008A7896"/>
    <w:rsid w:val="008A7F2E"/>
    <w:rsid w:val="008B1487"/>
    <w:rsid w:val="008B25DE"/>
    <w:rsid w:val="008B42E5"/>
    <w:rsid w:val="008C1911"/>
    <w:rsid w:val="008C19C4"/>
    <w:rsid w:val="008C1C9C"/>
    <w:rsid w:val="008C2AA7"/>
    <w:rsid w:val="008C3501"/>
    <w:rsid w:val="008C357B"/>
    <w:rsid w:val="008C4003"/>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428F"/>
    <w:rsid w:val="0090586A"/>
    <w:rsid w:val="00906B20"/>
    <w:rsid w:val="0090763A"/>
    <w:rsid w:val="00907745"/>
    <w:rsid w:val="00910959"/>
    <w:rsid w:val="009109D7"/>
    <w:rsid w:val="009114C1"/>
    <w:rsid w:val="00911F60"/>
    <w:rsid w:val="009129F1"/>
    <w:rsid w:val="0091642B"/>
    <w:rsid w:val="0091744B"/>
    <w:rsid w:val="009174B7"/>
    <w:rsid w:val="00917D2F"/>
    <w:rsid w:val="009208FE"/>
    <w:rsid w:val="00925378"/>
    <w:rsid w:val="00925FEB"/>
    <w:rsid w:val="00932FCD"/>
    <w:rsid w:val="00933C60"/>
    <w:rsid w:val="00935FBF"/>
    <w:rsid w:val="00935FF7"/>
    <w:rsid w:val="00936E66"/>
    <w:rsid w:val="00940AD1"/>
    <w:rsid w:val="00941D72"/>
    <w:rsid w:val="009433EB"/>
    <w:rsid w:val="0094420B"/>
    <w:rsid w:val="00947AE6"/>
    <w:rsid w:val="009501EF"/>
    <w:rsid w:val="0095312A"/>
    <w:rsid w:val="00954454"/>
    <w:rsid w:val="00965A67"/>
    <w:rsid w:val="009674F1"/>
    <w:rsid w:val="00974741"/>
    <w:rsid w:val="00975290"/>
    <w:rsid w:val="009768F0"/>
    <w:rsid w:val="00976CE1"/>
    <w:rsid w:val="00977A86"/>
    <w:rsid w:val="00981F19"/>
    <w:rsid w:val="00984735"/>
    <w:rsid w:val="0098574D"/>
    <w:rsid w:val="009868A4"/>
    <w:rsid w:val="00990CB3"/>
    <w:rsid w:val="009921CE"/>
    <w:rsid w:val="00993DEF"/>
    <w:rsid w:val="00994C3F"/>
    <w:rsid w:val="009977BB"/>
    <w:rsid w:val="00997F7B"/>
    <w:rsid w:val="009B2FB5"/>
    <w:rsid w:val="009B310B"/>
    <w:rsid w:val="009B3AAA"/>
    <w:rsid w:val="009B5A23"/>
    <w:rsid w:val="009C6AF3"/>
    <w:rsid w:val="009D0425"/>
    <w:rsid w:val="009D5601"/>
    <w:rsid w:val="009D5ECF"/>
    <w:rsid w:val="009E1356"/>
    <w:rsid w:val="009E2A98"/>
    <w:rsid w:val="009E3EF2"/>
    <w:rsid w:val="009F1502"/>
    <w:rsid w:val="009F30EB"/>
    <w:rsid w:val="009F32AE"/>
    <w:rsid w:val="009F4DA7"/>
    <w:rsid w:val="009F5339"/>
    <w:rsid w:val="009F575C"/>
    <w:rsid w:val="009F686F"/>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2BCC"/>
    <w:rsid w:val="00A53C0A"/>
    <w:rsid w:val="00A53F9B"/>
    <w:rsid w:val="00A55711"/>
    <w:rsid w:val="00A6123F"/>
    <w:rsid w:val="00A73F60"/>
    <w:rsid w:val="00A74A68"/>
    <w:rsid w:val="00A75DAC"/>
    <w:rsid w:val="00A81DDE"/>
    <w:rsid w:val="00A85486"/>
    <w:rsid w:val="00A879AC"/>
    <w:rsid w:val="00A87B28"/>
    <w:rsid w:val="00A90FA8"/>
    <w:rsid w:val="00A935A1"/>
    <w:rsid w:val="00A942C4"/>
    <w:rsid w:val="00A971C3"/>
    <w:rsid w:val="00AA2825"/>
    <w:rsid w:val="00AA3645"/>
    <w:rsid w:val="00AA391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2AFD"/>
    <w:rsid w:val="00AE3EC1"/>
    <w:rsid w:val="00AE42E2"/>
    <w:rsid w:val="00AE4A43"/>
    <w:rsid w:val="00AE601A"/>
    <w:rsid w:val="00AE60AB"/>
    <w:rsid w:val="00AE7CBD"/>
    <w:rsid w:val="00AF41E9"/>
    <w:rsid w:val="00AF4DBC"/>
    <w:rsid w:val="00AF64DD"/>
    <w:rsid w:val="00B04867"/>
    <w:rsid w:val="00B0541F"/>
    <w:rsid w:val="00B1037C"/>
    <w:rsid w:val="00B11BEC"/>
    <w:rsid w:val="00B14130"/>
    <w:rsid w:val="00B1653A"/>
    <w:rsid w:val="00B17DFD"/>
    <w:rsid w:val="00B20294"/>
    <w:rsid w:val="00B20C54"/>
    <w:rsid w:val="00B20D8F"/>
    <w:rsid w:val="00B21160"/>
    <w:rsid w:val="00B2441A"/>
    <w:rsid w:val="00B255EC"/>
    <w:rsid w:val="00B26330"/>
    <w:rsid w:val="00B26435"/>
    <w:rsid w:val="00B323C5"/>
    <w:rsid w:val="00B32735"/>
    <w:rsid w:val="00B33411"/>
    <w:rsid w:val="00B342F8"/>
    <w:rsid w:val="00B36859"/>
    <w:rsid w:val="00B44211"/>
    <w:rsid w:val="00B44E49"/>
    <w:rsid w:val="00B47E50"/>
    <w:rsid w:val="00B517CE"/>
    <w:rsid w:val="00B51DEE"/>
    <w:rsid w:val="00B54ABF"/>
    <w:rsid w:val="00B54D8B"/>
    <w:rsid w:val="00B54E7F"/>
    <w:rsid w:val="00B54EC8"/>
    <w:rsid w:val="00B56783"/>
    <w:rsid w:val="00B567E9"/>
    <w:rsid w:val="00B57D7A"/>
    <w:rsid w:val="00B61348"/>
    <w:rsid w:val="00B6140A"/>
    <w:rsid w:val="00B62E9F"/>
    <w:rsid w:val="00B6333D"/>
    <w:rsid w:val="00B647C9"/>
    <w:rsid w:val="00B669E9"/>
    <w:rsid w:val="00B73E4C"/>
    <w:rsid w:val="00B749B7"/>
    <w:rsid w:val="00B74C16"/>
    <w:rsid w:val="00B81C23"/>
    <w:rsid w:val="00B85F47"/>
    <w:rsid w:val="00B86507"/>
    <w:rsid w:val="00B86B30"/>
    <w:rsid w:val="00B87918"/>
    <w:rsid w:val="00B90A1B"/>
    <w:rsid w:val="00B9105C"/>
    <w:rsid w:val="00B91BDC"/>
    <w:rsid w:val="00B9237B"/>
    <w:rsid w:val="00B9470B"/>
    <w:rsid w:val="00B96537"/>
    <w:rsid w:val="00BA066E"/>
    <w:rsid w:val="00BA1197"/>
    <w:rsid w:val="00BA1398"/>
    <w:rsid w:val="00BA2F51"/>
    <w:rsid w:val="00BA37E7"/>
    <w:rsid w:val="00BA3E98"/>
    <w:rsid w:val="00BA4810"/>
    <w:rsid w:val="00BA61B8"/>
    <w:rsid w:val="00BA746C"/>
    <w:rsid w:val="00BA74A1"/>
    <w:rsid w:val="00BB158A"/>
    <w:rsid w:val="00BB3E3D"/>
    <w:rsid w:val="00BB4930"/>
    <w:rsid w:val="00BB6A20"/>
    <w:rsid w:val="00BB6A25"/>
    <w:rsid w:val="00BC0753"/>
    <w:rsid w:val="00BC1E9C"/>
    <w:rsid w:val="00BC35BF"/>
    <w:rsid w:val="00BC3D6D"/>
    <w:rsid w:val="00BC4403"/>
    <w:rsid w:val="00BC683E"/>
    <w:rsid w:val="00BC6BB9"/>
    <w:rsid w:val="00BC77F2"/>
    <w:rsid w:val="00BC7E78"/>
    <w:rsid w:val="00BD2E1A"/>
    <w:rsid w:val="00BD343D"/>
    <w:rsid w:val="00BE14D5"/>
    <w:rsid w:val="00BE3EFB"/>
    <w:rsid w:val="00BE5F3F"/>
    <w:rsid w:val="00BF2588"/>
    <w:rsid w:val="00BF3223"/>
    <w:rsid w:val="00BF3F17"/>
    <w:rsid w:val="00C00738"/>
    <w:rsid w:val="00C05C0E"/>
    <w:rsid w:val="00C06D5B"/>
    <w:rsid w:val="00C07878"/>
    <w:rsid w:val="00C15F3D"/>
    <w:rsid w:val="00C26190"/>
    <w:rsid w:val="00C3096B"/>
    <w:rsid w:val="00C31371"/>
    <w:rsid w:val="00C31506"/>
    <w:rsid w:val="00C321C6"/>
    <w:rsid w:val="00C32761"/>
    <w:rsid w:val="00C33733"/>
    <w:rsid w:val="00C34113"/>
    <w:rsid w:val="00C34530"/>
    <w:rsid w:val="00C35583"/>
    <w:rsid w:val="00C378C3"/>
    <w:rsid w:val="00C42441"/>
    <w:rsid w:val="00C46EFA"/>
    <w:rsid w:val="00C50E3F"/>
    <w:rsid w:val="00C6102C"/>
    <w:rsid w:val="00C63D55"/>
    <w:rsid w:val="00C63E12"/>
    <w:rsid w:val="00C64863"/>
    <w:rsid w:val="00C64ED9"/>
    <w:rsid w:val="00C66E68"/>
    <w:rsid w:val="00C703A6"/>
    <w:rsid w:val="00C734C4"/>
    <w:rsid w:val="00C76E1F"/>
    <w:rsid w:val="00C7754E"/>
    <w:rsid w:val="00C8143D"/>
    <w:rsid w:val="00C846FE"/>
    <w:rsid w:val="00C857E3"/>
    <w:rsid w:val="00C9181C"/>
    <w:rsid w:val="00CA0A51"/>
    <w:rsid w:val="00CA1A94"/>
    <w:rsid w:val="00CA3942"/>
    <w:rsid w:val="00CA3AA1"/>
    <w:rsid w:val="00CA506D"/>
    <w:rsid w:val="00CB0C8A"/>
    <w:rsid w:val="00CB0DD1"/>
    <w:rsid w:val="00CB6FE8"/>
    <w:rsid w:val="00CB7E3F"/>
    <w:rsid w:val="00CC014A"/>
    <w:rsid w:val="00CC5BD7"/>
    <w:rsid w:val="00CC5F9C"/>
    <w:rsid w:val="00CD0BCB"/>
    <w:rsid w:val="00CD1250"/>
    <w:rsid w:val="00CD2D34"/>
    <w:rsid w:val="00CD4F25"/>
    <w:rsid w:val="00CD5E73"/>
    <w:rsid w:val="00CD63D0"/>
    <w:rsid w:val="00CD6D28"/>
    <w:rsid w:val="00CE1125"/>
    <w:rsid w:val="00CE4FFC"/>
    <w:rsid w:val="00CE57B7"/>
    <w:rsid w:val="00CE5FE2"/>
    <w:rsid w:val="00CE6898"/>
    <w:rsid w:val="00CE7869"/>
    <w:rsid w:val="00CF1CBE"/>
    <w:rsid w:val="00CF3279"/>
    <w:rsid w:val="00CF4421"/>
    <w:rsid w:val="00CF5607"/>
    <w:rsid w:val="00CF5BCD"/>
    <w:rsid w:val="00CF66D9"/>
    <w:rsid w:val="00CF7081"/>
    <w:rsid w:val="00CF70F8"/>
    <w:rsid w:val="00CF79D5"/>
    <w:rsid w:val="00D02D60"/>
    <w:rsid w:val="00D030EA"/>
    <w:rsid w:val="00D04D75"/>
    <w:rsid w:val="00D079B2"/>
    <w:rsid w:val="00D10C8E"/>
    <w:rsid w:val="00D13D76"/>
    <w:rsid w:val="00D23A58"/>
    <w:rsid w:val="00D317A8"/>
    <w:rsid w:val="00D326C6"/>
    <w:rsid w:val="00D356DF"/>
    <w:rsid w:val="00D37C91"/>
    <w:rsid w:val="00D37E3B"/>
    <w:rsid w:val="00D40230"/>
    <w:rsid w:val="00D428DB"/>
    <w:rsid w:val="00D468B5"/>
    <w:rsid w:val="00D47A51"/>
    <w:rsid w:val="00D47C74"/>
    <w:rsid w:val="00D51102"/>
    <w:rsid w:val="00D516E2"/>
    <w:rsid w:val="00D54173"/>
    <w:rsid w:val="00D57733"/>
    <w:rsid w:val="00D621E8"/>
    <w:rsid w:val="00D627AB"/>
    <w:rsid w:val="00D73866"/>
    <w:rsid w:val="00D75E82"/>
    <w:rsid w:val="00D825CA"/>
    <w:rsid w:val="00D83541"/>
    <w:rsid w:val="00D83DE9"/>
    <w:rsid w:val="00D86278"/>
    <w:rsid w:val="00D8672C"/>
    <w:rsid w:val="00D94F8E"/>
    <w:rsid w:val="00D95BC4"/>
    <w:rsid w:val="00D97C46"/>
    <w:rsid w:val="00DA1B14"/>
    <w:rsid w:val="00DA4B81"/>
    <w:rsid w:val="00DB1AA5"/>
    <w:rsid w:val="00DB3E75"/>
    <w:rsid w:val="00DB3FEA"/>
    <w:rsid w:val="00DB51B7"/>
    <w:rsid w:val="00DB73B1"/>
    <w:rsid w:val="00DB7E9D"/>
    <w:rsid w:val="00DC3540"/>
    <w:rsid w:val="00DC361E"/>
    <w:rsid w:val="00DC4C7B"/>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741A"/>
    <w:rsid w:val="00E043CB"/>
    <w:rsid w:val="00E049AA"/>
    <w:rsid w:val="00E0646A"/>
    <w:rsid w:val="00E07164"/>
    <w:rsid w:val="00E07818"/>
    <w:rsid w:val="00E07AF5"/>
    <w:rsid w:val="00E1465B"/>
    <w:rsid w:val="00E1625D"/>
    <w:rsid w:val="00E167A6"/>
    <w:rsid w:val="00E17A48"/>
    <w:rsid w:val="00E263B7"/>
    <w:rsid w:val="00E26C37"/>
    <w:rsid w:val="00E408D6"/>
    <w:rsid w:val="00E41B4E"/>
    <w:rsid w:val="00E428BD"/>
    <w:rsid w:val="00E44825"/>
    <w:rsid w:val="00E4688C"/>
    <w:rsid w:val="00E50A52"/>
    <w:rsid w:val="00E51724"/>
    <w:rsid w:val="00E52DA3"/>
    <w:rsid w:val="00E53475"/>
    <w:rsid w:val="00E54589"/>
    <w:rsid w:val="00E60EF3"/>
    <w:rsid w:val="00E62AE6"/>
    <w:rsid w:val="00E675BB"/>
    <w:rsid w:val="00E7739C"/>
    <w:rsid w:val="00E81D6A"/>
    <w:rsid w:val="00E82092"/>
    <w:rsid w:val="00E82846"/>
    <w:rsid w:val="00E84C79"/>
    <w:rsid w:val="00E8700D"/>
    <w:rsid w:val="00E90B72"/>
    <w:rsid w:val="00E945DA"/>
    <w:rsid w:val="00E94C06"/>
    <w:rsid w:val="00E95F83"/>
    <w:rsid w:val="00E9636E"/>
    <w:rsid w:val="00EA37C8"/>
    <w:rsid w:val="00EA7359"/>
    <w:rsid w:val="00EB2770"/>
    <w:rsid w:val="00EB4A32"/>
    <w:rsid w:val="00EB5066"/>
    <w:rsid w:val="00EB6FFC"/>
    <w:rsid w:val="00EB7D11"/>
    <w:rsid w:val="00EC0DAA"/>
    <w:rsid w:val="00EC14B7"/>
    <w:rsid w:val="00ED43CF"/>
    <w:rsid w:val="00ED70DA"/>
    <w:rsid w:val="00EE07F4"/>
    <w:rsid w:val="00EE0CEA"/>
    <w:rsid w:val="00EE2E87"/>
    <w:rsid w:val="00EE53D5"/>
    <w:rsid w:val="00EE6027"/>
    <w:rsid w:val="00EE731C"/>
    <w:rsid w:val="00EF0889"/>
    <w:rsid w:val="00EF12A4"/>
    <w:rsid w:val="00EF14C0"/>
    <w:rsid w:val="00EF2B38"/>
    <w:rsid w:val="00F0200C"/>
    <w:rsid w:val="00F0363B"/>
    <w:rsid w:val="00F0583A"/>
    <w:rsid w:val="00F11E3C"/>
    <w:rsid w:val="00F13093"/>
    <w:rsid w:val="00F162F2"/>
    <w:rsid w:val="00F2348C"/>
    <w:rsid w:val="00F2369B"/>
    <w:rsid w:val="00F25E0D"/>
    <w:rsid w:val="00F25FA8"/>
    <w:rsid w:val="00F27361"/>
    <w:rsid w:val="00F27BCF"/>
    <w:rsid w:val="00F313D1"/>
    <w:rsid w:val="00F32A4F"/>
    <w:rsid w:val="00F362D3"/>
    <w:rsid w:val="00F40234"/>
    <w:rsid w:val="00F405EB"/>
    <w:rsid w:val="00F44CE4"/>
    <w:rsid w:val="00F478F6"/>
    <w:rsid w:val="00F50AB1"/>
    <w:rsid w:val="00F536DD"/>
    <w:rsid w:val="00F5515C"/>
    <w:rsid w:val="00F57962"/>
    <w:rsid w:val="00F60AC5"/>
    <w:rsid w:val="00F63237"/>
    <w:rsid w:val="00F644FF"/>
    <w:rsid w:val="00F65664"/>
    <w:rsid w:val="00F70222"/>
    <w:rsid w:val="00F722D3"/>
    <w:rsid w:val="00F732BA"/>
    <w:rsid w:val="00F73A0F"/>
    <w:rsid w:val="00F80AFA"/>
    <w:rsid w:val="00F80D60"/>
    <w:rsid w:val="00F830A1"/>
    <w:rsid w:val="00F86B7D"/>
    <w:rsid w:val="00F86EDF"/>
    <w:rsid w:val="00F90C6B"/>
    <w:rsid w:val="00F922AB"/>
    <w:rsid w:val="00F92AC0"/>
    <w:rsid w:val="00F95BC9"/>
    <w:rsid w:val="00FA2C63"/>
    <w:rsid w:val="00FA732F"/>
    <w:rsid w:val="00FA75ED"/>
    <w:rsid w:val="00FB0277"/>
    <w:rsid w:val="00FB0F51"/>
    <w:rsid w:val="00FB30DD"/>
    <w:rsid w:val="00FB43DD"/>
    <w:rsid w:val="00FB458F"/>
    <w:rsid w:val="00FC16C3"/>
    <w:rsid w:val="00FC1C21"/>
    <w:rsid w:val="00FC23D4"/>
    <w:rsid w:val="00FC2F45"/>
    <w:rsid w:val="00FC3B82"/>
    <w:rsid w:val="00FC5D9A"/>
    <w:rsid w:val="00FC7BAA"/>
    <w:rsid w:val="00FD2616"/>
    <w:rsid w:val="00FD47BA"/>
    <w:rsid w:val="00FD4C8F"/>
    <w:rsid w:val="00FD7EC7"/>
    <w:rsid w:val="00FE06BF"/>
    <w:rsid w:val="00FE2AC1"/>
    <w:rsid w:val="00FE597D"/>
    <w:rsid w:val="00FE69B4"/>
    <w:rsid w:val="00FE6F81"/>
    <w:rsid w:val="00FF0D47"/>
    <w:rsid w:val="00FF1EE4"/>
    <w:rsid w:val="00FF4A33"/>
    <w:rsid w:val="00FF4CE6"/>
    <w:rsid w:val="00FF5014"/>
    <w:rsid w:val="00FF5B48"/>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cdnsciencepub.com/doi/10.1139/cjm-2015-0821" TargetMode="External"/><Relationship Id="rId1" Type="http://schemas.openxmlformats.org/officeDocument/2006/relationships/hyperlink" Target="https://cdnsciencepub.com/doi/10.1139/cjm-2015-082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yperlink" Target="https://towardsdatascience.com/overfitting-vs-underfitting-a-complete-example-d05dd7e19765"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CCDA698F746F4B26A39F643B5A823333"/>
        <w:category>
          <w:name w:val="General"/>
          <w:gallery w:val="placeholder"/>
        </w:category>
        <w:types>
          <w:type w:val="bbPlcHdr"/>
        </w:types>
        <w:behaviors>
          <w:behavior w:val="content"/>
        </w:behaviors>
        <w:guid w:val="{4CAF53A5-2E8D-448F-8C3B-390C585B54C5}"/>
      </w:docPartPr>
      <w:docPartBody>
        <w:p w:rsidR="00B57023" w:rsidRDefault="00DB21FE" w:rsidP="00DB21FE">
          <w:pPr>
            <w:pStyle w:val="CCDA698F746F4B26A39F643B5A823333"/>
          </w:pPr>
          <w:r w:rsidRPr="0091209F">
            <w:rPr>
              <w:rStyle w:val="PlaceholderText"/>
            </w:rPr>
            <w:t>Click or tap here to enter text.</w:t>
          </w:r>
        </w:p>
      </w:docPartBody>
    </w:docPart>
    <w:docPart>
      <w:docPartPr>
        <w:name w:val="961A8EDBC9F04FF1BDF17CE886C45E4A"/>
        <w:category>
          <w:name w:val="General"/>
          <w:gallery w:val="placeholder"/>
        </w:category>
        <w:types>
          <w:type w:val="bbPlcHdr"/>
        </w:types>
        <w:behaviors>
          <w:behavior w:val="content"/>
        </w:behaviors>
        <w:guid w:val="{DD6B9BCD-87A9-4085-8066-E7D5CC8BE8C0}"/>
      </w:docPartPr>
      <w:docPartBody>
        <w:p w:rsidR="004472CF" w:rsidRDefault="00197FE6" w:rsidP="00197FE6">
          <w:pPr>
            <w:pStyle w:val="961A8EDBC9F04FF1BDF17CE886C45E4A"/>
          </w:pPr>
          <w:r w:rsidRPr="0091209F">
            <w:rPr>
              <w:rStyle w:val="PlaceholderText"/>
            </w:rPr>
            <w:t>Click or tap here to enter text.</w:t>
          </w:r>
        </w:p>
      </w:docPartBody>
    </w:docPart>
    <w:docPart>
      <w:docPartPr>
        <w:name w:val="E2D9A3332A5A4DCE85394BC3136E7A80"/>
        <w:category>
          <w:name w:val="General"/>
          <w:gallery w:val="placeholder"/>
        </w:category>
        <w:types>
          <w:type w:val="bbPlcHdr"/>
        </w:types>
        <w:behaviors>
          <w:behavior w:val="content"/>
        </w:behaviors>
        <w:guid w:val="{0159B930-DB53-4405-A806-7C928BF90218}"/>
      </w:docPartPr>
      <w:docPartBody>
        <w:p w:rsidR="004472CF" w:rsidRDefault="00197FE6" w:rsidP="00197FE6">
          <w:pPr>
            <w:pStyle w:val="E2D9A3332A5A4DCE85394BC3136E7A80"/>
          </w:pPr>
          <w:r w:rsidRPr="0091209F">
            <w:rPr>
              <w:rStyle w:val="PlaceholderText"/>
            </w:rPr>
            <w:t>Click or tap here to enter text.</w:t>
          </w:r>
        </w:p>
      </w:docPartBody>
    </w:docPart>
    <w:docPart>
      <w:docPartPr>
        <w:name w:val="18A88FA93DFA4BFA88DA46E703098432"/>
        <w:category>
          <w:name w:val="General"/>
          <w:gallery w:val="placeholder"/>
        </w:category>
        <w:types>
          <w:type w:val="bbPlcHdr"/>
        </w:types>
        <w:behaviors>
          <w:behavior w:val="content"/>
        </w:behaviors>
        <w:guid w:val="{822B72D3-D2AF-43E9-9ECB-C69C9DB3C0AA}"/>
      </w:docPartPr>
      <w:docPartBody>
        <w:p w:rsidR="004472CF" w:rsidRDefault="00197FE6" w:rsidP="00197FE6">
          <w:pPr>
            <w:pStyle w:val="18A88FA93DFA4BFA88DA46E703098432"/>
          </w:pPr>
          <w:r w:rsidRPr="0091209F">
            <w:rPr>
              <w:rStyle w:val="PlaceholderText"/>
            </w:rPr>
            <w:t>Click or tap here to enter text.</w:t>
          </w:r>
        </w:p>
      </w:docPartBody>
    </w:docPart>
    <w:docPart>
      <w:docPartPr>
        <w:name w:val="B59AC2A327CC4F3D90EA4E02B98685B2"/>
        <w:category>
          <w:name w:val="General"/>
          <w:gallery w:val="placeholder"/>
        </w:category>
        <w:types>
          <w:type w:val="bbPlcHdr"/>
        </w:types>
        <w:behaviors>
          <w:behavior w:val="content"/>
        </w:behaviors>
        <w:guid w:val="{1A3F21B9-EC37-4891-A188-0A2CB3498E24}"/>
      </w:docPartPr>
      <w:docPartBody>
        <w:p w:rsidR="004472CF" w:rsidRDefault="00197FE6" w:rsidP="00197FE6">
          <w:pPr>
            <w:pStyle w:val="B59AC2A327CC4F3D90EA4E02B98685B2"/>
          </w:pPr>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80EECF05CC774B1E9B492F0279A4921F"/>
        <w:category>
          <w:name w:val="General"/>
          <w:gallery w:val="placeholder"/>
        </w:category>
        <w:types>
          <w:type w:val="bbPlcHdr"/>
        </w:types>
        <w:behaviors>
          <w:behavior w:val="content"/>
        </w:behaviors>
        <w:guid w:val="{72BC5E37-BA05-44D5-BD0A-40FFB82E8D62}"/>
      </w:docPartPr>
      <w:docPartBody>
        <w:p w:rsidR="008124E6" w:rsidRDefault="006360F1" w:rsidP="006360F1">
          <w:pPr>
            <w:pStyle w:val="80EECF05CC774B1E9B492F0279A4921F"/>
          </w:pPr>
          <w:r w:rsidRPr="0091209F">
            <w:rPr>
              <w:rStyle w:val="PlaceholderText"/>
            </w:rPr>
            <w:t>Click or tap here to enter text.</w:t>
          </w:r>
        </w:p>
      </w:docPartBody>
    </w:docPart>
    <w:docPart>
      <w:docPartPr>
        <w:name w:val="46B4D39A5FB940CAA15B7C1E747FF1EE"/>
        <w:category>
          <w:name w:val="General"/>
          <w:gallery w:val="placeholder"/>
        </w:category>
        <w:types>
          <w:type w:val="bbPlcHdr"/>
        </w:types>
        <w:behaviors>
          <w:behavior w:val="content"/>
        </w:behaviors>
        <w:guid w:val="{1B091CDD-A97A-42BD-98D5-1EAFA1B8C260}"/>
      </w:docPartPr>
      <w:docPartBody>
        <w:p w:rsidR="008124E6" w:rsidRDefault="006360F1" w:rsidP="006360F1">
          <w:pPr>
            <w:pStyle w:val="46B4D39A5FB940CAA15B7C1E747FF1EE"/>
          </w:pPr>
          <w:r w:rsidRPr="0091209F">
            <w:rPr>
              <w:rStyle w:val="PlaceholderText"/>
            </w:rPr>
            <w:t>Click or tap here to enter text.</w:t>
          </w:r>
        </w:p>
      </w:docPartBody>
    </w:docPart>
    <w:docPart>
      <w:docPartPr>
        <w:name w:val="947524B9E4B24CD2BEF9A60EDD764A6E"/>
        <w:category>
          <w:name w:val="General"/>
          <w:gallery w:val="placeholder"/>
        </w:category>
        <w:types>
          <w:type w:val="bbPlcHdr"/>
        </w:types>
        <w:behaviors>
          <w:behavior w:val="content"/>
        </w:behaviors>
        <w:guid w:val="{3BD2C289-DDA6-4546-8AF3-3A8405B45902}"/>
      </w:docPartPr>
      <w:docPartBody>
        <w:p w:rsidR="00000000" w:rsidRDefault="00553C4D" w:rsidP="00553C4D">
          <w:pPr>
            <w:pStyle w:val="947524B9E4B24CD2BEF9A60EDD764A6E"/>
          </w:pPr>
          <w:r w:rsidRPr="0091209F">
            <w:rPr>
              <w:rStyle w:val="PlaceholderText"/>
            </w:rPr>
            <w:t>Click or tap here to enter text.</w:t>
          </w:r>
        </w:p>
      </w:docPartBody>
    </w:docPart>
    <w:docPart>
      <w:docPartPr>
        <w:name w:val="A25519CA267847D8A4D087FC23D8E8AB"/>
        <w:category>
          <w:name w:val="General"/>
          <w:gallery w:val="placeholder"/>
        </w:category>
        <w:types>
          <w:type w:val="bbPlcHdr"/>
        </w:types>
        <w:behaviors>
          <w:behavior w:val="content"/>
        </w:behaviors>
        <w:guid w:val="{28AC74D3-9BB6-44D7-BFA7-66264F5CB3E5}"/>
      </w:docPartPr>
      <w:docPartBody>
        <w:p w:rsidR="00000000" w:rsidRDefault="00553C4D" w:rsidP="00553C4D">
          <w:pPr>
            <w:pStyle w:val="A25519CA267847D8A4D087FC23D8E8AB"/>
          </w:pPr>
          <w:r w:rsidRPr="0091209F">
            <w:rPr>
              <w:rStyle w:val="PlaceholderText"/>
            </w:rPr>
            <w:t>Click or tap here to enter text.</w:t>
          </w:r>
        </w:p>
      </w:docPartBody>
    </w:docPart>
    <w:docPart>
      <w:docPartPr>
        <w:name w:val="B0A70447F7C74B47813A757DE1B83668"/>
        <w:category>
          <w:name w:val="General"/>
          <w:gallery w:val="placeholder"/>
        </w:category>
        <w:types>
          <w:type w:val="bbPlcHdr"/>
        </w:types>
        <w:behaviors>
          <w:behavior w:val="content"/>
        </w:behaviors>
        <w:guid w:val="{023CE872-74AD-4C1C-A7C2-6BF325AA0228}"/>
      </w:docPartPr>
      <w:docPartBody>
        <w:p w:rsidR="00000000" w:rsidRDefault="00553C4D" w:rsidP="00553C4D">
          <w:pPr>
            <w:pStyle w:val="B0A70447F7C74B47813A757DE1B83668"/>
          </w:pPr>
          <w:r w:rsidRPr="0091209F">
            <w:rPr>
              <w:rStyle w:val="PlaceholderText"/>
            </w:rPr>
            <w:t>Click or tap here to enter text.</w:t>
          </w:r>
        </w:p>
      </w:docPartBody>
    </w:docPart>
    <w:docPart>
      <w:docPartPr>
        <w:name w:val="154A6F58656D4ABA874DE0C6634566B5"/>
        <w:category>
          <w:name w:val="General"/>
          <w:gallery w:val="placeholder"/>
        </w:category>
        <w:types>
          <w:type w:val="bbPlcHdr"/>
        </w:types>
        <w:behaviors>
          <w:behavior w:val="content"/>
        </w:behaviors>
        <w:guid w:val="{FE7C0FE8-7C8B-462D-AE86-8974EF85F93E}"/>
      </w:docPartPr>
      <w:docPartBody>
        <w:p w:rsidR="00000000" w:rsidRDefault="00553C4D" w:rsidP="00553C4D">
          <w:pPr>
            <w:pStyle w:val="154A6F58656D4ABA874DE0C6634566B5"/>
          </w:pPr>
          <w:r w:rsidRPr="0091209F">
            <w:rPr>
              <w:rStyle w:val="PlaceholderText"/>
            </w:rPr>
            <w:t>Click or tap here to enter text.</w:t>
          </w:r>
        </w:p>
      </w:docPartBody>
    </w:docPart>
    <w:docPart>
      <w:docPartPr>
        <w:name w:val="9FE0998655544DFB9FC5B57069D4B912"/>
        <w:category>
          <w:name w:val="General"/>
          <w:gallery w:val="placeholder"/>
        </w:category>
        <w:types>
          <w:type w:val="bbPlcHdr"/>
        </w:types>
        <w:behaviors>
          <w:behavior w:val="content"/>
        </w:behaviors>
        <w:guid w:val="{BA130288-6AF3-4713-AC40-EDA7BF66A6DF}"/>
      </w:docPartPr>
      <w:docPartBody>
        <w:p w:rsidR="00000000" w:rsidRDefault="00553C4D" w:rsidP="00553C4D">
          <w:pPr>
            <w:pStyle w:val="9FE0998655544DFB9FC5B57069D4B912"/>
          </w:pPr>
          <w:r w:rsidRPr="0091209F">
            <w:rPr>
              <w:rStyle w:val="PlaceholderText"/>
            </w:rPr>
            <w:t>Click or tap here to enter text.</w:t>
          </w:r>
        </w:p>
      </w:docPartBody>
    </w:docPart>
    <w:docPart>
      <w:docPartPr>
        <w:name w:val="02E1A9BAF5AB48E5B709FEBE9231BAF4"/>
        <w:category>
          <w:name w:val="General"/>
          <w:gallery w:val="placeholder"/>
        </w:category>
        <w:types>
          <w:type w:val="bbPlcHdr"/>
        </w:types>
        <w:behaviors>
          <w:behavior w:val="content"/>
        </w:behaviors>
        <w:guid w:val="{93D4EF75-F0A3-469F-8A26-AD871018F310}"/>
      </w:docPartPr>
      <w:docPartBody>
        <w:p w:rsidR="00000000" w:rsidRDefault="00553C4D" w:rsidP="00553C4D">
          <w:pPr>
            <w:pStyle w:val="02E1A9BAF5AB48E5B709FEBE9231BAF4"/>
          </w:pPr>
          <w:r w:rsidRPr="0091209F">
            <w:rPr>
              <w:rStyle w:val="PlaceholderText"/>
            </w:rPr>
            <w:t>Click or tap here to enter text.</w:t>
          </w:r>
        </w:p>
      </w:docPartBody>
    </w:docPart>
    <w:docPart>
      <w:docPartPr>
        <w:name w:val="7717D130543D427995BA8BFC975C1C90"/>
        <w:category>
          <w:name w:val="General"/>
          <w:gallery w:val="placeholder"/>
        </w:category>
        <w:types>
          <w:type w:val="bbPlcHdr"/>
        </w:types>
        <w:behaviors>
          <w:behavior w:val="content"/>
        </w:behaviors>
        <w:guid w:val="{E5DBF837-2CA3-4F69-AA4D-E90BE96D4A4A}"/>
      </w:docPartPr>
      <w:docPartBody>
        <w:p w:rsidR="00000000" w:rsidRDefault="00553C4D" w:rsidP="00553C4D">
          <w:pPr>
            <w:pStyle w:val="7717D130543D427995BA8BFC975C1C90"/>
          </w:pPr>
          <w:r w:rsidRPr="0091209F">
            <w:rPr>
              <w:rStyle w:val="PlaceholderText"/>
            </w:rPr>
            <w:t>Click or tap here to enter text.</w:t>
          </w:r>
        </w:p>
      </w:docPartBody>
    </w:docPart>
    <w:docPart>
      <w:docPartPr>
        <w:name w:val="CCCAFDB83A034811BE8520A3BEF1BD12"/>
        <w:category>
          <w:name w:val="General"/>
          <w:gallery w:val="placeholder"/>
        </w:category>
        <w:types>
          <w:type w:val="bbPlcHdr"/>
        </w:types>
        <w:behaviors>
          <w:behavior w:val="content"/>
        </w:behaviors>
        <w:guid w:val="{51A66C9E-79F1-4683-B1A9-3B325CFA7BB6}"/>
      </w:docPartPr>
      <w:docPartBody>
        <w:p w:rsidR="00000000" w:rsidRDefault="00553C4D" w:rsidP="00553C4D">
          <w:pPr>
            <w:pStyle w:val="CCCAFDB83A034811BE8520A3BEF1BD12"/>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93851"/>
    <w:rsid w:val="001940FF"/>
    <w:rsid w:val="00197FE6"/>
    <w:rsid w:val="001B6BC7"/>
    <w:rsid w:val="00297BEA"/>
    <w:rsid w:val="002F2307"/>
    <w:rsid w:val="003F169A"/>
    <w:rsid w:val="00444507"/>
    <w:rsid w:val="004472CF"/>
    <w:rsid w:val="00553C4D"/>
    <w:rsid w:val="00596EFA"/>
    <w:rsid w:val="005E35E4"/>
    <w:rsid w:val="005E3F5A"/>
    <w:rsid w:val="00600204"/>
    <w:rsid w:val="006360F1"/>
    <w:rsid w:val="0064427D"/>
    <w:rsid w:val="00672665"/>
    <w:rsid w:val="00766E61"/>
    <w:rsid w:val="008124E6"/>
    <w:rsid w:val="008749D1"/>
    <w:rsid w:val="008853A3"/>
    <w:rsid w:val="00904A31"/>
    <w:rsid w:val="009329EC"/>
    <w:rsid w:val="00934B2C"/>
    <w:rsid w:val="009B7791"/>
    <w:rsid w:val="009E7715"/>
    <w:rsid w:val="00AD47AE"/>
    <w:rsid w:val="00AF06A4"/>
    <w:rsid w:val="00B57023"/>
    <w:rsid w:val="00B839A8"/>
    <w:rsid w:val="00C90EB5"/>
    <w:rsid w:val="00C9214D"/>
    <w:rsid w:val="00DB21FE"/>
    <w:rsid w:val="00DD5546"/>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3C4D"/>
    <w:rPr>
      <w:color w:val="808080"/>
    </w:rPr>
  </w:style>
  <w:style w:type="paragraph" w:customStyle="1" w:styleId="9E831C6219124C67AA50B577A7660463">
    <w:name w:val="9E831C6219124C67AA50B577A7660463"/>
    <w:rsid w:val="00AF06A4"/>
  </w:style>
  <w:style w:type="paragraph" w:customStyle="1" w:styleId="7BB344154F804812B27150D0D8420247">
    <w:name w:val="7BB344154F804812B27150D0D8420247"/>
    <w:rsid w:val="00AF06A4"/>
  </w:style>
  <w:style w:type="paragraph" w:customStyle="1" w:styleId="CCDA698F746F4B26A39F643B5A823333">
    <w:name w:val="CCDA698F746F4B26A39F643B5A823333"/>
    <w:rsid w:val="00DB21FE"/>
  </w:style>
  <w:style w:type="paragraph" w:customStyle="1" w:styleId="2F5AB65662844572BAC5170439C44CCC">
    <w:name w:val="2F5AB65662844572BAC5170439C44CCC"/>
    <w:rsid w:val="00297BEA"/>
    <w:rPr>
      <w:lang w:val="de-DE" w:eastAsia="de-DE"/>
    </w:rPr>
  </w:style>
  <w:style w:type="paragraph" w:customStyle="1" w:styleId="E6594BA8F5C840599AD99489E4E9FD67">
    <w:name w:val="E6594BA8F5C840599AD99489E4E9FD67"/>
    <w:rsid w:val="00297BEA"/>
    <w:rPr>
      <w:lang w:val="de-DE" w:eastAsia="de-DE"/>
    </w:rPr>
  </w:style>
  <w:style w:type="paragraph" w:customStyle="1" w:styleId="961A8EDBC9F04FF1BDF17CE886C45E4A">
    <w:name w:val="961A8EDBC9F04FF1BDF17CE886C45E4A"/>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80EECF05CC774B1E9B492F0279A4921F">
    <w:name w:val="80EECF05CC774B1E9B492F0279A4921F"/>
    <w:rsid w:val="006360F1"/>
    <w:rPr>
      <w:lang w:val="de-DE" w:eastAsia="de-DE"/>
    </w:rPr>
  </w:style>
  <w:style w:type="paragraph" w:customStyle="1" w:styleId="46B4D39A5FB940CAA15B7C1E747FF1EE">
    <w:name w:val="46B4D39A5FB940CAA15B7C1E747FF1EE"/>
    <w:rsid w:val="006360F1"/>
    <w:rPr>
      <w:lang w:val="de-DE" w:eastAsia="de-DE"/>
    </w:rPr>
  </w:style>
  <w:style w:type="paragraph" w:customStyle="1" w:styleId="947524B9E4B24CD2BEF9A60EDD764A6E">
    <w:name w:val="947524B9E4B24CD2BEF9A60EDD764A6E"/>
    <w:rsid w:val="00553C4D"/>
    <w:rPr>
      <w:lang w:val="et-EE" w:eastAsia="et-EE"/>
    </w:rPr>
  </w:style>
  <w:style w:type="paragraph" w:customStyle="1" w:styleId="93A15DAD62CF45AB9FF57F9DDA38AADD">
    <w:name w:val="93A15DAD62CF45AB9FF57F9DDA38AADD"/>
    <w:rsid w:val="00553C4D"/>
    <w:rPr>
      <w:lang w:val="et-EE" w:eastAsia="et-EE"/>
    </w:rPr>
  </w:style>
  <w:style w:type="paragraph" w:customStyle="1" w:styleId="A25519CA267847D8A4D087FC23D8E8AB">
    <w:name w:val="A25519CA267847D8A4D087FC23D8E8AB"/>
    <w:rsid w:val="00553C4D"/>
    <w:rPr>
      <w:lang w:val="et-EE" w:eastAsia="et-EE"/>
    </w:rPr>
  </w:style>
  <w:style w:type="paragraph" w:customStyle="1" w:styleId="D358B057B296448FA3C2F641AE794E29">
    <w:name w:val="D358B057B296448FA3C2F641AE794E29"/>
    <w:rsid w:val="00553C4D"/>
    <w:rPr>
      <w:lang w:val="et-EE" w:eastAsia="et-EE"/>
    </w:rPr>
  </w:style>
  <w:style w:type="paragraph" w:customStyle="1" w:styleId="B0A70447F7C74B47813A757DE1B83668">
    <w:name w:val="B0A70447F7C74B47813A757DE1B83668"/>
    <w:rsid w:val="00553C4D"/>
    <w:rPr>
      <w:lang w:val="et-EE" w:eastAsia="et-EE"/>
    </w:rPr>
  </w:style>
  <w:style w:type="paragraph" w:customStyle="1" w:styleId="5F2BB5CF744A459F8A6D9B2AB799B895">
    <w:name w:val="5F2BB5CF744A459F8A6D9B2AB799B895"/>
    <w:rsid w:val="00553C4D"/>
    <w:rPr>
      <w:lang w:val="et-EE" w:eastAsia="et-EE"/>
    </w:rPr>
  </w:style>
  <w:style w:type="paragraph" w:customStyle="1" w:styleId="154A6F58656D4ABA874DE0C6634566B5">
    <w:name w:val="154A6F58656D4ABA874DE0C6634566B5"/>
    <w:rsid w:val="00553C4D"/>
    <w:rPr>
      <w:lang w:val="et-EE" w:eastAsia="et-EE"/>
    </w:rPr>
  </w:style>
  <w:style w:type="paragraph" w:customStyle="1" w:styleId="9FE0998655544DFB9FC5B57069D4B912">
    <w:name w:val="9FE0998655544DFB9FC5B57069D4B912"/>
    <w:rsid w:val="00553C4D"/>
    <w:rPr>
      <w:lang w:val="et-EE" w:eastAsia="et-EE"/>
    </w:rPr>
  </w:style>
  <w:style w:type="paragraph" w:customStyle="1" w:styleId="02E1A9BAF5AB48E5B709FEBE9231BAF4">
    <w:name w:val="02E1A9BAF5AB48E5B709FEBE9231BAF4"/>
    <w:rsid w:val="00553C4D"/>
    <w:rPr>
      <w:lang w:val="et-EE" w:eastAsia="et-EE"/>
    </w:rPr>
  </w:style>
  <w:style w:type="paragraph" w:customStyle="1" w:styleId="7717D130543D427995BA8BFC975C1C90">
    <w:name w:val="7717D130543D427995BA8BFC975C1C90"/>
    <w:rsid w:val="00553C4D"/>
    <w:rPr>
      <w:lang w:val="et-EE" w:eastAsia="et-EE"/>
    </w:rPr>
  </w:style>
  <w:style w:type="paragraph" w:customStyle="1" w:styleId="CCCAFDB83A034811BE8520A3BEF1BD12">
    <w:name w:val="CCCAFDB83A034811BE8520A3BEF1BD12"/>
    <w:rsid w:val="00553C4D"/>
    <w:rPr>
      <w:lang w:val="et-EE" w:eastAsia="et-E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39</Pages>
  <Words>79100</Words>
  <Characters>458781</Characters>
  <Application>Microsoft Office Word</Application>
  <DocSecurity>0</DocSecurity>
  <Lines>3823</Lines>
  <Paragraphs>1073</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536808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Administrator</cp:lastModifiedBy>
  <cp:revision>1010</cp:revision>
  <dcterms:created xsi:type="dcterms:W3CDTF">2022-01-21T23:04:00Z</dcterms:created>
  <dcterms:modified xsi:type="dcterms:W3CDTF">2022-05-16T12:55:00Z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CloudProjectKey=x2ldzvta4sr3vg5knvre1lkmyxxi58cru11e0ryz; ProjectName=ML_Benchmarking</vt:lpwstr>
  </property>
  <property fmtid="{D5CDD505-2E9C-101B-9397-08002B2CF9AE}" pid="6" name="CitaviDocumentProperty_1">
    <vt:lpwstr>6.11.0.0</vt:lpwstr>
  </property>
</Properties>
</file>