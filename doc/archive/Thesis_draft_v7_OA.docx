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2"/>
          <w:szCs w:val="22"/>
        </w:rPr>
        <w:id w:val="-117996673"/>
        <w:docPartObj>
          <w:docPartGallery w:val="Cover Pages"/>
          <w:docPartUnique/>
        </w:docPartObj>
      </w:sdtPr>
      <w:sdtEndPr/>
      <w:sdtContent>
        <w:p w14:paraId="6B3F09DA" w14:textId="02A3E24F" w:rsidR="00735AF1" w:rsidRPr="00CC45D1" w:rsidRDefault="00735AF1" w:rsidP="008E27D7">
          <w:pPr>
            <w:pStyle w:val="NoSpacing"/>
            <w:spacing w:line="360" w:lineRule="auto"/>
            <w:jc w:val="both"/>
            <w:rPr>
              <w:rFonts w:cstheme="minorHAnsi"/>
              <w:sz w:val="22"/>
              <w:szCs w:val="22"/>
            </w:rPr>
          </w:pPr>
          <w:r w:rsidRPr="00CC45D1">
            <w:rPr>
              <w:rFonts w:cstheme="minorHAnsi"/>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0D0526" w:rsidRPr="00735AF1" w:rsidRDefault="000D0526">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0D0526" w:rsidRPr="00735AF1" w:rsidRDefault="000D0526">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C45D1">
            <w:rPr>
              <w:rFonts w:cstheme="minorHAnsi"/>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0D0526" w:rsidRDefault="00A611B4">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A611B4">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0D0526" w:rsidRDefault="00A611B4">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A611B4">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CC45D1" w:rsidRDefault="008F7A94" w:rsidP="008E27D7">
          <w:pPr>
            <w:spacing w:after="160" w:line="360" w:lineRule="auto"/>
            <w:jc w:val="both"/>
            <w:rPr>
              <w:rFonts w:eastAsia="Arial" w:cstheme="minorHAnsi"/>
              <w:sz w:val="22"/>
              <w:szCs w:val="22"/>
            </w:rPr>
          </w:pPr>
          <w:r w:rsidRPr="00CC45D1">
            <w:rPr>
              <w:rFonts w:cstheme="minorHAnsi"/>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0D0526" w:rsidRDefault="00A611B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0D0526" w:rsidRDefault="00A611B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v:textbox>
                    <w10:wrap anchorx="page" anchory="page"/>
                  </v:shape>
                </w:pict>
              </mc:Fallback>
            </mc:AlternateContent>
          </w:r>
          <w:r w:rsidR="00735AF1" w:rsidRPr="00CC45D1">
            <w:rPr>
              <w:rFonts w:eastAsia="Arial" w:cstheme="minorHAnsi"/>
              <w:sz w:val="22"/>
              <w:szCs w:val="22"/>
            </w:rPr>
            <w:br w:type="page"/>
          </w:r>
        </w:p>
        <w:bookmarkStart w:id="0" w:name="_Toc106540031" w:displacedByCustomXml="next"/>
        <w:sdt>
          <w:sdtPr>
            <w:rPr>
              <w:rFonts w:cstheme="minorHAnsi"/>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CC45D1" w:rsidRDefault="00A42CA2" w:rsidP="00AF5A7A">
              <w:pPr>
                <w:pStyle w:val="Heading1"/>
                <w:numPr>
                  <w:ilvl w:val="0"/>
                  <w:numId w:val="0"/>
                </w:numPr>
                <w:ind w:left="432" w:hanging="432"/>
                <w:rPr>
                  <w:rFonts w:cstheme="minorHAnsi"/>
                </w:rPr>
              </w:pPr>
              <w:r w:rsidRPr="00CC45D1">
                <w:rPr>
                  <w:rFonts w:cstheme="minorHAnsi"/>
                </w:rPr>
                <w:t>Table of Contents</w:t>
              </w:r>
              <w:bookmarkEnd w:id="0"/>
            </w:p>
            <w:p w14:paraId="2B7247D6" w14:textId="41F358FC" w:rsidR="003271DC" w:rsidRDefault="00AF5A7A">
              <w:pPr>
                <w:pStyle w:val="TOC1"/>
                <w:rPr>
                  <w:noProof/>
                  <w:sz w:val="22"/>
                  <w:szCs w:val="22"/>
                  <w:lang w:val="de-DE" w:eastAsia="de-DE"/>
                </w:rPr>
              </w:pPr>
              <w:r w:rsidRPr="00CC45D1">
                <w:rPr>
                  <w:rFonts w:cstheme="minorHAnsi"/>
                </w:rPr>
                <w:fldChar w:fldCharType="begin"/>
              </w:r>
              <w:r w:rsidRPr="00CC45D1">
                <w:rPr>
                  <w:rFonts w:cstheme="minorHAnsi"/>
                </w:rPr>
                <w:instrText xml:space="preserve"> TOC \o "1-4" \h \z \u </w:instrText>
              </w:r>
              <w:r w:rsidRPr="00CC45D1">
                <w:rPr>
                  <w:rFonts w:cstheme="minorHAnsi"/>
                </w:rPr>
                <w:fldChar w:fldCharType="separate"/>
              </w:r>
              <w:hyperlink w:anchor="_Toc106540031" w:history="1">
                <w:r w:rsidR="003271DC" w:rsidRPr="00053411">
                  <w:rPr>
                    <w:rStyle w:val="Hyperlink"/>
                    <w:rFonts w:cstheme="minorHAnsi"/>
                    <w:noProof/>
                  </w:rPr>
                  <w:t>Table of Contents</w:t>
                </w:r>
                <w:r w:rsidR="003271DC">
                  <w:rPr>
                    <w:noProof/>
                    <w:webHidden/>
                  </w:rPr>
                  <w:tab/>
                </w:r>
                <w:r w:rsidR="003271DC">
                  <w:rPr>
                    <w:noProof/>
                    <w:webHidden/>
                  </w:rPr>
                  <w:fldChar w:fldCharType="begin"/>
                </w:r>
                <w:r w:rsidR="003271DC">
                  <w:rPr>
                    <w:noProof/>
                    <w:webHidden/>
                  </w:rPr>
                  <w:instrText xml:space="preserve"> PAGEREF _Toc106540031 \h </w:instrText>
                </w:r>
                <w:r w:rsidR="003271DC">
                  <w:rPr>
                    <w:noProof/>
                    <w:webHidden/>
                  </w:rPr>
                </w:r>
                <w:r w:rsidR="003271DC">
                  <w:rPr>
                    <w:noProof/>
                    <w:webHidden/>
                  </w:rPr>
                  <w:fldChar w:fldCharType="separate"/>
                </w:r>
                <w:r w:rsidR="003271DC">
                  <w:rPr>
                    <w:noProof/>
                    <w:webHidden/>
                  </w:rPr>
                  <w:t>1</w:t>
                </w:r>
                <w:r w:rsidR="003271DC">
                  <w:rPr>
                    <w:noProof/>
                    <w:webHidden/>
                  </w:rPr>
                  <w:fldChar w:fldCharType="end"/>
                </w:r>
              </w:hyperlink>
            </w:p>
            <w:p w14:paraId="5A3AAE1D" w14:textId="1AC735B2" w:rsidR="003271DC" w:rsidRDefault="003271DC">
              <w:pPr>
                <w:pStyle w:val="TOC1"/>
                <w:tabs>
                  <w:tab w:val="left" w:pos="400"/>
                </w:tabs>
                <w:rPr>
                  <w:noProof/>
                  <w:sz w:val="22"/>
                  <w:szCs w:val="22"/>
                  <w:lang w:val="de-DE" w:eastAsia="de-DE"/>
                </w:rPr>
              </w:pPr>
              <w:hyperlink w:anchor="_Toc106540032" w:history="1">
                <w:r w:rsidRPr="00053411">
                  <w:rPr>
                    <w:rStyle w:val="Hyperlink"/>
                    <w:rFonts w:cstheme="minorHAnsi"/>
                    <w:noProof/>
                  </w:rPr>
                  <w:t>1</w:t>
                </w:r>
                <w:r>
                  <w:rPr>
                    <w:noProof/>
                    <w:sz w:val="22"/>
                    <w:szCs w:val="22"/>
                    <w:lang w:val="de-DE" w:eastAsia="de-DE"/>
                  </w:rPr>
                  <w:tab/>
                </w:r>
                <w:r w:rsidRPr="00053411">
                  <w:rPr>
                    <w:rStyle w:val="Hyperlink"/>
                    <w:rFonts w:cstheme="minorHAnsi"/>
                    <w:noProof/>
                  </w:rPr>
                  <w:t>Abstract</w:t>
                </w:r>
                <w:r>
                  <w:rPr>
                    <w:noProof/>
                    <w:webHidden/>
                  </w:rPr>
                  <w:tab/>
                </w:r>
                <w:r>
                  <w:rPr>
                    <w:noProof/>
                    <w:webHidden/>
                  </w:rPr>
                  <w:fldChar w:fldCharType="begin"/>
                </w:r>
                <w:r>
                  <w:rPr>
                    <w:noProof/>
                    <w:webHidden/>
                  </w:rPr>
                  <w:instrText xml:space="preserve"> PAGEREF _Toc106540032 \h </w:instrText>
                </w:r>
                <w:r>
                  <w:rPr>
                    <w:noProof/>
                    <w:webHidden/>
                  </w:rPr>
                </w:r>
                <w:r>
                  <w:rPr>
                    <w:noProof/>
                    <w:webHidden/>
                  </w:rPr>
                  <w:fldChar w:fldCharType="separate"/>
                </w:r>
                <w:r>
                  <w:rPr>
                    <w:noProof/>
                    <w:webHidden/>
                  </w:rPr>
                  <w:t>2</w:t>
                </w:r>
                <w:r>
                  <w:rPr>
                    <w:noProof/>
                    <w:webHidden/>
                  </w:rPr>
                  <w:fldChar w:fldCharType="end"/>
                </w:r>
              </w:hyperlink>
            </w:p>
            <w:p w14:paraId="1836726B" w14:textId="570BE47A" w:rsidR="003271DC" w:rsidRDefault="003271DC">
              <w:pPr>
                <w:pStyle w:val="TOC1"/>
                <w:tabs>
                  <w:tab w:val="left" w:pos="400"/>
                </w:tabs>
                <w:rPr>
                  <w:noProof/>
                  <w:sz w:val="22"/>
                  <w:szCs w:val="22"/>
                  <w:lang w:val="de-DE" w:eastAsia="de-DE"/>
                </w:rPr>
              </w:pPr>
              <w:hyperlink w:anchor="_Toc106540033" w:history="1">
                <w:r w:rsidRPr="00053411">
                  <w:rPr>
                    <w:rStyle w:val="Hyperlink"/>
                    <w:rFonts w:cstheme="minorHAnsi"/>
                    <w:noProof/>
                  </w:rPr>
                  <w:t>2</w:t>
                </w:r>
                <w:r>
                  <w:rPr>
                    <w:noProof/>
                    <w:sz w:val="22"/>
                    <w:szCs w:val="22"/>
                    <w:lang w:val="de-DE" w:eastAsia="de-DE"/>
                  </w:rPr>
                  <w:tab/>
                </w:r>
                <w:r w:rsidRPr="00053411">
                  <w:rPr>
                    <w:rStyle w:val="Hyperlink"/>
                    <w:rFonts w:cstheme="minorHAnsi"/>
                    <w:noProof/>
                  </w:rPr>
                  <w:t>Introduction</w:t>
                </w:r>
                <w:r>
                  <w:rPr>
                    <w:noProof/>
                    <w:webHidden/>
                  </w:rPr>
                  <w:tab/>
                </w:r>
                <w:r>
                  <w:rPr>
                    <w:noProof/>
                    <w:webHidden/>
                  </w:rPr>
                  <w:fldChar w:fldCharType="begin"/>
                </w:r>
                <w:r>
                  <w:rPr>
                    <w:noProof/>
                    <w:webHidden/>
                  </w:rPr>
                  <w:instrText xml:space="preserve"> PAGEREF _Toc106540033 \h </w:instrText>
                </w:r>
                <w:r>
                  <w:rPr>
                    <w:noProof/>
                    <w:webHidden/>
                  </w:rPr>
                </w:r>
                <w:r>
                  <w:rPr>
                    <w:noProof/>
                    <w:webHidden/>
                  </w:rPr>
                  <w:fldChar w:fldCharType="separate"/>
                </w:r>
                <w:r>
                  <w:rPr>
                    <w:noProof/>
                    <w:webHidden/>
                  </w:rPr>
                  <w:t>3</w:t>
                </w:r>
                <w:r>
                  <w:rPr>
                    <w:noProof/>
                    <w:webHidden/>
                  </w:rPr>
                  <w:fldChar w:fldCharType="end"/>
                </w:r>
              </w:hyperlink>
            </w:p>
            <w:p w14:paraId="7BD02B37" w14:textId="060A893E" w:rsidR="003271DC" w:rsidRDefault="003271DC">
              <w:pPr>
                <w:pStyle w:val="TOC2"/>
                <w:tabs>
                  <w:tab w:val="left" w:pos="880"/>
                  <w:tab w:val="right" w:leader="dot" w:pos="9396"/>
                </w:tabs>
                <w:rPr>
                  <w:noProof/>
                  <w:sz w:val="22"/>
                  <w:szCs w:val="22"/>
                  <w:lang w:val="de-DE" w:eastAsia="de-DE"/>
                </w:rPr>
              </w:pPr>
              <w:hyperlink w:anchor="_Toc106540034" w:history="1">
                <w:r w:rsidRPr="00053411">
                  <w:rPr>
                    <w:rStyle w:val="Hyperlink"/>
                    <w:rFonts w:cstheme="minorHAnsi"/>
                    <w:noProof/>
                  </w:rPr>
                  <w:t>2.1</w:t>
                </w:r>
                <w:r>
                  <w:rPr>
                    <w:noProof/>
                    <w:sz w:val="22"/>
                    <w:szCs w:val="22"/>
                    <w:lang w:val="de-DE" w:eastAsia="de-DE"/>
                  </w:rPr>
                  <w:tab/>
                </w:r>
                <w:r w:rsidRPr="00053411">
                  <w:rPr>
                    <w:rStyle w:val="Hyperlink"/>
                    <w:rFonts w:cstheme="minorHAnsi"/>
                    <w:noProof/>
                  </w:rPr>
                  <w:t>Characteristics of Compositional Data</w:t>
                </w:r>
                <w:r>
                  <w:rPr>
                    <w:noProof/>
                    <w:webHidden/>
                  </w:rPr>
                  <w:tab/>
                </w:r>
                <w:r>
                  <w:rPr>
                    <w:noProof/>
                    <w:webHidden/>
                  </w:rPr>
                  <w:fldChar w:fldCharType="begin"/>
                </w:r>
                <w:r>
                  <w:rPr>
                    <w:noProof/>
                    <w:webHidden/>
                  </w:rPr>
                  <w:instrText xml:space="preserve"> PAGEREF _Toc106540034 \h </w:instrText>
                </w:r>
                <w:r>
                  <w:rPr>
                    <w:noProof/>
                    <w:webHidden/>
                  </w:rPr>
                </w:r>
                <w:r>
                  <w:rPr>
                    <w:noProof/>
                    <w:webHidden/>
                  </w:rPr>
                  <w:fldChar w:fldCharType="separate"/>
                </w:r>
                <w:r>
                  <w:rPr>
                    <w:noProof/>
                    <w:webHidden/>
                  </w:rPr>
                  <w:t>4</w:t>
                </w:r>
                <w:r>
                  <w:rPr>
                    <w:noProof/>
                    <w:webHidden/>
                  </w:rPr>
                  <w:fldChar w:fldCharType="end"/>
                </w:r>
              </w:hyperlink>
            </w:p>
            <w:p w14:paraId="7C16CD98" w14:textId="2D756D5E" w:rsidR="003271DC" w:rsidRDefault="003271DC">
              <w:pPr>
                <w:pStyle w:val="TOC2"/>
                <w:tabs>
                  <w:tab w:val="left" w:pos="880"/>
                  <w:tab w:val="right" w:leader="dot" w:pos="9396"/>
                </w:tabs>
                <w:rPr>
                  <w:noProof/>
                  <w:sz w:val="22"/>
                  <w:szCs w:val="22"/>
                  <w:lang w:val="de-DE" w:eastAsia="de-DE"/>
                </w:rPr>
              </w:pPr>
              <w:hyperlink w:anchor="_Toc106540035" w:history="1">
                <w:r w:rsidRPr="00053411">
                  <w:rPr>
                    <w:rStyle w:val="Hyperlink"/>
                    <w:rFonts w:eastAsia="MyriadPro-Regular" w:cstheme="minorHAnsi"/>
                    <w:noProof/>
                  </w:rPr>
                  <w:t>2.2</w:t>
                </w:r>
                <w:r>
                  <w:rPr>
                    <w:noProof/>
                    <w:sz w:val="22"/>
                    <w:szCs w:val="22"/>
                    <w:lang w:val="de-DE" w:eastAsia="de-DE"/>
                  </w:rPr>
                  <w:tab/>
                </w:r>
                <w:r w:rsidRPr="00053411">
                  <w:rPr>
                    <w:rStyle w:val="Hyperlink"/>
                    <w:rFonts w:eastAsia="MyriadPro-Regular" w:cstheme="minorHAnsi"/>
                    <w:noProof/>
                  </w:rPr>
                  <w:t>The Simplex Space</w:t>
                </w:r>
                <w:r>
                  <w:rPr>
                    <w:noProof/>
                    <w:webHidden/>
                  </w:rPr>
                  <w:tab/>
                </w:r>
                <w:r>
                  <w:rPr>
                    <w:noProof/>
                    <w:webHidden/>
                  </w:rPr>
                  <w:fldChar w:fldCharType="begin"/>
                </w:r>
                <w:r>
                  <w:rPr>
                    <w:noProof/>
                    <w:webHidden/>
                  </w:rPr>
                  <w:instrText xml:space="preserve"> PAGEREF _Toc106540035 \h </w:instrText>
                </w:r>
                <w:r>
                  <w:rPr>
                    <w:noProof/>
                    <w:webHidden/>
                  </w:rPr>
                </w:r>
                <w:r>
                  <w:rPr>
                    <w:noProof/>
                    <w:webHidden/>
                  </w:rPr>
                  <w:fldChar w:fldCharType="separate"/>
                </w:r>
                <w:r>
                  <w:rPr>
                    <w:noProof/>
                    <w:webHidden/>
                  </w:rPr>
                  <w:t>7</w:t>
                </w:r>
                <w:r>
                  <w:rPr>
                    <w:noProof/>
                    <w:webHidden/>
                  </w:rPr>
                  <w:fldChar w:fldCharType="end"/>
                </w:r>
              </w:hyperlink>
            </w:p>
            <w:p w14:paraId="11DA40B9" w14:textId="277BB5B0" w:rsidR="003271DC" w:rsidRDefault="003271DC">
              <w:pPr>
                <w:pStyle w:val="TOC2"/>
                <w:tabs>
                  <w:tab w:val="left" w:pos="880"/>
                  <w:tab w:val="right" w:leader="dot" w:pos="9396"/>
                </w:tabs>
                <w:rPr>
                  <w:noProof/>
                  <w:sz w:val="22"/>
                  <w:szCs w:val="22"/>
                  <w:lang w:val="de-DE" w:eastAsia="de-DE"/>
                </w:rPr>
              </w:pPr>
              <w:hyperlink w:anchor="_Toc106540036" w:history="1">
                <w:r w:rsidRPr="00053411">
                  <w:rPr>
                    <w:rStyle w:val="Hyperlink"/>
                    <w:rFonts w:cstheme="minorHAnsi"/>
                    <w:noProof/>
                  </w:rPr>
                  <w:t>2.3</w:t>
                </w:r>
                <w:r>
                  <w:rPr>
                    <w:noProof/>
                    <w:sz w:val="22"/>
                    <w:szCs w:val="22"/>
                    <w:lang w:val="de-DE" w:eastAsia="de-DE"/>
                  </w:rPr>
                  <w:tab/>
                </w:r>
                <w:r w:rsidRPr="00053411">
                  <w:rPr>
                    <w:rStyle w:val="Hyperlink"/>
                    <w:rFonts w:cstheme="minorHAnsi"/>
                    <w:noProof/>
                  </w:rPr>
                  <w:t>Mapping the Simplex Space into Euclidean Space</w:t>
                </w:r>
                <w:r>
                  <w:rPr>
                    <w:noProof/>
                    <w:webHidden/>
                  </w:rPr>
                  <w:tab/>
                </w:r>
                <w:r>
                  <w:rPr>
                    <w:noProof/>
                    <w:webHidden/>
                  </w:rPr>
                  <w:fldChar w:fldCharType="begin"/>
                </w:r>
                <w:r>
                  <w:rPr>
                    <w:noProof/>
                    <w:webHidden/>
                  </w:rPr>
                  <w:instrText xml:space="preserve"> PAGEREF _Toc106540036 \h </w:instrText>
                </w:r>
                <w:r>
                  <w:rPr>
                    <w:noProof/>
                    <w:webHidden/>
                  </w:rPr>
                </w:r>
                <w:r>
                  <w:rPr>
                    <w:noProof/>
                    <w:webHidden/>
                  </w:rPr>
                  <w:fldChar w:fldCharType="separate"/>
                </w:r>
                <w:r>
                  <w:rPr>
                    <w:noProof/>
                    <w:webHidden/>
                  </w:rPr>
                  <w:t>9</w:t>
                </w:r>
                <w:r>
                  <w:rPr>
                    <w:noProof/>
                    <w:webHidden/>
                  </w:rPr>
                  <w:fldChar w:fldCharType="end"/>
                </w:r>
              </w:hyperlink>
            </w:p>
            <w:p w14:paraId="7CF1C076" w14:textId="0F656137" w:rsidR="003271DC" w:rsidRDefault="003271DC">
              <w:pPr>
                <w:pStyle w:val="TOC2"/>
                <w:tabs>
                  <w:tab w:val="left" w:pos="880"/>
                  <w:tab w:val="right" w:leader="dot" w:pos="9396"/>
                </w:tabs>
                <w:rPr>
                  <w:noProof/>
                  <w:sz w:val="22"/>
                  <w:szCs w:val="22"/>
                  <w:lang w:val="de-DE" w:eastAsia="de-DE"/>
                </w:rPr>
              </w:pPr>
              <w:hyperlink w:anchor="_Toc106540037" w:history="1">
                <w:r w:rsidRPr="00053411">
                  <w:rPr>
                    <w:rStyle w:val="Hyperlink"/>
                    <w:rFonts w:cstheme="minorHAnsi"/>
                    <w:noProof/>
                  </w:rPr>
                  <w:t>2.4</w:t>
                </w:r>
                <w:r>
                  <w:rPr>
                    <w:noProof/>
                    <w:sz w:val="22"/>
                    <w:szCs w:val="22"/>
                    <w:lang w:val="de-DE" w:eastAsia="de-DE"/>
                  </w:rPr>
                  <w:tab/>
                </w:r>
                <w:r w:rsidRPr="00053411">
                  <w:rPr>
                    <w:rStyle w:val="Hyperlink"/>
                    <w:rFonts w:cstheme="minorHAnsi"/>
                    <w:noProof/>
                  </w:rPr>
                  <w:t>Log-Ratio Transformations</w:t>
                </w:r>
                <w:r>
                  <w:rPr>
                    <w:noProof/>
                    <w:webHidden/>
                  </w:rPr>
                  <w:tab/>
                </w:r>
                <w:r>
                  <w:rPr>
                    <w:noProof/>
                    <w:webHidden/>
                  </w:rPr>
                  <w:fldChar w:fldCharType="begin"/>
                </w:r>
                <w:r>
                  <w:rPr>
                    <w:noProof/>
                    <w:webHidden/>
                  </w:rPr>
                  <w:instrText xml:space="preserve"> PAGEREF _Toc106540037 \h </w:instrText>
                </w:r>
                <w:r>
                  <w:rPr>
                    <w:noProof/>
                    <w:webHidden/>
                  </w:rPr>
                </w:r>
                <w:r>
                  <w:rPr>
                    <w:noProof/>
                    <w:webHidden/>
                  </w:rPr>
                  <w:fldChar w:fldCharType="separate"/>
                </w:r>
                <w:r>
                  <w:rPr>
                    <w:noProof/>
                    <w:webHidden/>
                  </w:rPr>
                  <w:t>10</w:t>
                </w:r>
                <w:r>
                  <w:rPr>
                    <w:noProof/>
                    <w:webHidden/>
                  </w:rPr>
                  <w:fldChar w:fldCharType="end"/>
                </w:r>
              </w:hyperlink>
            </w:p>
            <w:p w14:paraId="6171651A" w14:textId="58AF6369" w:rsidR="003271DC" w:rsidRDefault="003271DC">
              <w:pPr>
                <w:pStyle w:val="TOC2"/>
                <w:tabs>
                  <w:tab w:val="left" w:pos="880"/>
                  <w:tab w:val="right" w:leader="dot" w:pos="9396"/>
                </w:tabs>
                <w:rPr>
                  <w:noProof/>
                  <w:sz w:val="22"/>
                  <w:szCs w:val="22"/>
                  <w:lang w:val="de-DE" w:eastAsia="de-DE"/>
                </w:rPr>
              </w:pPr>
              <w:hyperlink w:anchor="_Toc106540038" w:history="1">
                <w:r w:rsidRPr="00053411">
                  <w:rPr>
                    <w:rStyle w:val="Hyperlink"/>
                    <w:rFonts w:cstheme="minorHAnsi"/>
                    <w:noProof/>
                  </w:rPr>
                  <w:t>2.5</w:t>
                </w:r>
                <w:r>
                  <w:rPr>
                    <w:noProof/>
                    <w:sz w:val="22"/>
                    <w:szCs w:val="22"/>
                    <w:lang w:val="de-DE" w:eastAsia="de-DE"/>
                  </w:rPr>
                  <w:tab/>
                </w:r>
                <w:r w:rsidRPr="00053411">
                  <w:rPr>
                    <w:rStyle w:val="Hyperlink"/>
                    <w:rFonts w:cstheme="minorHAnsi"/>
                    <w:noProof/>
                  </w:rPr>
                  <w:t>The Problems</w:t>
                </w:r>
                <w:r>
                  <w:rPr>
                    <w:noProof/>
                    <w:webHidden/>
                  </w:rPr>
                  <w:tab/>
                </w:r>
                <w:r>
                  <w:rPr>
                    <w:noProof/>
                    <w:webHidden/>
                  </w:rPr>
                  <w:fldChar w:fldCharType="begin"/>
                </w:r>
                <w:r>
                  <w:rPr>
                    <w:noProof/>
                    <w:webHidden/>
                  </w:rPr>
                  <w:instrText xml:space="preserve"> PAGEREF _Toc106540038 \h </w:instrText>
                </w:r>
                <w:r>
                  <w:rPr>
                    <w:noProof/>
                    <w:webHidden/>
                  </w:rPr>
                </w:r>
                <w:r>
                  <w:rPr>
                    <w:noProof/>
                    <w:webHidden/>
                  </w:rPr>
                  <w:fldChar w:fldCharType="separate"/>
                </w:r>
                <w:r>
                  <w:rPr>
                    <w:noProof/>
                    <w:webHidden/>
                  </w:rPr>
                  <w:t>13</w:t>
                </w:r>
                <w:r>
                  <w:rPr>
                    <w:noProof/>
                    <w:webHidden/>
                  </w:rPr>
                  <w:fldChar w:fldCharType="end"/>
                </w:r>
              </w:hyperlink>
            </w:p>
            <w:p w14:paraId="5640888F" w14:textId="03AAEC98" w:rsidR="003271DC" w:rsidRDefault="003271DC">
              <w:pPr>
                <w:pStyle w:val="TOC1"/>
                <w:tabs>
                  <w:tab w:val="left" w:pos="400"/>
                </w:tabs>
                <w:rPr>
                  <w:noProof/>
                  <w:sz w:val="22"/>
                  <w:szCs w:val="22"/>
                  <w:lang w:val="de-DE" w:eastAsia="de-DE"/>
                </w:rPr>
              </w:pPr>
              <w:hyperlink w:anchor="_Toc106540039" w:history="1">
                <w:r w:rsidRPr="00053411">
                  <w:rPr>
                    <w:rStyle w:val="Hyperlink"/>
                    <w:rFonts w:cstheme="minorHAnsi"/>
                    <w:noProof/>
                  </w:rPr>
                  <w:t>3</w:t>
                </w:r>
                <w:r>
                  <w:rPr>
                    <w:noProof/>
                    <w:sz w:val="22"/>
                    <w:szCs w:val="22"/>
                    <w:lang w:val="de-DE" w:eastAsia="de-DE"/>
                  </w:rPr>
                  <w:tab/>
                </w:r>
                <w:r w:rsidRPr="00053411">
                  <w:rPr>
                    <w:rStyle w:val="Hyperlink"/>
                    <w:rFonts w:cstheme="minorHAnsi"/>
                    <w:noProof/>
                  </w:rPr>
                  <w:t>Implementation</w:t>
                </w:r>
                <w:r>
                  <w:rPr>
                    <w:noProof/>
                    <w:webHidden/>
                  </w:rPr>
                  <w:tab/>
                </w:r>
                <w:r>
                  <w:rPr>
                    <w:noProof/>
                    <w:webHidden/>
                  </w:rPr>
                  <w:fldChar w:fldCharType="begin"/>
                </w:r>
                <w:r>
                  <w:rPr>
                    <w:noProof/>
                    <w:webHidden/>
                  </w:rPr>
                  <w:instrText xml:space="preserve"> PAGEREF _Toc106540039 \h </w:instrText>
                </w:r>
                <w:r>
                  <w:rPr>
                    <w:noProof/>
                    <w:webHidden/>
                  </w:rPr>
                </w:r>
                <w:r>
                  <w:rPr>
                    <w:noProof/>
                    <w:webHidden/>
                  </w:rPr>
                  <w:fldChar w:fldCharType="separate"/>
                </w:r>
                <w:r>
                  <w:rPr>
                    <w:noProof/>
                    <w:webHidden/>
                  </w:rPr>
                  <w:t>16</w:t>
                </w:r>
                <w:r>
                  <w:rPr>
                    <w:noProof/>
                    <w:webHidden/>
                  </w:rPr>
                  <w:fldChar w:fldCharType="end"/>
                </w:r>
              </w:hyperlink>
            </w:p>
            <w:p w14:paraId="04C3C84B" w14:textId="1A73B56A" w:rsidR="003271DC" w:rsidRDefault="003271DC">
              <w:pPr>
                <w:pStyle w:val="TOC1"/>
                <w:tabs>
                  <w:tab w:val="left" w:pos="400"/>
                </w:tabs>
                <w:rPr>
                  <w:noProof/>
                  <w:sz w:val="22"/>
                  <w:szCs w:val="22"/>
                  <w:lang w:val="de-DE" w:eastAsia="de-DE"/>
                </w:rPr>
              </w:pPr>
              <w:hyperlink w:anchor="_Toc106540040" w:history="1">
                <w:r w:rsidRPr="00053411">
                  <w:rPr>
                    <w:rStyle w:val="Hyperlink"/>
                    <w:rFonts w:cstheme="minorHAnsi"/>
                    <w:noProof/>
                  </w:rPr>
                  <w:t>4</w:t>
                </w:r>
                <w:r>
                  <w:rPr>
                    <w:noProof/>
                    <w:sz w:val="22"/>
                    <w:szCs w:val="22"/>
                    <w:lang w:val="de-DE" w:eastAsia="de-DE"/>
                  </w:rPr>
                  <w:tab/>
                </w:r>
                <w:r w:rsidRPr="00053411">
                  <w:rPr>
                    <w:rStyle w:val="Hyperlink"/>
                    <w:rFonts w:cstheme="minorHAnsi"/>
                    <w:noProof/>
                  </w:rPr>
                  <w:t>Methodology</w:t>
                </w:r>
                <w:r>
                  <w:rPr>
                    <w:noProof/>
                    <w:webHidden/>
                  </w:rPr>
                  <w:tab/>
                </w:r>
                <w:r>
                  <w:rPr>
                    <w:noProof/>
                    <w:webHidden/>
                  </w:rPr>
                  <w:fldChar w:fldCharType="begin"/>
                </w:r>
                <w:r>
                  <w:rPr>
                    <w:noProof/>
                    <w:webHidden/>
                  </w:rPr>
                  <w:instrText xml:space="preserve"> PAGEREF _Toc106540040 \h </w:instrText>
                </w:r>
                <w:r>
                  <w:rPr>
                    <w:noProof/>
                    <w:webHidden/>
                  </w:rPr>
                </w:r>
                <w:r>
                  <w:rPr>
                    <w:noProof/>
                    <w:webHidden/>
                  </w:rPr>
                  <w:fldChar w:fldCharType="separate"/>
                </w:r>
                <w:r>
                  <w:rPr>
                    <w:noProof/>
                    <w:webHidden/>
                  </w:rPr>
                  <w:t>20</w:t>
                </w:r>
                <w:r>
                  <w:rPr>
                    <w:noProof/>
                    <w:webHidden/>
                  </w:rPr>
                  <w:fldChar w:fldCharType="end"/>
                </w:r>
              </w:hyperlink>
            </w:p>
            <w:p w14:paraId="65E79FC3" w14:textId="739FFCC5" w:rsidR="003271DC" w:rsidRDefault="003271DC">
              <w:pPr>
                <w:pStyle w:val="TOC2"/>
                <w:tabs>
                  <w:tab w:val="left" w:pos="880"/>
                  <w:tab w:val="right" w:leader="dot" w:pos="9396"/>
                </w:tabs>
                <w:rPr>
                  <w:noProof/>
                  <w:sz w:val="22"/>
                  <w:szCs w:val="22"/>
                  <w:lang w:val="de-DE" w:eastAsia="de-DE"/>
                </w:rPr>
              </w:pPr>
              <w:hyperlink w:anchor="_Toc106540041" w:history="1">
                <w:r w:rsidRPr="00053411">
                  <w:rPr>
                    <w:rStyle w:val="Hyperlink"/>
                    <w:rFonts w:cstheme="minorHAnsi"/>
                    <w:noProof/>
                  </w:rPr>
                  <w:t>4.1</w:t>
                </w:r>
                <w:r>
                  <w:rPr>
                    <w:noProof/>
                    <w:sz w:val="22"/>
                    <w:szCs w:val="22"/>
                    <w:lang w:val="de-DE" w:eastAsia="de-DE"/>
                  </w:rPr>
                  <w:tab/>
                </w:r>
                <w:r w:rsidRPr="00053411">
                  <w:rPr>
                    <w:rStyle w:val="Hyperlink"/>
                    <w:rFonts w:cstheme="minorHAnsi"/>
                    <w:noProof/>
                  </w:rPr>
                  <w:t>Pre-Processing</w:t>
                </w:r>
                <w:r>
                  <w:rPr>
                    <w:noProof/>
                    <w:webHidden/>
                  </w:rPr>
                  <w:tab/>
                </w:r>
                <w:r>
                  <w:rPr>
                    <w:noProof/>
                    <w:webHidden/>
                  </w:rPr>
                  <w:fldChar w:fldCharType="begin"/>
                </w:r>
                <w:r>
                  <w:rPr>
                    <w:noProof/>
                    <w:webHidden/>
                  </w:rPr>
                  <w:instrText xml:space="preserve"> PAGEREF _Toc106540041 \h </w:instrText>
                </w:r>
                <w:r>
                  <w:rPr>
                    <w:noProof/>
                    <w:webHidden/>
                  </w:rPr>
                </w:r>
                <w:r>
                  <w:rPr>
                    <w:noProof/>
                    <w:webHidden/>
                  </w:rPr>
                  <w:fldChar w:fldCharType="separate"/>
                </w:r>
                <w:r>
                  <w:rPr>
                    <w:noProof/>
                    <w:webHidden/>
                  </w:rPr>
                  <w:t>20</w:t>
                </w:r>
                <w:r>
                  <w:rPr>
                    <w:noProof/>
                    <w:webHidden/>
                  </w:rPr>
                  <w:fldChar w:fldCharType="end"/>
                </w:r>
              </w:hyperlink>
            </w:p>
            <w:p w14:paraId="01E8F6BA" w14:textId="20714791" w:rsidR="003271DC" w:rsidRDefault="003271DC">
              <w:pPr>
                <w:pStyle w:val="TOC2"/>
                <w:tabs>
                  <w:tab w:val="left" w:pos="880"/>
                  <w:tab w:val="right" w:leader="dot" w:pos="9396"/>
                </w:tabs>
                <w:rPr>
                  <w:noProof/>
                  <w:sz w:val="22"/>
                  <w:szCs w:val="22"/>
                  <w:lang w:val="de-DE" w:eastAsia="de-DE"/>
                </w:rPr>
              </w:pPr>
              <w:hyperlink w:anchor="_Toc106540042" w:history="1">
                <w:r w:rsidRPr="00053411">
                  <w:rPr>
                    <w:rStyle w:val="Hyperlink"/>
                    <w:rFonts w:cstheme="minorHAnsi"/>
                    <w:noProof/>
                  </w:rPr>
                  <w:t>4.2</w:t>
                </w:r>
                <w:r>
                  <w:rPr>
                    <w:noProof/>
                    <w:sz w:val="22"/>
                    <w:szCs w:val="22"/>
                    <w:lang w:val="de-DE" w:eastAsia="de-DE"/>
                  </w:rPr>
                  <w:tab/>
                </w:r>
                <w:r w:rsidRPr="00053411">
                  <w:rPr>
                    <w:rStyle w:val="Hyperlink"/>
                    <w:rFonts w:cstheme="minorHAnsi"/>
                    <w:noProof/>
                  </w:rPr>
                  <w:t>Imputation</w:t>
                </w:r>
                <w:r>
                  <w:rPr>
                    <w:noProof/>
                    <w:webHidden/>
                  </w:rPr>
                  <w:tab/>
                </w:r>
                <w:r>
                  <w:rPr>
                    <w:noProof/>
                    <w:webHidden/>
                  </w:rPr>
                  <w:fldChar w:fldCharType="begin"/>
                </w:r>
                <w:r>
                  <w:rPr>
                    <w:noProof/>
                    <w:webHidden/>
                  </w:rPr>
                  <w:instrText xml:space="preserve"> PAGEREF _Toc106540042 \h </w:instrText>
                </w:r>
                <w:r>
                  <w:rPr>
                    <w:noProof/>
                    <w:webHidden/>
                  </w:rPr>
                </w:r>
                <w:r>
                  <w:rPr>
                    <w:noProof/>
                    <w:webHidden/>
                  </w:rPr>
                  <w:fldChar w:fldCharType="separate"/>
                </w:r>
                <w:r>
                  <w:rPr>
                    <w:noProof/>
                    <w:webHidden/>
                  </w:rPr>
                  <w:t>20</w:t>
                </w:r>
                <w:r>
                  <w:rPr>
                    <w:noProof/>
                    <w:webHidden/>
                  </w:rPr>
                  <w:fldChar w:fldCharType="end"/>
                </w:r>
              </w:hyperlink>
            </w:p>
            <w:p w14:paraId="614DECD9" w14:textId="70CEC917" w:rsidR="003271DC" w:rsidRDefault="003271DC">
              <w:pPr>
                <w:pStyle w:val="TOC2"/>
                <w:tabs>
                  <w:tab w:val="left" w:pos="880"/>
                  <w:tab w:val="right" w:leader="dot" w:pos="9396"/>
                </w:tabs>
                <w:rPr>
                  <w:noProof/>
                  <w:sz w:val="22"/>
                  <w:szCs w:val="22"/>
                  <w:lang w:val="de-DE" w:eastAsia="de-DE"/>
                </w:rPr>
              </w:pPr>
              <w:hyperlink w:anchor="_Toc106540043" w:history="1">
                <w:r w:rsidRPr="00053411">
                  <w:rPr>
                    <w:rStyle w:val="Hyperlink"/>
                    <w:rFonts w:cstheme="minorHAnsi"/>
                    <w:noProof/>
                  </w:rPr>
                  <w:t>4.3</w:t>
                </w:r>
                <w:r>
                  <w:rPr>
                    <w:noProof/>
                    <w:sz w:val="22"/>
                    <w:szCs w:val="22"/>
                    <w:lang w:val="de-DE" w:eastAsia="de-DE"/>
                  </w:rPr>
                  <w:tab/>
                </w:r>
                <w:r w:rsidRPr="00053411">
                  <w:rPr>
                    <w:rStyle w:val="Hyperlink"/>
                    <w:rFonts w:cstheme="minorHAnsi"/>
                    <w:noProof/>
                  </w:rPr>
                  <w:t>Transformations</w:t>
                </w:r>
                <w:r>
                  <w:rPr>
                    <w:noProof/>
                    <w:webHidden/>
                  </w:rPr>
                  <w:tab/>
                </w:r>
                <w:r>
                  <w:rPr>
                    <w:noProof/>
                    <w:webHidden/>
                  </w:rPr>
                  <w:fldChar w:fldCharType="begin"/>
                </w:r>
                <w:r>
                  <w:rPr>
                    <w:noProof/>
                    <w:webHidden/>
                  </w:rPr>
                  <w:instrText xml:space="preserve"> PAGEREF _Toc106540043 \h </w:instrText>
                </w:r>
                <w:r>
                  <w:rPr>
                    <w:noProof/>
                    <w:webHidden/>
                  </w:rPr>
                </w:r>
                <w:r>
                  <w:rPr>
                    <w:noProof/>
                    <w:webHidden/>
                  </w:rPr>
                  <w:fldChar w:fldCharType="separate"/>
                </w:r>
                <w:r>
                  <w:rPr>
                    <w:noProof/>
                    <w:webHidden/>
                  </w:rPr>
                  <w:t>21</w:t>
                </w:r>
                <w:r>
                  <w:rPr>
                    <w:noProof/>
                    <w:webHidden/>
                  </w:rPr>
                  <w:fldChar w:fldCharType="end"/>
                </w:r>
              </w:hyperlink>
            </w:p>
            <w:p w14:paraId="05843248" w14:textId="5A844DBE" w:rsidR="003271DC" w:rsidRDefault="003271DC">
              <w:pPr>
                <w:pStyle w:val="TOC2"/>
                <w:tabs>
                  <w:tab w:val="left" w:pos="880"/>
                  <w:tab w:val="right" w:leader="dot" w:pos="9396"/>
                </w:tabs>
                <w:rPr>
                  <w:noProof/>
                  <w:sz w:val="22"/>
                  <w:szCs w:val="22"/>
                  <w:lang w:val="de-DE" w:eastAsia="de-DE"/>
                </w:rPr>
              </w:pPr>
              <w:hyperlink w:anchor="_Toc106540044" w:history="1">
                <w:r w:rsidRPr="00053411">
                  <w:rPr>
                    <w:rStyle w:val="Hyperlink"/>
                    <w:rFonts w:cstheme="minorHAnsi"/>
                    <w:noProof/>
                  </w:rPr>
                  <w:t>4.4</w:t>
                </w:r>
                <w:r>
                  <w:rPr>
                    <w:noProof/>
                    <w:sz w:val="22"/>
                    <w:szCs w:val="22"/>
                    <w:lang w:val="de-DE" w:eastAsia="de-DE"/>
                  </w:rPr>
                  <w:tab/>
                </w:r>
                <w:r w:rsidRPr="00053411">
                  <w:rPr>
                    <w:rStyle w:val="Hyperlink"/>
                    <w:rFonts w:cstheme="minorHAnsi"/>
                    <w:noProof/>
                  </w:rPr>
                  <w:t>Machine LEarning models</w:t>
                </w:r>
                <w:r>
                  <w:rPr>
                    <w:noProof/>
                    <w:webHidden/>
                  </w:rPr>
                  <w:tab/>
                </w:r>
                <w:r>
                  <w:rPr>
                    <w:noProof/>
                    <w:webHidden/>
                  </w:rPr>
                  <w:fldChar w:fldCharType="begin"/>
                </w:r>
                <w:r>
                  <w:rPr>
                    <w:noProof/>
                    <w:webHidden/>
                  </w:rPr>
                  <w:instrText xml:space="preserve"> PAGEREF _Toc106540044 \h </w:instrText>
                </w:r>
                <w:r>
                  <w:rPr>
                    <w:noProof/>
                    <w:webHidden/>
                  </w:rPr>
                </w:r>
                <w:r>
                  <w:rPr>
                    <w:noProof/>
                    <w:webHidden/>
                  </w:rPr>
                  <w:fldChar w:fldCharType="separate"/>
                </w:r>
                <w:r>
                  <w:rPr>
                    <w:noProof/>
                    <w:webHidden/>
                  </w:rPr>
                  <w:t>21</w:t>
                </w:r>
                <w:r>
                  <w:rPr>
                    <w:noProof/>
                    <w:webHidden/>
                  </w:rPr>
                  <w:fldChar w:fldCharType="end"/>
                </w:r>
              </w:hyperlink>
            </w:p>
            <w:p w14:paraId="3B89986C" w14:textId="17CBBBB2" w:rsidR="003271DC" w:rsidRDefault="003271DC">
              <w:pPr>
                <w:pStyle w:val="TOC1"/>
                <w:tabs>
                  <w:tab w:val="left" w:pos="400"/>
                </w:tabs>
                <w:rPr>
                  <w:noProof/>
                  <w:sz w:val="22"/>
                  <w:szCs w:val="22"/>
                  <w:lang w:val="de-DE" w:eastAsia="de-DE"/>
                </w:rPr>
              </w:pPr>
              <w:hyperlink w:anchor="_Toc106540045" w:history="1">
                <w:r w:rsidRPr="00053411">
                  <w:rPr>
                    <w:rStyle w:val="Hyperlink"/>
                    <w:rFonts w:cstheme="minorHAnsi"/>
                    <w:noProof/>
                  </w:rPr>
                  <w:t>5</w:t>
                </w:r>
                <w:r>
                  <w:rPr>
                    <w:noProof/>
                    <w:sz w:val="22"/>
                    <w:szCs w:val="22"/>
                    <w:lang w:val="de-DE" w:eastAsia="de-DE"/>
                  </w:rPr>
                  <w:tab/>
                </w:r>
                <w:r w:rsidRPr="00053411">
                  <w:rPr>
                    <w:rStyle w:val="Hyperlink"/>
                    <w:rFonts w:cstheme="minorHAnsi"/>
                    <w:noProof/>
                  </w:rPr>
                  <w:t>Results</w:t>
                </w:r>
                <w:r>
                  <w:rPr>
                    <w:noProof/>
                    <w:webHidden/>
                  </w:rPr>
                  <w:tab/>
                </w:r>
                <w:r>
                  <w:rPr>
                    <w:noProof/>
                    <w:webHidden/>
                  </w:rPr>
                  <w:fldChar w:fldCharType="begin"/>
                </w:r>
                <w:r>
                  <w:rPr>
                    <w:noProof/>
                    <w:webHidden/>
                  </w:rPr>
                  <w:instrText xml:space="preserve"> PAGEREF _Toc106540045 \h </w:instrText>
                </w:r>
                <w:r>
                  <w:rPr>
                    <w:noProof/>
                    <w:webHidden/>
                  </w:rPr>
                </w:r>
                <w:r>
                  <w:rPr>
                    <w:noProof/>
                    <w:webHidden/>
                  </w:rPr>
                  <w:fldChar w:fldCharType="separate"/>
                </w:r>
                <w:r>
                  <w:rPr>
                    <w:noProof/>
                    <w:webHidden/>
                  </w:rPr>
                  <w:t>23</w:t>
                </w:r>
                <w:r>
                  <w:rPr>
                    <w:noProof/>
                    <w:webHidden/>
                  </w:rPr>
                  <w:fldChar w:fldCharType="end"/>
                </w:r>
              </w:hyperlink>
            </w:p>
            <w:p w14:paraId="28A93DC7" w14:textId="4B1AA4D6" w:rsidR="003271DC" w:rsidRDefault="003271DC">
              <w:pPr>
                <w:pStyle w:val="TOC2"/>
                <w:tabs>
                  <w:tab w:val="left" w:pos="880"/>
                  <w:tab w:val="right" w:leader="dot" w:pos="9396"/>
                </w:tabs>
                <w:rPr>
                  <w:noProof/>
                  <w:sz w:val="22"/>
                  <w:szCs w:val="22"/>
                  <w:lang w:val="de-DE" w:eastAsia="de-DE"/>
                </w:rPr>
              </w:pPr>
              <w:hyperlink w:anchor="_Toc106540046" w:history="1">
                <w:r w:rsidRPr="00053411">
                  <w:rPr>
                    <w:rStyle w:val="Hyperlink"/>
                    <w:rFonts w:cstheme="minorHAnsi"/>
                    <w:noProof/>
                  </w:rPr>
                  <w:t>5.1</w:t>
                </w:r>
                <w:r>
                  <w:rPr>
                    <w:noProof/>
                    <w:sz w:val="22"/>
                    <w:szCs w:val="22"/>
                    <w:lang w:val="de-DE" w:eastAsia="de-DE"/>
                  </w:rPr>
                  <w:tab/>
                </w:r>
                <w:r w:rsidRPr="00053411">
                  <w:rPr>
                    <w:rStyle w:val="Hyperlink"/>
                    <w:rFonts w:cstheme="minorHAnsi"/>
                    <w:noProof/>
                  </w:rPr>
                  <w:t>Influence of Transformations on ML Performances</w:t>
                </w:r>
                <w:r>
                  <w:rPr>
                    <w:noProof/>
                    <w:webHidden/>
                  </w:rPr>
                  <w:tab/>
                </w:r>
                <w:r>
                  <w:rPr>
                    <w:noProof/>
                    <w:webHidden/>
                  </w:rPr>
                  <w:fldChar w:fldCharType="begin"/>
                </w:r>
                <w:r>
                  <w:rPr>
                    <w:noProof/>
                    <w:webHidden/>
                  </w:rPr>
                  <w:instrText xml:space="preserve"> PAGEREF _Toc106540046 \h </w:instrText>
                </w:r>
                <w:r>
                  <w:rPr>
                    <w:noProof/>
                    <w:webHidden/>
                  </w:rPr>
                </w:r>
                <w:r>
                  <w:rPr>
                    <w:noProof/>
                    <w:webHidden/>
                  </w:rPr>
                  <w:fldChar w:fldCharType="separate"/>
                </w:r>
                <w:r>
                  <w:rPr>
                    <w:noProof/>
                    <w:webHidden/>
                  </w:rPr>
                  <w:t>23</w:t>
                </w:r>
                <w:r>
                  <w:rPr>
                    <w:noProof/>
                    <w:webHidden/>
                  </w:rPr>
                  <w:fldChar w:fldCharType="end"/>
                </w:r>
              </w:hyperlink>
            </w:p>
            <w:p w14:paraId="7FB3CD43" w14:textId="1281ABA7" w:rsidR="003271DC" w:rsidRDefault="003271DC">
              <w:pPr>
                <w:pStyle w:val="TOC2"/>
                <w:tabs>
                  <w:tab w:val="left" w:pos="880"/>
                  <w:tab w:val="right" w:leader="dot" w:pos="9396"/>
                </w:tabs>
                <w:rPr>
                  <w:noProof/>
                  <w:sz w:val="22"/>
                  <w:szCs w:val="22"/>
                  <w:lang w:val="de-DE" w:eastAsia="de-DE"/>
                </w:rPr>
              </w:pPr>
              <w:hyperlink w:anchor="_Toc106540047" w:history="1">
                <w:r w:rsidRPr="00053411">
                  <w:rPr>
                    <w:rStyle w:val="Hyperlink"/>
                    <w:rFonts w:cstheme="minorHAnsi"/>
                    <w:noProof/>
                  </w:rPr>
                  <w:t>5.2</w:t>
                </w:r>
                <w:r>
                  <w:rPr>
                    <w:noProof/>
                    <w:sz w:val="22"/>
                    <w:szCs w:val="22"/>
                    <w:lang w:val="de-DE" w:eastAsia="de-DE"/>
                  </w:rPr>
                  <w:tab/>
                </w:r>
                <w:r w:rsidRPr="00053411">
                  <w:rPr>
                    <w:rStyle w:val="Hyperlink"/>
                    <w:rFonts w:cstheme="minorHAnsi"/>
                    <w:noProof/>
                  </w:rPr>
                  <w:t>Data leakage</w:t>
                </w:r>
                <w:r>
                  <w:rPr>
                    <w:noProof/>
                    <w:webHidden/>
                  </w:rPr>
                  <w:tab/>
                </w:r>
                <w:r>
                  <w:rPr>
                    <w:noProof/>
                    <w:webHidden/>
                  </w:rPr>
                  <w:fldChar w:fldCharType="begin"/>
                </w:r>
                <w:r>
                  <w:rPr>
                    <w:noProof/>
                    <w:webHidden/>
                  </w:rPr>
                  <w:instrText xml:space="preserve"> PAGEREF _Toc106540047 \h </w:instrText>
                </w:r>
                <w:r>
                  <w:rPr>
                    <w:noProof/>
                    <w:webHidden/>
                  </w:rPr>
                </w:r>
                <w:r>
                  <w:rPr>
                    <w:noProof/>
                    <w:webHidden/>
                  </w:rPr>
                  <w:fldChar w:fldCharType="separate"/>
                </w:r>
                <w:r>
                  <w:rPr>
                    <w:noProof/>
                    <w:webHidden/>
                  </w:rPr>
                  <w:t>26</w:t>
                </w:r>
                <w:r>
                  <w:rPr>
                    <w:noProof/>
                    <w:webHidden/>
                  </w:rPr>
                  <w:fldChar w:fldCharType="end"/>
                </w:r>
              </w:hyperlink>
            </w:p>
            <w:p w14:paraId="2FD6789B" w14:textId="7037339C" w:rsidR="003271DC" w:rsidRDefault="003271DC">
              <w:pPr>
                <w:pStyle w:val="TOC2"/>
                <w:tabs>
                  <w:tab w:val="left" w:pos="880"/>
                  <w:tab w:val="right" w:leader="dot" w:pos="9396"/>
                </w:tabs>
                <w:rPr>
                  <w:noProof/>
                  <w:sz w:val="22"/>
                  <w:szCs w:val="22"/>
                  <w:lang w:val="de-DE" w:eastAsia="de-DE"/>
                </w:rPr>
              </w:pPr>
              <w:hyperlink w:anchor="_Toc106540048" w:history="1">
                <w:r w:rsidRPr="00053411">
                  <w:rPr>
                    <w:rStyle w:val="Hyperlink"/>
                    <w:rFonts w:cstheme="minorHAnsi"/>
                    <w:noProof/>
                  </w:rPr>
                  <w:t>5.3</w:t>
                </w:r>
                <w:r>
                  <w:rPr>
                    <w:noProof/>
                    <w:sz w:val="22"/>
                    <w:szCs w:val="22"/>
                    <w:lang w:val="de-DE" w:eastAsia="de-DE"/>
                  </w:rPr>
                  <w:tab/>
                </w:r>
                <w:r w:rsidRPr="00053411">
                  <w:rPr>
                    <w:rStyle w:val="Hyperlink"/>
                    <w:rFonts w:cstheme="minorHAnsi"/>
                    <w:noProof/>
                  </w:rPr>
                  <w:t>Test set methodology</w:t>
                </w:r>
                <w:r>
                  <w:rPr>
                    <w:noProof/>
                    <w:webHidden/>
                  </w:rPr>
                  <w:tab/>
                </w:r>
                <w:r>
                  <w:rPr>
                    <w:noProof/>
                    <w:webHidden/>
                  </w:rPr>
                  <w:fldChar w:fldCharType="begin"/>
                </w:r>
                <w:r>
                  <w:rPr>
                    <w:noProof/>
                    <w:webHidden/>
                  </w:rPr>
                  <w:instrText xml:space="preserve"> PAGEREF _Toc106540048 \h </w:instrText>
                </w:r>
                <w:r>
                  <w:rPr>
                    <w:noProof/>
                    <w:webHidden/>
                  </w:rPr>
                </w:r>
                <w:r>
                  <w:rPr>
                    <w:noProof/>
                    <w:webHidden/>
                  </w:rPr>
                  <w:fldChar w:fldCharType="separate"/>
                </w:r>
                <w:r>
                  <w:rPr>
                    <w:noProof/>
                    <w:webHidden/>
                  </w:rPr>
                  <w:t>29</w:t>
                </w:r>
                <w:r>
                  <w:rPr>
                    <w:noProof/>
                    <w:webHidden/>
                  </w:rPr>
                  <w:fldChar w:fldCharType="end"/>
                </w:r>
              </w:hyperlink>
            </w:p>
            <w:p w14:paraId="51DD9020" w14:textId="31FAB5CC" w:rsidR="003271DC" w:rsidRDefault="003271DC">
              <w:pPr>
                <w:pStyle w:val="TOC2"/>
                <w:tabs>
                  <w:tab w:val="left" w:pos="880"/>
                  <w:tab w:val="right" w:leader="dot" w:pos="9396"/>
                </w:tabs>
                <w:rPr>
                  <w:noProof/>
                  <w:sz w:val="22"/>
                  <w:szCs w:val="22"/>
                  <w:lang w:val="de-DE" w:eastAsia="de-DE"/>
                </w:rPr>
              </w:pPr>
              <w:hyperlink w:anchor="_Toc106540049" w:history="1">
                <w:r w:rsidRPr="00053411">
                  <w:rPr>
                    <w:rStyle w:val="Hyperlink"/>
                    <w:rFonts w:cstheme="minorHAnsi"/>
                    <w:noProof/>
                  </w:rPr>
                  <w:t>5.4</w:t>
                </w:r>
                <w:r>
                  <w:rPr>
                    <w:noProof/>
                    <w:sz w:val="22"/>
                    <w:szCs w:val="22"/>
                    <w:lang w:val="de-DE" w:eastAsia="de-DE"/>
                  </w:rPr>
                  <w:tab/>
                </w:r>
                <w:r w:rsidRPr="00053411">
                  <w:rPr>
                    <w:rStyle w:val="Hyperlink"/>
                    <w:rFonts w:cstheme="minorHAnsi"/>
                    <w:noProof/>
                  </w:rPr>
                  <w:t>Influence of number of Features</w:t>
                </w:r>
                <w:r>
                  <w:rPr>
                    <w:noProof/>
                    <w:webHidden/>
                  </w:rPr>
                  <w:tab/>
                </w:r>
                <w:r>
                  <w:rPr>
                    <w:noProof/>
                    <w:webHidden/>
                  </w:rPr>
                  <w:fldChar w:fldCharType="begin"/>
                </w:r>
                <w:r>
                  <w:rPr>
                    <w:noProof/>
                    <w:webHidden/>
                  </w:rPr>
                  <w:instrText xml:space="preserve"> PAGEREF _Toc106540049 \h </w:instrText>
                </w:r>
                <w:r>
                  <w:rPr>
                    <w:noProof/>
                    <w:webHidden/>
                  </w:rPr>
                </w:r>
                <w:r>
                  <w:rPr>
                    <w:noProof/>
                    <w:webHidden/>
                  </w:rPr>
                  <w:fldChar w:fldCharType="separate"/>
                </w:r>
                <w:r>
                  <w:rPr>
                    <w:noProof/>
                    <w:webHidden/>
                  </w:rPr>
                  <w:t>31</w:t>
                </w:r>
                <w:r>
                  <w:rPr>
                    <w:noProof/>
                    <w:webHidden/>
                  </w:rPr>
                  <w:fldChar w:fldCharType="end"/>
                </w:r>
              </w:hyperlink>
            </w:p>
            <w:p w14:paraId="3BEEEFD8" w14:textId="0E61CEF6" w:rsidR="003271DC" w:rsidRDefault="003271DC">
              <w:pPr>
                <w:pStyle w:val="TOC1"/>
                <w:tabs>
                  <w:tab w:val="left" w:pos="400"/>
                </w:tabs>
                <w:rPr>
                  <w:noProof/>
                  <w:sz w:val="22"/>
                  <w:szCs w:val="22"/>
                  <w:lang w:val="de-DE" w:eastAsia="de-DE"/>
                </w:rPr>
              </w:pPr>
              <w:hyperlink w:anchor="_Toc106540050" w:history="1">
                <w:r w:rsidRPr="00053411">
                  <w:rPr>
                    <w:rStyle w:val="Hyperlink"/>
                    <w:rFonts w:cstheme="minorHAnsi"/>
                    <w:noProof/>
                  </w:rPr>
                  <w:t>6</w:t>
                </w:r>
                <w:r>
                  <w:rPr>
                    <w:noProof/>
                    <w:sz w:val="22"/>
                    <w:szCs w:val="22"/>
                    <w:lang w:val="de-DE" w:eastAsia="de-DE"/>
                  </w:rPr>
                  <w:tab/>
                </w:r>
                <w:r w:rsidRPr="00053411">
                  <w:rPr>
                    <w:rStyle w:val="Hyperlink"/>
                    <w:rFonts w:cstheme="minorHAnsi"/>
                    <w:noProof/>
                  </w:rPr>
                  <w:t>Discussion</w:t>
                </w:r>
                <w:r>
                  <w:rPr>
                    <w:noProof/>
                    <w:webHidden/>
                  </w:rPr>
                  <w:tab/>
                </w:r>
                <w:r>
                  <w:rPr>
                    <w:noProof/>
                    <w:webHidden/>
                  </w:rPr>
                  <w:fldChar w:fldCharType="begin"/>
                </w:r>
                <w:r>
                  <w:rPr>
                    <w:noProof/>
                    <w:webHidden/>
                  </w:rPr>
                  <w:instrText xml:space="preserve"> PAGEREF _Toc106540050 \h </w:instrText>
                </w:r>
                <w:r>
                  <w:rPr>
                    <w:noProof/>
                    <w:webHidden/>
                  </w:rPr>
                </w:r>
                <w:r>
                  <w:rPr>
                    <w:noProof/>
                    <w:webHidden/>
                  </w:rPr>
                  <w:fldChar w:fldCharType="separate"/>
                </w:r>
                <w:r>
                  <w:rPr>
                    <w:noProof/>
                    <w:webHidden/>
                  </w:rPr>
                  <w:t>34</w:t>
                </w:r>
                <w:r>
                  <w:rPr>
                    <w:noProof/>
                    <w:webHidden/>
                  </w:rPr>
                  <w:fldChar w:fldCharType="end"/>
                </w:r>
              </w:hyperlink>
            </w:p>
            <w:p w14:paraId="5874119A" w14:textId="7D403980" w:rsidR="003271DC" w:rsidRDefault="003271DC">
              <w:pPr>
                <w:pStyle w:val="TOC2"/>
                <w:tabs>
                  <w:tab w:val="left" w:pos="880"/>
                  <w:tab w:val="right" w:leader="dot" w:pos="9396"/>
                </w:tabs>
                <w:rPr>
                  <w:noProof/>
                  <w:sz w:val="22"/>
                  <w:szCs w:val="22"/>
                  <w:lang w:val="de-DE" w:eastAsia="de-DE"/>
                </w:rPr>
              </w:pPr>
              <w:hyperlink w:anchor="_Toc106540051" w:history="1">
                <w:r w:rsidRPr="00053411">
                  <w:rPr>
                    <w:rStyle w:val="Hyperlink"/>
                    <w:rFonts w:cstheme="minorHAnsi"/>
                    <w:noProof/>
                  </w:rPr>
                  <w:t>6.1</w:t>
                </w:r>
                <w:r>
                  <w:rPr>
                    <w:noProof/>
                    <w:sz w:val="22"/>
                    <w:szCs w:val="22"/>
                    <w:lang w:val="de-DE" w:eastAsia="de-DE"/>
                  </w:rPr>
                  <w:tab/>
                </w:r>
                <w:r w:rsidRPr="00053411">
                  <w:rPr>
                    <w:rStyle w:val="Hyperlink"/>
                    <w:rFonts w:cstheme="minorHAnsi"/>
                    <w:noProof/>
                  </w:rPr>
                  <w:t>Log-ratio Transformations or CoDaCoRe?</w:t>
                </w:r>
                <w:r>
                  <w:rPr>
                    <w:noProof/>
                    <w:webHidden/>
                  </w:rPr>
                  <w:tab/>
                </w:r>
                <w:r>
                  <w:rPr>
                    <w:noProof/>
                    <w:webHidden/>
                  </w:rPr>
                  <w:fldChar w:fldCharType="begin"/>
                </w:r>
                <w:r>
                  <w:rPr>
                    <w:noProof/>
                    <w:webHidden/>
                  </w:rPr>
                  <w:instrText xml:space="preserve"> PAGEREF _Toc106540051 \h </w:instrText>
                </w:r>
                <w:r>
                  <w:rPr>
                    <w:noProof/>
                    <w:webHidden/>
                  </w:rPr>
                </w:r>
                <w:r>
                  <w:rPr>
                    <w:noProof/>
                    <w:webHidden/>
                  </w:rPr>
                  <w:fldChar w:fldCharType="separate"/>
                </w:r>
                <w:r>
                  <w:rPr>
                    <w:noProof/>
                    <w:webHidden/>
                  </w:rPr>
                  <w:t>34</w:t>
                </w:r>
                <w:r>
                  <w:rPr>
                    <w:noProof/>
                    <w:webHidden/>
                  </w:rPr>
                  <w:fldChar w:fldCharType="end"/>
                </w:r>
              </w:hyperlink>
            </w:p>
            <w:p w14:paraId="77D41C81" w14:textId="10CC5028" w:rsidR="003271DC" w:rsidRDefault="003271DC">
              <w:pPr>
                <w:pStyle w:val="TOC2"/>
                <w:tabs>
                  <w:tab w:val="left" w:pos="880"/>
                  <w:tab w:val="right" w:leader="dot" w:pos="9396"/>
                </w:tabs>
                <w:rPr>
                  <w:noProof/>
                  <w:sz w:val="22"/>
                  <w:szCs w:val="22"/>
                  <w:lang w:val="de-DE" w:eastAsia="de-DE"/>
                </w:rPr>
              </w:pPr>
              <w:hyperlink w:anchor="_Toc106540052" w:history="1">
                <w:r w:rsidRPr="00053411">
                  <w:rPr>
                    <w:rStyle w:val="Hyperlink"/>
                    <w:rFonts w:cstheme="minorHAnsi"/>
                    <w:noProof/>
                  </w:rPr>
                  <w:t>6.2</w:t>
                </w:r>
                <w:r>
                  <w:rPr>
                    <w:noProof/>
                    <w:sz w:val="22"/>
                    <w:szCs w:val="22"/>
                    <w:lang w:val="de-DE" w:eastAsia="de-DE"/>
                  </w:rPr>
                  <w:tab/>
                </w:r>
                <w:r w:rsidRPr="00053411">
                  <w:rPr>
                    <w:rStyle w:val="Hyperlink"/>
                    <w:rFonts w:cstheme="minorHAnsi"/>
                    <w:noProof/>
                  </w:rPr>
                  <w:t>Machine Learning</w:t>
                </w:r>
                <w:r>
                  <w:rPr>
                    <w:noProof/>
                    <w:webHidden/>
                  </w:rPr>
                  <w:tab/>
                </w:r>
                <w:r>
                  <w:rPr>
                    <w:noProof/>
                    <w:webHidden/>
                  </w:rPr>
                  <w:fldChar w:fldCharType="begin"/>
                </w:r>
                <w:r>
                  <w:rPr>
                    <w:noProof/>
                    <w:webHidden/>
                  </w:rPr>
                  <w:instrText xml:space="preserve"> PAGEREF _Toc106540052 \h </w:instrText>
                </w:r>
                <w:r>
                  <w:rPr>
                    <w:noProof/>
                    <w:webHidden/>
                  </w:rPr>
                </w:r>
                <w:r>
                  <w:rPr>
                    <w:noProof/>
                    <w:webHidden/>
                  </w:rPr>
                  <w:fldChar w:fldCharType="separate"/>
                </w:r>
                <w:r>
                  <w:rPr>
                    <w:noProof/>
                    <w:webHidden/>
                  </w:rPr>
                  <w:t>36</w:t>
                </w:r>
                <w:r>
                  <w:rPr>
                    <w:noProof/>
                    <w:webHidden/>
                  </w:rPr>
                  <w:fldChar w:fldCharType="end"/>
                </w:r>
              </w:hyperlink>
            </w:p>
            <w:p w14:paraId="1F567FB8" w14:textId="7C48FEF3" w:rsidR="003271DC" w:rsidRDefault="003271DC">
              <w:pPr>
                <w:pStyle w:val="TOC2"/>
                <w:tabs>
                  <w:tab w:val="left" w:pos="880"/>
                  <w:tab w:val="right" w:leader="dot" w:pos="9396"/>
                </w:tabs>
                <w:rPr>
                  <w:noProof/>
                  <w:sz w:val="22"/>
                  <w:szCs w:val="22"/>
                  <w:lang w:val="de-DE" w:eastAsia="de-DE"/>
                </w:rPr>
              </w:pPr>
              <w:hyperlink w:anchor="_Toc106540053" w:history="1">
                <w:r w:rsidRPr="00053411">
                  <w:rPr>
                    <w:rStyle w:val="Hyperlink"/>
                    <w:rFonts w:cstheme="minorHAnsi"/>
                    <w:noProof/>
                  </w:rPr>
                  <w:t>6.3</w:t>
                </w:r>
                <w:r>
                  <w:rPr>
                    <w:noProof/>
                    <w:sz w:val="22"/>
                    <w:szCs w:val="22"/>
                    <w:lang w:val="de-DE" w:eastAsia="de-DE"/>
                  </w:rPr>
                  <w:tab/>
                </w:r>
                <w:r w:rsidRPr="00053411">
                  <w:rPr>
                    <w:rStyle w:val="Hyperlink"/>
                    <w:rFonts w:cstheme="minorHAnsi"/>
                    <w:noProof/>
                  </w:rPr>
                  <w:t>Known and Unknown biases</w:t>
                </w:r>
                <w:r>
                  <w:rPr>
                    <w:noProof/>
                    <w:webHidden/>
                  </w:rPr>
                  <w:tab/>
                </w:r>
                <w:r>
                  <w:rPr>
                    <w:noProof/>
                    <w:webHidden/>
                  </w:rPr>
                  <w:fldChar w:fldCharType="begin"/>
                </w:r>
                <w:r>
                  <w:rPr>
                    <w:noProof/>
                    <w:webHidden/>
                  </w:rPr>
                  <w:instrText xml:space="preserve"> PAGEREF _Toc106540053 \h </w:instrText>
                </w:r>
                <w:r>
                  <w:rPr>
                    <w:noProof/>
                    <w:webHidden/>
                  </w:rPr>
                </w:r>
                <w:r>
                  <w:rPr>
                    <w:noProof/>
                    <w:webHidden/>
                  </w:rPr>
                  <w:fldChar w:fldCharType="separate"/>
                </w:r>
                <w:r>
                  <w:rPr>
                    <w:noProof/>
                    <w:webHidden/>
                  </w:rPr>
                  <w:t>37</w:t>
                </w:r>
                <w:r>
                  <w:rPr>
                    <w:noProof/>
                    <w:webHidden/>
                  </w:rPr>
                  <w:fldChar w:fldCharType="end"/>
                </w:r>
              </w:hyperlink>
            </w:p>
            <w:p w14:paraId="546E7D40" w14:textId="54F1F33F" w:rsidR="003271DC" w:rsidRDefault="003271DC">
              <w:pPr>
                <w:pStyle w:val="TOC3"/>
                <w:tabs>
                  <w:tab w:val="left" w:pos="1100"/>
                  <w:tab w:val="right" w:leader="dot" w:pos="9396"/>
                </w:tabs>
                <w:rPr>
                  <w:noProof/>
                  <w:sz w:val="22"/>
                  <w:szCs w:val="22"/>
                  <w:lang w:val="de-DE" w:eastAsia="de-DE"/>
                </w:rPr>
              </w:pPr>
              <w:hyperlink w:anchor="_Toc106540054" w:history="1">
                <w:r w:rsidRPr="00053411">
                  <w:rPr>
                    <w:rStyle w:val="Hyperlink"/>
                    <w:noProof/>
                  </w:rPr>
                  <w:t>6.3.1</w:t>
                </w:r>
                <w:r>
                  <w:rPr>
                    <w:noProof/>
                    <w:sz w:val="22"/>
                    <w:szCs w:val="22"/>
                    <w:lang w:val="de-DE" w:eastAsia="de-DE"/>
                  </w:rPr>
                  <w:tab/>
                </w:r>
                <w:r w:rsidRPr="00053411">
                  <w:rPr>
                    <w:rStyle w:val="Hyperlink"/>
                    <w:noProof/>
                  </w:rPr>
                  <w:t>Leakiness and Imputation</w:t>
                </w:r>
                <w:r>
                  <w:rPr>
                    <w:noProof/>
                    <w:webHidden/>
                  </w:rPr>
                  <w:tab/>
                </w:r>
                <w:r>
                  <w:rPr>
                    <w:noProof/>
                    <w:webHidden/>
                  </w:rPr>
                  <w:fldChar w:fldCharType="begin"/>
                </w:r>
                <w:r>
                  <w:rPr>
                    <w:noProof/>
                    <w:webHidden/>
                  </w:rPr>
                  <w:instrText xml:space="preserve"> PAGEREF _Toc106540054 \h </w:instrText>
                </w:r>
                <w:r>
                  <w:rPr>
                    <w:noProof/>
                    <w:webHidden/>
                  </w:rPr>
                </w:r>
                <w:r>
                  <w:rPr>
                    <w:noProof/>
                    <w:webHidden/>
                  </w:rPr>
                  <w:fldChar w:fldCharType="separate"/>
                </w:r>
                <w:r>
                  <w:rPr>
                    <w:noProof/>
                    <w:webHidden/>
                  </w:rPr>
                  <w:t>37</w:t>
                </w:r>
                <w:r>
                  <w:rPr>
                    <w:noProof/>
                    <w:webHidden/>
                  </w:rPr>
                  <w:fldChar w:fldCharType="end"/>
                </w:r>
              </w:hyperlink>
            </w:p>
            <w:p w14:paraId="2DC7DE10" w14:textId="16A67846" w:rsidR="003271DC" w:rsidRDefault="003271DC">
              <w:pPr>
                <w:pStyle w:val="TOC3"/>
                <w:tabs>
                  <w:tab w:val="left" w:pos="1100"/>
                  <w:tab w:val="right" w:leader="dot" w:pos="9396"/>
                </w:tabs>
                <w:rPr>
                  <w:noProof/>
                  <w:sz w:val="22"/>
                  <w:szCs w:val="22"/>
                  <w:lang w:val="de-DE" w:eastAsia="de-DE"/>
                </w:rPr>
              </w:pPr>
              <w:hyperlink w:anchor="_Toc106540055" w:history="1">
                <w:r w:rsidRPr="00053411">
                  <w:rPr>
                    <w:rStyle w:val="Hyperlink"/>
                    <w:noProof/>
                  </w:rPr>
                  <w:t>6.3.2</w:t>
                </w:r>
                <w:r>
                  <w:rPr>
                    <w:noProof/>
                    <w:sz w:val="22"/>
                    <w:szCs w:val="22"/>
                    <w:lang w:val="de-DE" w:eastAsia="de-DE"/>
                  </w:rPr>
                  <w:tab/>
                </w:r>
                <w:r w:rsidRPr="00053411">
                  <w:rPr>
                    <w:rStyle w:val="Hyperlink"/>
                    <w:noProof/>
                  </w:rPr>
                  <w:t>Filtering</w:t>
                </w:r>
                <w:r>
                  <w:rPr>
                    <w:noProof/>
                    <w:webHidden/>
                  </w:rPr>
                  <w:tab/>
                </w:r>
                <w:r>
                  <w:rPr>
                    <w:noProof/>
                    <w:webHidden/>
                  </w:rPr>
                  <w:fldChar w:fldCharType="begin"/>
                </w:r>
                <w:r>
                  <w:rPr>
                    <w:noProof/>
                    <w:webHidden/>
                  </w:rPr>
                  <w:instrText xml:space="preserve"> PAGEREF _Toc106540055 \h </w:instrText>
                </w:r>
                <w:r>
                  <w:rPr>
                    <w:noProof/>
                    <w:webHidden/>
                  </w:rPr>
                </w:r>
                <w:r>
                  <w:rPr>
                    <w:noProof/>
                    <w:webHidden/>
                  </w:rPr>
                  <w:fldChar w:fldCharType="separate"/>
                </w:r>
                <w:r>
                  <w:rPr>
                    <w:noProof/>
                    <w:webHidden/>
                  </w:rPr>
                  <w:t>38</w:t>
                </w:r>
                <w:r>
                  <w:rPr>
                    <w:noProof/>
                    <w:webHidden/>
                  </w:rPr>
                  <w:fldChar w:fldCharType="end"/>
                </w:r>
              </w:hyperlink>
            </w:p>
            <w:p w14:paraId="679ECF2C" w14:textId="536E9AAF" w:rsidR="003271DC" w:rsidRDefault="003271DC">
              <w:pPr>
                <w:pStyle w:val="TOC1"/>
                <w:tabs>
                  <w:tab w:val="left" w:pos="400"/>
                </w:tabs>
                <w:rPr>
                  <w:noProof/>
                  <w:sz w:val="22"/>
                  <w:szCs w:val="22"/>
                  <w:lang w:val="de-DE" w:eastAsia="de-DE"/>
                </w:rPr>
              </w:pPr>
              <w:hyperlink w:anchor="_Toc106540056" w:history="1">
                <w:r w:rsidRPr="00053411">
                  <w:rPr>
                    <w:rStyle w:val="Hyperlink"/>
                    <w:rFonts w:cstheme="minorHAnsi"/>
                    <w:noProof/>
                  </w:rPr>
                  <w:t>7</w:t>
                </w:r>
                <w:r>
                  <w:rPr>
                    <w:noProof/>
                    <w:sz w:val="22"/>
                    <w:szCs w:val="22"/>
                    <w:lang w:val="de-DE" w:eastAsia="de-DE"/>
                  </w:rPr>
                  <w:tab/>
                </w:r>
                <w:r w:rsidRPr="00053411">
                  <w:rPr>
                    <w:rStyle w:val="Hyperlink"/>
                    <w:rFonts w:cstheme="minorHAnsi"/>
                    <w:noProof/>
                  </w:rPr>
                  <w:t>Conclusion</w:t>
                </w:r>
                <w:r>
                  <w:rPr>
                    <w:noProof/>
                    <w:webHidden/>
                  </w:rPr>
                  <w:tab/>
                </w:r>
                <w:r>
                  <w:rPr>
                    <w:noProof/>
                    <w:webHidden/>
                  </w:rPr>
                  <w:fldChar w:fldCharType="begin"/>
                </w:r>
                <w:r>
                  <w:rPr>
                    <w:noProof/>
                    <w:webHidden/>
                  </w:rPr>
                  <w:instrText xml:space="preserve"> PAGEREF _Toc106540056 \h </w:instrText>
                </w:r>
                <w:r>
                  <w:rPr>
                    <w:noProof/>
                    <w:webHidden/>
                  </w:rPr>
                </w:r>
                <w:r>
                  <w:rPr>
                    <w:noProof/>
                    <w:webHidden/>
                  </w:rPr>
                  <w:fldChar w:fldCharType="separate"/>
                </w:r>
                <w:r>
                  <w:rPr>
                    <w:noProof/>
                    <w:webHidden/>
                  </w:rPr>
                  <w:t>41</w:t>
                </w:r>
                <w:r>
                  <w:rPr>
                    <w:noProof/>
                    <w:webHidden/>
                  </w:rPr>
                  <w:fldChar w:fldCharType="end"/>
                </w:r>
              </w:hyperlink>
            </w:p>
            <w:p w14:paraId="527EB023" w14:textId="2B14E619" w:rsidR="003271DC" w:rsidRDefault="003271DC">
              <w:pPr>
                <w:pStyle w:val="TOC1"/>
                <w:tabs>
                  <w:tab w:val="left" w:pos="400"/>
                </w:tabs>
                <w:rPr>
                  <w:noProof/>
                  <w:sz w:val="22"/>
                  <w:szCs w:val="22"/>
                  <w:lang w:val="de-DE" w:eastAsia="de-DE"/>
                </w:rPr>
              </w:pPr>
              <w:hyperlink w:anchor="_Toc106540057" w:history="1">
                <w:r w:rsidRPr="00053411">
                  <w:rPr>
                    <w:rStyle w:val="Hyperlink"/>
                    <w:noProof/>
                  </w:rPr>
                  <w:t>8</w:t>
                </w:r>
                <w:r>
                  <w:rPr>
                    <w:noProof/>
                    <w:sz w:val="22"/>
                    <w:szCs w:val="22"/>
                    <w:lang w:val="de-DE" w:eastAsia="de-DE"/>
                  </w:rPr>
                  <w:tab/>
                </w:r>
                <w:r w:rsidRPr="00053411">
                  <w:rPr>
                    <w:rStyle w:val="Hyperlink"/>
                    <w:noProof/>
                  </w:rPr>
                  <w:t>Publication bibliography</w:t>
                </w:r>
                <w:r>
                  <w:rPr>
                    <w:noProof/>
                    <w:webHidden/>
                  </w:rPr>
                  <w:tab/>
                </w:r>
                <w:r>
                  <w:rPr>
                    <w:noProof/>
                    <w:webHidden/>
                  </w:rPr>
                  <w:fldChar w:fldCharType="begin"/>
                </w:r>
                <w:r>
                  <w:rPr>
                    <w:noProof/>
                    <w:webHidden/>
                  </w:rPr>
                  <w:instrText xml:space="preserve"> PAGEREF _Toc106540057 \h </w:instrText>
                </w:r>
                <w:r>
                  <w:rPr>
                    <w:noProof/>
                    <w:webHidden/>
                  </w:rPr>
                </w:r>
                <w:r>
                  <w:rPr>
                    <w:noProof/>
                    <w:webHidden/>
                  </w:rPr>
                  <w:fldChar w:fldCharType="separate"/>
                </w:r>
                <w:r>
                  <w:rPr>
                    <w:noProof/>
                    <w:webHidden/>
                  </w:rPr>
                  <w:t>43</w:t>
                </w:r>
                <w:r>
                  <w:rPr>
                    <w:noProof/>
                    <w:webHidden/>
                  </w:rPr>
                  <w:fldChar w:fldCharType="end"/>
                </w:r>
              </w:hyperlink>
            </w:p>
            <w:p w14:paraId="613810CB" w14:textId="666FD447" w:rsidR="003271DC" w:rsidRDefault="003271DC">
              <w:pPr>
                <w:pStyle w:val="TOC1"/>
                <w:tabs>
                  <w:tab w:val="left" w:pos="400"/>
                </w:tabs>
                <w:rPr>
                  <w:noProof/>
                  <w:sz w:val="22"/>
                  <w:szCs w:val="22"/>
                  <w:lang w:val="de-DE" w:eastAsia="de-DE"/>
                </w:rPr>
              </w:pPr>
              <w:hyperlink w:anchor="_Toc106540058" w:history="1">
                <w:r w:rsidRPr="00053411">
                  <w:rPr>
                    <w:rStyle w:val="Hyperlink"/>
                    <w:rFonts w:cstheme="minorHAnsi"/>
                    <w:noProof/>
                  </w:rPr>
                  <w:t>9</w:t>
                </w:r>
                <w:r>
                  <w:rPr>
                    <w:noProof/>
                    <w:sz w:val="22"/>
                    <w:szCs w:val="22"/>
                    <w:lang w:val="de-DE" w:eastAsia="de-DE"/>
                  </w:rPr>
                  <w:tab/>
                </w:r>
                <w:r w:rsidRPr="00053411">
                  <w:rPr>
                    <w:rStyle w:val="Hyperlink"/>
                    <w:rFonts w:cstheme="minorHAnsi"/>
                    <w:noProof/>
                  </w:rPr>
                  <w:t>Supplementary</w:t>
                </w:r>
                <w:r>
                  <w:rPr>
                    <w:noProof/>
                    <w:webHidden/>
                  </w:rPr>
                  <w:tab/>
                </w:r>
                <w:r>
                  <w:rPr>
                    <w:noProof/>
                    <w:webHidden/>
                  </w:rPr>
                  <w:fldChar w:fldCharType="begin"/>
                </w:r>
                <w:r>
                  <w:rPr>
                    <w:noProof/>
                    <w:webHidden/>
                  </w:rPr>
                  <w:instrText xml:space="preserve"> PAGEREF _Toc106540058 \h </w:instrText>
                </w:r>
                <w:r>
                  <w:rPr>
                    <w:noProof/>
                    <w:webHidden/>
                  </w:rPr>
                </w:r>
                <w:r>
                  <w:rPr>
                    <w:noProof/>
                    <w:webHidden/>
                  </w:rPr>
                  <w:fldChar w:fldCharType="separate"/>
                </w:r>
                <w:r>
                  <w:rPr>
                    <w:noProof/>
                    <w:webHidden/>
                  </w:rPr>
                  <w:t>46</w:t>
                </w:r>
                <w:r>
                  <w:rPr>
                    <w:noProof/>
                    <w:webHidden/>
                  </w:rPr>
                  <w:fldChar w:fldCharType="end"/>
                </w:r>
              </w:hyperlink>
            </w:p>
            <w:p w14:paraId="09FF8288" w14:textId="3EE93308" w:rsidR="00A42CA2" w:rsidRPr="00CC45D1" w:rsidRDefault="00AF5A7A" w:rsidP="008E27D7">
              <w:pPr>
                <w:spacing w:line="360" w:lineRule="auto"/>
                <w:jc w:val="both"/>
                <w:rPr>
                  <w:rFonts w:cstheme="minorHAnsi"/>
                  <w:sz w:val="22"/>
                  <w:szCs w:val="22"/>
                </w:rPr>
              </w:pPr>
              <w:r w:rsidRPr="00CC45D1">
                <w:rPr>
                  <w:rFonts w:cstheme="minorHAnsi"/>
                  <w:sz w:val="22"/>
                  <w:szCs w:val="22"/>
                </w:rPr>
                <w:fldChar w:fldCharType="end"/>
              </w:r>
              <w:r w:rsidR="008935D2" w:rsidRPr="00CC45D1">
                <w:rPr>
                  <w:rFonts w:cstheme="minorHAnsi"/>
                  <w:b/>
                  <w:bCs/>
                  <w:noProof/>
                  <w:sz w:val="22"/>
                  <w:szCs w:val="22"/>
                </w:rPr>
                <w:t xml:space="preserve"> </w:t>
              </w:r>
            </w:p>
          </w:sdtContent>
        </w:sdt>
        <w:p w14:paraId="1E0D3F4A" w14:textId="7C39E799" w:rsidR="00735AF1" w:rsidRPr="00CC45D1" w:rsidRDefault="004B288C" w:rsidP="008E27D7">
          <w:pPr>
            <w:spacing w:line="360" w:lineRule="auto"/>
            <w:jc w:val="both"/>
            <w:rPr>
              <w:rFonts w:eastAsia="Arial" w:cstheme="minorHAnsi"/>
              <w:sz w:val="22"/>
              <w:szCs w:val="22"/>
            </w:rPr>
          </w:pPr>
          <w:r w:rsidRPr="00CC45D1">
            <w:rPr>
              <w:rFonts w:eastAsia="Arial" w:cstheme="minorHAnsi"/>
              <w:sz w:val="22"/>
              <w:szCs w:val="22"/>
            </w:rPr>
            <w:br w:type="page"/>
          </w:r>
        </w:p>
      </w:sdtContent>
    </w:sdt>
    <w:p w14:paraId="5A80046C" w14:textId="072F813C" w:rsidR="00497731" w:rsidRPr="00CC45D1" w:rsidRDefault="003F2B49" w:rsidP="008E27D7">
      <w:pPr>
        <w:pStyle w:val="Heading1"/>
        <w:spacing w:line="360" w:lineRule="auto"/>
        <w:jc w:val="both"/>
        <w:rPr>
          <w:rFonts w:cstheme="minorHAnsi"/>
        </w:rPr>
      </w:pPr>
      <w:bookmarkStart w:id="1" w:name="_Toc106540032"/>
      <w:commentRangeStart w:id="2"/>
      <w:commentRangeStart w:id="3"/>
      <w:r w:rsidRPr="00CC45D1">
        <w:rPr>
          <w:rFonts w:cstheme="minorHAnsi"/>
        </w:rPr>
        <w:lastRenderedPageBreak/>
        <w:t>Abstract</w:t>
      </w:r>
      <w:commentRangeEnd w:id="2"/>
      <w:r w:rsidR="00ED0BF6" w:rsidRPr="00CC45D1">
        <w:rPr>
          <w:rStyle w:val="CommentReference"/>
          <w:rFonts w:cstheme="minorHAnsi"/>
          <w:caps w:val="0"/>
          <w:color w:val="auto"/>
          <w:spacing w:val="0"/>
        </w:rPr>
        <w:commentReference w:id="2"/>
      </w:r>
      <w:commentRangeEnd w:id="3"/>
      <w:r w:rsidR="00476146">
        <w:rPr>
          <w:rStyle w:val="CommentReference"/>
          <w:caps w:val="0"/>
          <w:color w:val="auto"/>
          <w:spacing w:val="0"/>
        </w:rPr>
        <w:commentReference w:id="3"/>
      </w:r>
      <w:bookmarkEnd w:id="1"/>
    </w:p>
    <w:p w14:paraId="6F175CD0" w14:textId="77777777" w:rsidR="00550514" w:rsidRPr="00CC45D1" w:rsidRDefault="00550514" w:rsidP="00550514">
      <w:pPr>
        <w:spacing w:line="360" w:lineRule="auto"/>
        <w:jc w:val="both"/>
        <w:rPr>
          <w:rFonts w:cstheme="minorHAnsi"/>
          <w:sz w:val="22"/>
          <w:szCs w:val="22"/>
        </w:rPr>
      </w:pPr>
      <w:r w:rsidRPr="00CC45D1">
        <w:rPr>
          <w:rFonts w:cstheme="minorHAnsi"/>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w:t>
      </w:r>
      <w:r>
        <w:rPr>
          <w:rFonts w:cstheme="minorHAnsi"/>
          <w:sz w:val="22"/>
          <w:szCs w:val="22"/>
        </w:rPr>
        <w:t>mostly</w:t>
      </w:r>
      <w:r w:rsidRPr="00CC45D1">
        <w:rPr>
          <w:rFonts w:cstheme="minorHAnsi"/>
          <w:sz w:val="22"/>
          <w:szCs w:val="22"/>
        </w:rPr>
        <w:t xml:space="preserve"> applied on relative abundances. However, relative abundances raise several limitations, which can have an impact on the performance of the prediction models. Therefore, log-ratio transformations are a proposition made by several studies now, </w:t>
      </w:r>
      <w:r>
        <w:rPr>
          <w:rFonts w:cstheme="minorHAnsi"/>
          <w:sz w:val="22"/>
          <w:szCs w:val="22"/>
        </w:rPr>
        <w:t>although</w:t>
      </w:r>
      <w:r w:rsidRPr="00CC45D1">
        <w:rPr>
          <w:rFonts w:cstheme="minorHAnsi"/>
          <w:sz w:val="22"/>
          <w:szCs w:val="22"/>
        </w:rPr>
        <w:t xml:space="preserve"> their impact on Machine Learning performances has never been tested in large-scale studies. The goal of this benchmarking project is to rectify that and apply several log-ratio transformed data in Machine Learning models </w:t>
      </w:r>
      <w:commentRangeStart w:id="4"/>
      <w:r w:rsidRPr="00CC45D1">
        <w:rPr>
          <w:rFonts w:cstheme="minorHAnsi"/>
          <w:sz w:val="22"/>
          <w:szCs w:val="22"/>
        </w:rPr>
        <w:t>and</w:t>
      </w:r>
      <w:commentRangeEnd w:id="4"/>
      <w:r>
        <w:rPr>
          <w:rStyle w:val="CommentReference"/>
        </w:rPr>
        <w:commentReference w:id="4"/>
      </w:r>
      <w:r w:rsidRPr="00CC45D1">
        <w:rPr>
          <w:rFonts w:cstheme="minorHAnsi"/>
          <w:sz w:val="22"/>
          <w:szCs w:val="22"/>
        </w:rPr>
        <w:t xml:space="preserve"> </w:t>
      </w:r>
      <w:r>
        <w:rPr>
          <w:rFonts w:cstheme="minorHAnsi"/>
          <w:sz w:val="22"/>
          <w:szCs w:val="22"/>
        </w:rPr>
        <w:t xml:space="preserve">in order to </w:t>
      </w:r>
      <w:r w:rsidRPr="00CC45D1">
        <w:rPr>
          <w:rFonts w:cstheme="minorHAnsi"/>
          <w:sz w:val="22"/>
          <w:szCs w:val="22"/>
        </w:rPr>
        <w:t xml:space="preserve">compare the performances to </w:t>
      </w:r>
      <w:r w:rsidRPr="00CC45D1">
        <w:rPr>
          <w:rFonts w:cstheme="minorHAnsi"/>
          <w:i/>
          <w:iCs/>
          <w:sz w:val="22"/>
          <w:szCs w:val="22"/>
        </w:rPr>
        <w:t>CoDaCoRe</w:t>
      </w:r>
      <w:r w:rsidRPr="00CC45D1">
        <w:rPr>
          <w:rFonts w:cstheme="minorHAnsi"/>
          <w:sz w:val="22"/>
          <w:szCs w:val="22"/>
        </w:rPr>
        <w:t>, an algorithm specifically made with microbiome analysis in mind. This way it will become clearer how log-ratio transformations impact Machine Learning performances with microbiome data.</w:t>
      </w:r>
    </w:p>
    <w:p w14:paraId="7090658C" w14:textId="77777777" w:rsidR="0077458E" w:rsidRPr="00CC45D1" w:rsidRDefault="0077458E">
      <w:pPr>
        <w:rPr>
          <w:rFonts w:cstheme="minorHAnsi"/>
          <w:sz w:val="22"/>
          <w:szCs w:val="22"/>
        </w:rPr>
      </w:pPr>
      <w:r w:rsidRPr="00CC45D1">
        <w:rPr>
          <w:rFonts w:cstheme="minorHAnsi"/>
          <w:sz w:val="22"/>
          <w:szCs w:val="22"/>
        </w:rPr>
        <w:br w:type="page"/>
      </w:r>
    </w:p>
    <w:p w14:paraId="64B8933B" w14:textId="21682E2E" w:rsidR="003F2B49" w:rsidRPr="00CC45D1" w:rsidRDefault="003F2B49" w:rsidP="008E27D7">
      <w:pPr>
        <w:pStyle w:val="Heading1"/>
        <w:spacing w:line="360" w:lineRule="auto"/>
        <w:jc w:val="both"/>
        <w:rPr>
          <w:rFonts w:cstheme="minorHAnsi"/>
        </w:rPr>
      </w:pPr>
      <w:bookmarkStart w:id="5" w:name="_Toc106540033"/>
      <w:r w:rsidRPr="00CC45D1">
        <w:rPr>
          <w:rFonts w:cstheme="minorHAnsi"/>
        </w:rPr>
        <w:lastRenderedPageBreak/>
        <w:t>Introduction</w:t>
      </w:r>
      <w:bookmarkEnd w:id="5"/>
    </w:p>
    <w:p w14:paraId="78295B90" w14:textId="77777777" w:rsidR="00550514" w:rsidRPr="00CC45D1" w:rsidRDefault="00550514" w:rsidP="00550514">
      <w:pPr>
        <w:spacing w:line="360" w:lineRule="auto"/>
        <w:jc w:val="both"/>
        <w:rPr>
          <w:rFonts w:cstheme="minorHAnsi"/>
          <w:sz w:val="22"/>
          <w:szCs w:val="22"/>
        </w:rPr>
      </w:pPr>
      <w:bookmarkStart w:id="6" w:name="_Hlk103899473"/>
      <w:r w:rsidRPr="00CC45D1">
        <w:rPr>
          <w:rFonts w:cstheme="minorHAnsi"/>
          <w:sz w:val="22"/>
          <w:szCs w:val="22"/>
        </w:rPr>
        <w:t xml:space="preserve">Working with mathematical concepts is always a bit out of the comfort zone for most biologists. The field of statistics looms like a big black cave which is only lightened in a few places, but we have to traverse it anyways. Unfortunately, with Machine Learning encroaching also into biological research questions, this cave just became much bigger, without really bringing any additional light. </w:t>
      </w:r>
    </w:p>
    <w:p w14:paraId="65AA9EA4" w14:textId="77777777" w:rsidR="00550514" w:rsidRPr="00CC45D1" w:rsidRDefault="00550514" w:rsidP="00550514">
      <w:pPr>
        <w:spacing w:line="360" w:lineRule="auto"/>
        <w:jc w:val="both"/>
        <w:rPr>
          <w:rFonts w:cstheme="minorHAnsi"/>
          <w:sz w:val="22"/>
          <w:szCs w:val="22"/>
        </w:rPr>
      </w:pPr>
      <w:r w:rsidRPr="00CC45D1">
        <w:rPr>
          <w:rFonts w:cstheme="minorHAnsi"/>
          <w:sz w:val="22"/>
          <w:szCs w:val="22"/>
        </w:rPr>
        <w:t xml:space="preserve">Machine Learning provides a useful tool to exploit information from biological data sets. It brings the possibility of predicting host-phenotypes, finding associations between features, and using microbial communities to characterize patients. Several papers </w:t>
      </w:r>
      <w:sdt>
        <w:sdtPr>
          <w:rPr>
            <w:rFonts w:cstheme="minorHAnsi"/>
            <w:sz w:val="22"/>
            <w:szCs w:val="22"/>
          </w:rPr>
          <w:alias w:val="To edit, see citavi.com/edit"/>
          <w:tag w:val="CitaviPlaceholder#847a3ac3-be7e-453a-8a30-264e538c5fbc"/>
          <w:id w:val="-1987378518"/>
          <w:placeholder>
            <w:docPart w:val="FCA546AB165C47098B2455534DCF9ED8"/>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E0MmRiLTI1MmEtNGQyZC04ZGJkLTg1ZTllODJkY2Nj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jQ2Njg2YmIwLWEzMWQtNDM5OC1iZWZmLTMzODNkNmQxNTAxMi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V0sIkNpdGF0aW9uS2V5VXBkYXRlVHlwZSI6MCwiQ29sbGFib3JhdG9ycyI6W10sIkRhdGUiOiIxMS8xNy8yMDIx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jExMS4wODk1M3YxIiwiVXJpU3RyaW5nIjoiaHR0cHM6Ly9hcnhpdi5vcmcvcGRmLzIxMTEuMDg5NTN2MS5wZGY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EtMjFUMjM6MDM6MjYiLCJNb2RpZmllZEJ5IjoiX0plbm5pZmVyIE5ldW1haWVyIiwiSWQiOiIwZmM5Y2VjOS0zOGIxLTRiNjctYjMxMy1iZDBjZjkyYjZmYT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mh0dHA6Ly9hcnhpdi5vcmcvcGRmLzIxMTEuMDg5NTN2MSIsIlVyaVN0cmluZyI6Imh0dHA6Ly9hcnhpdi5vcmcvcGRmLzIxMTEuMDg5NTN2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T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AiLCIkdHlwZSI6IlN3aXNzQWNhZGVtaWMuQ2l0YXZpLkxvY2F0aW9uLCBTd2lzc0FjYWRlbWljLkNpdGF2aSIsIkFkZHJlc3MiOnsiJGlkIjoiNj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}</w:instrText>
          </w:r>
          <w:r w:rsidRPr="00CC45D1">
            <w:rPr>
              <w:rFonts w:cstheme="minorHAnsi"/>
              <w:sz w:val="22"/>
              <w:szCs w:val="22"/>
            </w:rPr>
            <w:fldChar w:fldCharType="separate"/>
          </w:r>
          <w:r>
            <w:rPr>
              <w:rFonts w:cstheme="minorHAnsi"/>
              <w:sz w:val="22"/>
              <w:szCs w:val="22"/>
            </w:rPr>
            <w:t>(Jasner et al. 2021; Kubinski et al. 2022; Coenders and Greenacre 2021; Zhang and Shi 2019)</w:t>
          </w:r>
          <w:r w:rsidRPr="00CC45D1">
            <w:rPr>
              <w:rFonts w:cstheme="minorHAnsi"/>
              <w:sz w:val="22"/>
              <w:szCs w:val="22"/>
            </w:rPr>
            <w:fldChar w:fldCharType="end"/>
          </w:r>
        </w:sdtContent>
      </w:sdt>
      <w:r w:rsidRPr="00CC45D1">
        <w:rPr>
          <w:rFonts w:cstheme="minorHAnsi"/>
          <w:sz w:val="22"/>
          <w:szCs w:val="22"/>
        </w:rPr>
        <w:t xml:space="preserve"> already gave some practical advice on how to use Machine Learning with microbiome data, however a vital concept concerning the mathematical characteristics of microbiome data has been almost completely ignored in the last few years.</w:t>
      </w:r>
    </w:p>
    <w:p w14:paraId="5D94F92E" w14:textId="77777777" w:rsidR="00550514" w:rsidRPr="00CC45D1" w:rsidRDefault="00550514" w:rsidP="00550514">
      <w:pPr>
        <w:spacing w:line="360" w:lineRule="auto"/>
        <w:jc w:val="both"/>
        <w:rPr>
          <w:rFonts w:cstheme="minorHAnsi"/>
          <w:sz w:val="22"/>
          <w:szCs w:val="22"/>
        </w:rPr>
      </w:pPr>
      <w:r w:rsidRPr="00CC45D1">
        <w:rPr>
          <w:rFonts w:cstheme="minorHAnsi"/>
          <w:sz w:val="22"/>
          <w:szCs w:val="22"/>
        </w:rPr>
        <w:t xml:space="preserve">It has been made abundantly clear in the last years that sequencing data is of compositional nature, which means it has distinct mathematical characteristics than other data types </w:t>
      </w:r>
      <w:sdt>
        <w:sdtPr>
          <w:rPr>
            <w:rFonts w:cstheme="minorHAnsi"/>
            <w:sz w:val="22"/>
            <w:szCs w:val="22"/>
          </w:rPr>
          <w:alias w:val="To edit, see citavi.com/edit"/>
          <w:tag w:val="CitaviPlaceholder#e78d1046-15da-46aa-ba3c-c7bcdd2d64f2"/>
          <w:id w:val="-1101102957"/>
          <w:placeholder>
            <w:docPart w:val="FCA546AB165C47098B2455534DCF9ED8"/>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YtMDZUMDk6NDY6MTc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IuMC4wIn0=}</w:instrText>
          </w:r>
          <w:r w:rsidRPr="00CC45D1">
            <w:rPr>
              <w:rFonts w:cstheme="minorHAnsi"/>
              <w:sz w:val="22"/>
              <w:szCs w:val="22"/>
            </w:rPr>
            <w:fldChar w:fldCharType="separate"/>
          </w:r>
          <w:r>
            <w:rPr>
              <w:rFonts w:cstheme="minorHAnsi"/>
              <w:sz w:val="22"/>
              <w:szCs w:val="22"/>
            </w:rPr>
            <w:t>(Greenacre et al. 2021b; Gloor et al. 2017; Quinn et al. 2018)</w:t>
          </w:r>
          <w:r w:rsidRPr="00CC45D1">
            <w:rPr>
              <w:rFonts w:cstheme="minorHAnsi"/>
              <w:sz w:val="22"/>
              <w:szCs w:val="22"/>
            </w:rPr>
            <w:fldChar w:fldCharType="end"/>
          </w:r>
        </w:sdtContent>
      </w:sdt>
      <w:r w:rsidRPr="00CC45D1">
        <w:rPr>
          <w:rFonts w:cstheme="minorHAnsi"/>
          <w:sz w:val="22"/>
          <w:szCs w:val="22"/>
        </w:rPr>
        <w:t xml:space="preserve">. While some papers already confirmed that log-ratio transformations do increase Machine Learning performances </w:t>
      </w:r>
      <w:sdt>
        <w:sdtPr>
          <w:rPr>
            <w:rFonts w:cstheme="minorHAnsi"/>
            <w:sz w:val="22"/>
            <w:szCs w:val="22"/>
          </w:rPr>
          <w:alias w:val="To edit, see citavi.com/edit"/>
          <w:tag w:val="CitaviPlaceholder#1df635aa-3dfc-4f7d-a03e-98550c4b3f35"/>
          <w:id w:val="546950682"/>
          <w:placeholder>
            <w:docPart w:val="FCA546AB165C47098B2455534DCF9ED8"/>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jljMWFjLWM5Y2UtNDQ3ZC04OGJjLWQxYTBjYzJkZjBi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Q5MWIzYzhmLTA1OTUtNGYyZS1hODgwLTcwZmQxM2NlYzJmZS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1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U2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jA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EiLCIkdHlwZSI6IlN3aXNzQWNhZGVtaWMuQ2l0YXZpLkxvY2F0aW9uLCBTd2lzc0FjYWRlbWljLkNpdGF2aSIsIkFkZHJlc3MiOnsiJGlkIjoiNjI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QiLCJDb3VudCI6MSwiVGV4dFVuaXRzIjpbeyIkaWQiOiI2NSIsIkZvbnRTdHlsZSI6eyIkaWQiOiI2NiIsIk5ldXRyYWwiOnRydWV9LCJSZWFkaW5nT3JkZXIiOjEsIlRleHQiOiIoSmFzbmVyIGV0IGFsLiAyMDIxOyBLdWJpbnNraSBldCBhbC4gMjAyMjsgUXVpbm4gYW5kIEVyYiAyMDIwOyBaaGFuZyBhbmQgU2hpIDIwMTkpIn1dfSwiVGFnIjoiQ2l0YXZpUGxhY2Vob2xkZXIjMWRmNjM1YWEtM2RmYy00ZjdkLWEwM2UtOTg1NTBjNGIzZjM1IiwiVGV4dCI6IihKYXNuZXIgZXQgYWwuIDIwMjE7IEt1Ymluc2tpIGV0IGFsLiAyMDIyOyBRdWlubiBhbmQgRXJiIDIwMjA7IFpoYW5nIGFuZCBTaGkgMjAxOSkiLCJXQUlWZXJzaW9uIjoiNi4xMi4wLjAifQ==}</w:instrText>
          </w:r>
          <w:r w:rsidRPr="00CC45D1">
            <w:rPr>
              <w:rFonts w:cstheme="minorHAnsi"/>
              <w:sz w:val="22"/>
              <w:szCs w:val="22"/>
            </w:rPr>
            <w:fldChar w:fldCharType="separate"/>
          </w:r>
          <w:r>
            <w:rPr>
              <w:rFonts w:cstheme="minorHAnsi"/>
              <w:sz w:val="22"/>
              <w:szCs w:val="22"/>
            </w:rPr>
            <w:t>(Jasner et al. 2021; Kubinski et al. 2022; Quinn and Erb 2020; Zhang and Shi 2019)</w:t>
          </w:r>
          <w:r w:rsidRPr="00CC45D1">
            <w:rPr>
              <w:rFonts w:cstheme="minorHAnsi"/>
              <w:sz w:val="22"/>
              <w:szCs w:val="22"/>
            </w:rPr>
            <w:fldChar w:fldCharType="end"/>
          </w:r>
        </w:sdtContent>
      </w:sdt>
      <w:r w:rsidRPr="00CC45D1">
        <w:rPr>
          <w:rFonts w:cstheme="minorHAnsi"/>
          <w:sz w:val="22"/>
          <w:szCs w:val="22"/>
        </w:rPr>
        <w:t>, it has never been tried to assess how other important parameters (like sample sizes, feature sizes or test set methodologies) might be affected by the application of log-ratio transformations in Machine Learning models</w:t>
      </w:r>
      <w:r>
        <w:rPr>
          <w:rFonts w:cstheme="minorHAnsi"/>
          <w:sz w:val="22"/>
          <w:szCs w:val="22"/>
        </w:rPr>
        <w:t xml:space="preserve"> and whether or not</w:t>
      </w:r>
      <w:r w:rsidRPr="00CC45D1">
        <w:rPr>
          <w:rFonts w:cstheme="minorHAnsi"/>
          <w:sz w:val="22"/>
          <w:szCs w:val="22"/>
        </w:rPr>
        <w:t xml:space="preserve"> these parameters demand a choice in log-ratio transformation. </w:t>
      </w:r>
    </w:p>
    <w:p w14:paraId="3728405D" w14:textId="77777777" w:rsidR="00550514" w:rsidRPr="007B3702" w:rsidRDefault="00550514" w:rsidP="00550514">
      <w:pPr>
        <w:spacing w:line="360" w:lineRule="auto"/>
        <w:jc w:val="both"/>
        <w:rPr>
          <w:rFonts w:cstheme="minorHAnsi"/>
          <w:sz w:val="22"/>
          <w:szCs w:val="22"/>
        </w:rPr>
      </w:pPr>
      <w:r w:rsidRPr="007B3702">
        <w:rPr>
          <w:rFonts w:cstheme="minorHAnsi"/>
          <w:sz w:val="22"/>
          <w:szCs w:val="22"/>
        </w:rPr>
        <w:t>The goal of this master thesis is to look a bit deeper into the combination of log-ratio transformations and Machine Learning models. For that, the properties of compositional data will be introduced, and the idea of log-ratio transformations explained. Afterwards, Machine Learning performances will be compared more in detail with changing parameters to assess if log-ratio transformations introduce new difficulties in Machine Learning models.</w:t>
      </w:r>
    </w:p>
    <w:p w14:paraId="1E3A03C8" w14:textId="77777777" w:rsidR="00550514" w:rsidRPr="00CC45D1" w:rsidRDefault="00550514" w:rsidP="00550514">
      <w:pPr>
        <w:spacing w:line="360" w:lineRule="auto"/>
        <w:jc w:val="both"/>
        <w:rPr>
          <w:rFonts w:cstheme="minorHAnsi"/>
          <w:strike/>
          <w:sz w:val="22"/>
          <w:szCs w:val="22"/>
        </w:rPr>
      </w:pPr>
      <w:r w:rsidRPr="007B3702">
        <w:rPr>
          <w:rFonts w:cstheme="minorHAnsi"/>
          <w:sz w:val="22"/>
          <w:szCs w:val="22"/>
        </w:rPr>
        <w:t xml:space="preserve">As this master thesis uses microbiome sequencing data and was created in a microbiome research group, this text will mostly focus on this field and its papers. All results should be applicable to other high-throughput sequencing data, as well as any data that is in some way confined by an arbitrary sum. Such data is found for example in geochemistry, ecology, sociology, political sciences, etc., and therefore ultimately spans the problematic into various different </w:t>
      </w:r>
      <w:commentRangeStart w:id="7"/>
      <w:commentRangeStart w:id="8"/>
      <w:r w:rsidRPr="007B3702">
        <w:rPr>
          <w:rFonts w:cstheme="minorHAnsi"/>
          <w:sz w:val="22"/>
          <w:szCs w:val="22"/>
        </w:rPr>
        <w:t>fields</w:t>
      </w:r>
      <w:commentRangeEnd w:id="7"/>
      <w:r>
        <w:rPr>
          <w:rStyle w:val="CommentReference"/>
        </w:rPr>
        <w:commentReference w:id="7"/>
      </w:r>
      <w:commentRangeEnd w:id="8"/>
      <w:r>
        <w:rPr>
          <w:rStyle w:val="CommentReference"/>
        </w:rPr>
        <w:commentReference w:id="8"/>
      </w:r>
      <w:r w:rsidRPr="007B3702">
        <w:rPr>
          <w:rFonts w:cstheme="minorHAnsi"/>
          <w:sz w:val="22"/>
          <w:szCs w:val="22"/>
        </w:rPr>
        <w:t xml:space="preserve"> </w:t>
      </w:r>
      <w:sdt>
        <w:sdtPr>
          <w:rPr>
            <w:rFonts w:cstheme="minorHAnsi"/>
            <w:sz w:val="22"/>
            <w:szCs w:val="22"/>
          </w:rPr>
          <w:alias w:val="To edit, see citavi.com/edit"/>
          <w:tag w:val="CitaviPlaceholder#cb4a251a-c691-4d87-ab80-e46c9f052d4c"/>
          <w:id w:val="-977999640"/>
          <w:placeholder>
            <w:docPart w:val="FCA546AB165C47098B2455534DCF9ED8"/>
          </w:placeholder>
        </w:sdtPr>
        <w:sdtEndPr/>
        <w:sdtContent>
          <w:r w:rsidRPr="007B3702">
            <w:rPr>
              <w:rFonts w:cstheme="minorHAnsi"/>
              <w:sz w:val="22"/>
              <w:szCs w:val="22"/>
            </w:rPr>
            <w:fldChar w:fldCharType="begin"/>
          </w:r>
          <w:r w:rsidRPr="007B370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yLjAuMCJ9}</w:instrText>
          </w:r>
          <w:r w:rsidRPr="007B3702">
            <w:rPr>
              <w:rFonts w:cstheme="minorHAnsi"/>
              <w:sz w:val="22"/>
              <w:szCs w:val="22"/>
            </w:rPr>
            <w:fldChar w:fldCharType="separate"/>
          </w:r>
          <w:r w:rsidRPr="007B3702">
            <w:rPr>
              <w:rFonts w:cstheme="minorHAnsi"/>
              <w:sz w:val="22"/>
              <w:szCs w:val="22"/>
            </w:rPr>
            <w:t>(Greenacre et al. 2021a)</w:t>
          </w:r>
          <w:r w:rsidRPr="007B3702">
            <w:rPr>
              <w:rFonts w:cstheme="minorHAnsi"/>
              <w:sz w:val="22"/>
              <w:szCs w:val="22"/>
            </w:rPr>
            <w:fldChar w:fldCharType="end"/>
          </w:r>
        </w:sdtContent>
      </w:sdt>
      <w:r w:rsidRPr="007B3702">
        <w:rPr>
          <w:rFonts w:cstheme="minorHAnsi"/>
          <w:sz w:val="22"/>
          <w:szCs w:val="22"/>
        </w:rPr>
        <w:t xml:space="preserve">. </w:t>
      </w:r>
    </w:p>
    <w:p w14:paraId="6AD37223" w14:textId="2A7902F5" w:rsidR="00801C8C" w:rsidRPr="00CC45D1" w:rsidRDefault="004C36E8" w:rsidP="00AF5A7A">
      <w:pPr>
        <w:pStyle w:val="Heading2"/>
        <w:rPr>
          <w:rFonts w:cstheme="minorHAnsi"/>
        </w:rPr>
      </w:pPr>
      <w:bookmarkStart w:id="9" w:name="_Toc106540034"/>
      <w:r w:rsidRPr="00CC45D1">
        <w:rPr>
          <w:rFonts w:cstheme="minorHAnsi"/>
        </w:rPr>
        <w:lastRenderedPageBreak/>
        <w:t>Characteristics of Compositional Data</w:t>
      </w:r>
      <w:bookmarkEnd w:id="9"/>
    </w:p>
    <w:p w14:paraId="2785356E" w14:textId="77777777" w:rsidR="00550514" w:rsidRPr="00CC45D1" w:rsidRDefault="00550514" w:rsidP="00550514">
      <w:pPr>
        <w:spacing w:line="360" w:lineRule="auto"/>
        <w:jc w:val="both"/>
        <w:rPr>
          <w:rFonts w:cstheme="minorHAnsi"/>
          <w:color w:val="FF0000"/>
          <w:sz w:val="22"/>
          <w:szCs w:val="22"/>
        </w:rPr>
      </w:pPr>
      <w:r w:rsidRPr="00CC45D1">
        <w:rPr>
          <w:rFonts w:cstheme="minorHAnsi"/>
          <w:sz w:val="22"/>
          <w:szCs w:val="22"/>
        </w:rPr>
        <w:t xml:space="preserve">In order to define and illustrate the concept of compositional data, let’s assume a classic biological example. The following Figure (Fig.1A) shows two different ecological fields: A and B. In field A, four rabbits, seven birds, eight bees and one wolf have been counted, whereas field B contains two rabbits, four birds, four bees and one wolf. It becomes clear that, as similar as the diversity may be, field B seems to have only half of the population of field A. This in itself is already valuable information. The total counts per field can be easily preserved in our data collection and therefore, the absolute count of each organism in this field matters.  </w:t>
      </w:r>
    </w:p>
    <w:p w14:paraId="1DF7839F" w14:textId="77777777" w:rsidR="00257DA9" w:rsidRPr="00CC45D1" w:rsidRDefault="00D46651"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555BCF9B" wp14:editId="3DB665B9">
            <wp:extent cx="5937242" cy="38328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4" cy="3835605"/>
                    </a:xfrm>
                    <a:prstGeom prst="rect">
                      <a:avLst/>
                    </a:prstGeom>
                    <a:noFill/>
                  </pic:spPr>
                </pic:pic>
              </a:graphicData>
            </a:graphic>
          </wp:inline>
        </w:drawing>
      </w:r>
    </w:p>
    <w:p w14:paraId="796EDC23" w14:textId="5287E5B7" w:rsidR="00801C8C" w:rsidRPr="00CC45D1" w:rsidRDefault="00257DA9"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1</w:t>
      </w:r>
      <w:r w:rsidR="009624E3" w:rsidRPr="00CC45D1">
        <w:rPr>
          <w:rFonts w:cstheme="minorHAnsi"/>
          <w:noProof/>
        </w:rPr>
        <w:fldChar w:fldCharType="end"/>
      </w:r>
      <w:r w:rsidRPr="00CC45D1">
        <w:rPr>
          <w:rFonts w:cstheme="minorHAnsi"/>
        </w:rPr>
        <w:t>:</w:t>
      </w:r>
      <w:r w:rsidR="006D2D5E" w:rsidRPr="00CC45D1">
        <w:rPr>
          <w:rFonts w:cstheme="minorHAnsi"/>
        </w:rPr>
        <w:t xml:space="preserve"> Information Loss of Normalized Data</w:t>
      </w:r>
    </w:p>
    <w:p w14:paraId="789E2095" w14:textId="3F9F1203" w:rsidR="00801C8C" w:rsidRPr="00CC45D1" w:rsidRDefault="002A56D5" w:rsidP="008E27D7">
      <w:pPr>
        <w:pStyle w:val="Caption"/>
        <w:spacing w:line="360" w:lineRule="auto"/>
        <w:jc w:val="both"/>
        <w:rPr>
          <w:rFonts w:cstheme="minorHAnsi"/>
        </w:rPr>
      </w:pPr>
      <w:r w:rsidRPr="00CC45D1">
        <w:rPr>
          <w:rFonts w:cstheme="minorHAnsi"/>
        </w:rPr>
        <w:t xml:space="preserve">(A)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w:t>
      </w:r>
      <w:r w:rsidR="008B6C0D" w:rsidRPr="00CC45D1">
        <w:rPr>
          <w:rFonts w:cstheme="minorHAnsi"/>
        </w:rPr>
        <w:t xml:space="preserve">here </w:t>
      </w:r>
      <w:r w:rsidRPr="00CC45D1">
        <w:rPr>
          <w:rFonts w:cstheme="minorHAnsi"/>
        </w:rPr>
        <w:t>percentages.</w:t>
      </w:r>
    </w:p>
    <w:p w14:paraId="03C258F4"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When using absolute counts, the difference between both fields is easily visible (Fig.1B). However, when we really want to compare both fields, we need to transform the samples to a common scale. This is called normalization and we can see the effect in (Fig.1C). As soon as the data is </w:t>
      </w:r>
      <w:r w:rsidRPr="00CC45D1">
        <w:rPr>
          <w:rFonts w:cstheme="minorHAnsi"/>
          <w:sz w:val="22"/>
          <w:szCs w:val="22"/>
        </w:rPr>
        <w:lastRenderedPageBreak/>
        <w:t xml:space="preserve">normalized, the particular information of absolute counts gets lost. When collecting ecological data ourselves, we can preserve the fact that field B only contained eleven individuals and field A contained twenty, by saving that number somewhere in an Excel sheet. However, the problem with sequencing data is: we get the data in the form of Fig.1C. </w:t>
      </w:r>
    </w:p>
    <w:p w14:paraId="51DB4448"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63D76E7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To demonstrate how a sequencing machine cannot preserve absolute counts, imagine the following situation: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twenty. As soon as the twenty-first animal on this day comes to the field, it is just simply not counted. </w:t>
      </w:r>
    </w:p>
    <w:p w14:paraId="5AB5FC82"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12A4FE4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Consequently, the overall number twenty carries no meaning. Every sample has this exact total number, so it carries no valuable information. Of course, a limit of twenty is weird for us to understand, but sequencing machines do a very similar thing. They are limited in their capacity on e.g., the flow cells and even the most effective sequencing machines could never fully sequence the entirety of the organism’s DNA </w:t>
      </w:r>
      <w:commentRangeStart w:id="10"/>
      <w:r w:rsidRPr="00CC45D1">
        <w:rPr>
          <w:rFonts w:cstheme="minorHAnsi"/>
          <w:sz w:val="22"/>
          <w:szCs w:val="22"/>
        </w:rPr>
        <w:t>contents</w:t>
      </w:r>
      <w:commentRangeEnd w:id="10"/>
      <w:r w:rsidRPr="00CC45D1">
        <w:rPr>
          <w:rStyle w:val="CommentReference"/>
          <w:rFonts w:cstheme="minorHAnsi"/>
        </w:rPr>
        <w:commentReference w:id="10"/>
      </w:r>
      <w:r w:rsidRPr="00CC45D1">
        <w:rPr>
          <w:rFonts w:cstheme="minorHAnsi"/>
          <w:sz w:val="22"/>
          <w:szCs w:val="22"/>
        </w:rPr>
        <w:t xml:space="preserve">. </w:t>
      </w:r>
      <w:r w:rsidRPr="00F66F65">
        <w:rPr>
          <w:rFonts w:cstheme="minorHAnsi"/>
          <w:sz w:val="22"/>
          <w:szCs w:val="22"/>
        </w:rPr>
        <w:t xml:space="preserve">Not </w:t>
      </w:r>
      <w:r w:rsidRPr="00CC45D1">
        <w:rPr>
          <w:rFonts w:cstheme="minorHAnsi"/>
          <w:sz w:val="22"/>
          <w:szCs w:val="22"/>
        </w:rPr>
        <w:t xml:space="preserve">only the technology limits our counting capabilities, but the sampling procedures to acquire microbiome data can only entail a small fraction of the actual bacterial content. Thus, the total number of sequences measured by sequencing machines ultimately depends on the </w:t>
      </w:r>
      <w:r w:rsidRPr="00CC45D1">
        <w:rPr>
          <w:rFonts w:cstheme="minorHAnsi"/>
          <w:iCs/>
          <w:sz w:val="22"/>
          <w:szCs w:val="22"/>
        </w:rPr>
        <w:t>chemistry of the assay,</w:t>
      </w:r>
      <w:r w:rsidRPr="00CC45D1">
        <w:rPr>
          <w:rFonts w:cstheme="minorHAnsi"/>
          <w:sz w:val="22"/>
          <w:szCs w:val="22"/>
        </w:rPr>
        <w:t xml:space="preserve"> not the input material </w:t>
      </w:r>
      <w:sdt>
        <w:sdtPr>
          <w:rPr>
            <w:rFonts w:cstheme="minorHAnsi"/>
            <w:sz w:val="22"/>
            <w:szCs w:val="22"/>
          </w:rPr>
          <w:alias w:val="To edit, see citavi.com/edit"/>
          <w:tag w:val="CitaviPlaceholder#abe753a9-4427-43ec-b16f-933aa96d950a"/>
          <w:id w:val="755865689"/>
          <w:placeholder>
            <w:docPart w:val="FC1D05A898BA43568BECC347FE8C2BD4"/>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w:t>
      </w:r>
    </w:p>
    <w:p w14:paraId="5EBC286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73672194"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commentRangeStart w:id="11"/>
      <w:r w:rsidRPr="00CC45D1">
        <w:rPr>
          <w:rFonts w:cstheme="minorHAnsi"/>
          <w:sz w:val="22"/>
          <w:szCs w:val="22"/>
        </w:rPr>
        <w:t xml:space="preserve">The consequence of this sampling problem is, that we have to accept the fact that the sum of counts in sequencing data are irrelevant. This is particularly problematic as we cannot compare groups of data as we are used to do it. A lot of tools in microbiome data analysis stem from the field of ecology and contain methods like richness or diversity to characterize samples. If we only had the information of Fig.1C, then we would perhaps assume that field A and B share the same ecology. Or perhaps, if this were microbiome data, we would maybe falsely assume that these samples came from patients of the same </w:t>
      </w:r>
      <w:commentRangeStart w:id="12"/>
      <w:r w:rsidRPr="00CC45D1">
        <w:rPr>
          <w:rFonts w:cstheme="minorHAnsi"/>
          <w:sz w:val="22"/>
          <w:szCs w:val="22"/>
        </w:rPr>
        <w:t>group</w:t>
      </w:r>
      <w:commentRangeEnd w:id="12"/>
      <w:r>
        <w:rPr>
          <w:rStyle w:val="CommentReference"/>
        </w:rPr>
        <w:commentReference w:id="12"/>
      </w:r>
      <w:r w:rsidRPr="00CC45D1">
        <w:rPr>
          <w:rFonts w:cstheme="minorHAnsi"/>
          <w:sz w:val="22"/>
          <w:szCs w:val="22"/>
        </w:rPr>
        <w:t>.</w:t>
      </w:r>
      <w:commentRangeEnd w:id="11"/>
      <w:r w:rsidRPr="00CC45D1">
        <w:rPr>
          <w:rStyle w:val="CommentReference"/>
          <w:rFonts w:cstheme="minorHAnsi"/>
        </w:rPr>
        <w:commentReference w:id="11"/>
      </w:r>
    </w:p>
    <w:p w14:paraId="56801803"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0B25FEA3"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Data that is constraint in that way is called “Compositional Data”. It was first introduced by John Aitchison, roughly 40 years ago and since then steadily improved and further developed. Thanks to this mathematical theory, we can still draw information from sequencing data. We just have to </w:t>
      </w:r>
      <w:r w:rsidRPr="00CC45D1">
        <w:rPr>
          <w:rFonts w:cstheme="minorHAnsi"/>
          <w:sz w:val="22"/>
          <w:szCs w:val="22"/>
        </w:rPr>
        <w:lastRenderedPageBreak/>
        <w:t xml:space="preserve">adjust for the fact that the absolute counts are non-informative </w:t>
      </w:r>
      <w:sdt>
        <w:sdtPr>
          <w:rPr>
            <w:rFonts w:cstheme="minorHAnsi"/>
            <w:sz w:val="22"/>
            <w:szCs w:val="22"/>
          </w:rPr>
          <w:alias w:val="To edit, see citavi.com/edit"/>
          <w:tag w:val="CitaviPlaceholder#4469f24a-cdb7-4fff-9971-86533d737502"/>
          <w:id w:val="1514886137"/>
          <w:placeholder>
            <w:docPart w:val="FEAAAA0EEFA047C2832635236B03448E"/>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C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I3IiwiJHR5cGUiOiJTd2lzc0FjYWRlbWljLkNpdGF2aS5DaXRhdGlvbnMuV29yZFBsYWNlaG9sZGVyRW50cnksIFN3aXNzQWNhZGVtaWMuQ2l0YXZpIiwiSWQiOiIzNGRmNTZkYi1hNzVhLTQ2NTktOGFkMi1hNTU1MzUxZTQxYTUiLCJSYW5nZVN0YXJ0Ijo0MiwiUmFuZ2VMZW5ndGgiOjE3LCJSZWZlcmVuY2VJZCI6IjI2MmEzYTBkLTEyZTItNDdiNy05Yzg4LTZkNjUzM2U4YjE4NS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7IiRpZCI6IjMwIiwiJHR5cGUiOiJTd2lzc0FjYWRlbWljLkNpdGF2aS5QZXJzb24sIFN3aXNzQWNhZGVtaWMuQ2l0YXZpIiwiTGFzdE5hbWUiOiJVbml2ZXJzaXR5IG9mIEhvbmcgS29uZyIsIlByb3RlY3RlZCI6ZmFsc2UsIlNleCI6MCwiQ3JlYXRlZEJ5IjoiX0plbm5pZmVyIE5ldW1haWVyIiwiQ3JlYXRlZE9uIjoiMjAyMi0wMS0yMlQxMjoxMTozMiIsIk1vZGlmaWVkQnkiOiJfSmVubmlmZXIgTmV1bWFpZXIiLCJJZCI6IjQzNWRkY2UxLThiNjUtNGQwNS04Yjk1LTU4ZmJkMzdkYjY5OSIsIk1vZGlmaWVkT24iOiIyMDIyLTAxLTIyVDEyOjExOjMyIiwiUHJvamVjdCI6eyIkcmVmIjoiNSJ9fV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OTwvbj5cclxuICA8aW4+dHJ1ZTwvaW4+XHJcbiAgPG9zPjEzOTwvb3M+XHJcbiAgPHBzPjEzOTwvcHM+XHJcbjwvc3A+XHJcbjxlcD5cclxuICA8bj4xNzc8L24+XHJcbiAgPGluPnRydWU8L2luPlxyXG4gIDxvcz4xNzc8L29zPlxyXG4gIDxwcz4xNzc8L3BzPlxyXG48L2VwPlxyXG48b3M+MTM5LTE3Nzwvb3M+IiwiUGVyaW9kaWNhbCI6eyIkaWQiOiIzMS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MzIiLCJDb3VudCI6MSwiVGV4dFVuaXRzIjpbeyIkaWQiOiIzMyIsIkZvbnRTdHlsZSI6eyIkaWQiOiIzNCIsIk5ldXRyYWwiOnRydWV9LCJSZWFkaW5nT3JkZXIiOjEsIlRleHQiOiIoUXVpbm4gZXQgYWwuIDIwMTg7IEdyZWVuYWNyZSBldCBhbC4gMjAyMWI7IEFpdGNoaXNvbiAxOTgyKSJ9XX0sIlRhZyI6IkNpdGF2aVBsYWNlaG9sZGVyIzQ0NjlmMjRhLWNkYjctNGZmZi05OTcxLTg2NTMzZDczNzUwMiIsIlRleHQiOiIoUXVpbm4gZXQgYWwuIDIwMTg7IEdyZWVuYWNyZSBldCBhbC4gMjAyMWI7IEFpdGNoaXNvbiAxOTgyKSIsIldBSVZlcnNpb24iOiI2LjEyLjAuMCJ9}</w:instrText>
          </w:r>
          <w:r w:rsidRPr="00CC45D1">
            <w:rPr>
              <w:rFonts w:cstheme="minorHAnsi"/>
              <w:sz w:val="22"/>
              <w:szCs w:val="22"/>
            </w:rPr>
            <w:fldChar w:fldCharType="separate"/>
          </w:r>
          <w:r>
            <w:rPr>
              <w:rFonts w:cstheme="minorHAnsi"/>
              <w:sz w:val="22"/>
              <w:szCs w:val="22"/>
            </w:rPr>
            <w:t>(Quinn et al. 2018; Greenacre et al. 2021b; Aitchison 1982)</w:t>
          </w:r>
          <w:r w:rsidRPr="00CC45D1">
            <w:rPr>
              <w:rFonts w:cstheme="minorHAnsi"/>
              <w:sz w:val="22"/>
              <w:szCs w:val="22"/>
            </w:rPr>
            <w:fldChar w:fldCharType="end"/>
          </w:r>
        </w:sdtContent>
      </w:sdt>
      <w:r w:rsidRPr="00CC45D1">
        <w:rPr>
          <w:rFonts w:cstheme="minorHAnsi"/>
          <w:sz w:val="22"/>
          <w:szCs w:val="22"/>
        </w:rPr>
        <w:t xml:space="preserve">. We can instead use relative abundances, sometimes also called proportions, between features in a sample. </w:t>
      </w:r>
    </w:p>
    <w:p w14:paraId="4BA67AFF"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4CC962ED"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At first glance, this does not sound as if it would have serious consequences. However, in the next section we will look at the mathematical concepts behind compositional data and its properties and demonstrate, that the concept of compositional data changes the whole standard downstream analysis </w:t>
      </w:r>
      <w:sdt>
        <w:sdtPr>
          <w:rPr>
            <w:rFonts w:cstheme="minorHAnsi"/>
            <w:sz w:val="22"/>
            <w:szCs w:val="22"/>
          </w:rPr>
          <w:alias w:val="To edit, see citavi.com/edit"/>
          <w:tag w:val="CitaviPlaceholder#b6abea20-720e-4da0-9699-0d52a6a0be51"/>
          <w:id w:val="-358438027"/>
          <w:placeholder>
            <w:docPart w:val="FEAAAA0EEFA047C2832635236B03448E"/>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ZDI1ZWZlLWZmMjAtNGRlMi1hMjZjLTVkMDlmMmM1YTgwN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jZhYmVhMjAtNzIwZS00ZGEwLTk2OTktMGQ1MmE2YTBiZTUx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 xml:space="preserve">. </w:t>
      </w:r>
    </w:p>
    <w:p w14:paraId="59B48E44" w14:textId="77777777" w:rsidR="00B80EC2" w:rsidRPr="00CC45D1" w:rsidRDefault="00B80EC2" w:rsidP="008E27D7">
      <w:pPr>
        <w:spacing w:line="360" w:lineRule="auto"/>
        <w:jc w:val="both"/>
        <w:rPr>
          <w:rFonts w:cstheme="minorHAnsi"/>
          <w:sz w:val="22"/>
          <w:szCs w:val="22"/>
        </w:rPr>
      </w:pPr>
      <w:r w:rsidRPr="00CC45D1">
        <w:rPr>
          <w:rFonts w:cstheme="minorHAnsi"/>
          <w:sz w:val="22"/>
          <w:szCs w:val="22"/>
        </w:rPr>
        <w:br w:type="page"/>
      </w:r>
    </w:p>
    <w:p w14:paraId="65218360" w14:textId="41B71BDE" w:rsidR="00D97C46" w:rsidRPr="00CC45D1" w:rsidRDefault="00F72DF5" w:rsidP="008E27D7">
      <w:pPr>
        <w:pStyle w:val="Heading2"/>
        <w:spacing w:line="360" w:lineRule="auto"/>
        <w:jc w:val="both"/>
        <w:rPr>
          <w:rFonts w:eastAsia="MyriadPro-Regular" w:cstheme="minorHAnsi"/>
          <w:sz w:val="22"/>
          <w:szCs w:val="22"/>
        </w:rPr>
      </w:pPr>
      <w:bookmarkStart w:id="13" w:name="_Toc106540035"/>
      <w:r w:rsidRPr="00CC45D1">
        <w:rPr>
          <w:rFonts w:eastAsia="MyriadPro-Regular" w:cstheme="minorHAnsi"/>
          <w:sz w:val="22"/>
          <w:szCs w:val="22"/>
        </w:rPr>
        <w:lastRenderedPageBreak/>
        <w:t>The Simplex Space</w:t>
      </w:r>
      <w:bookmarkEnd w:id="13"/>
    </w:p>
    <w:p w14:paraId="50217B51" w14:textId="2B74A90E" w:rsidR="00D97C46" w:rsidRPr="00CC45D1" w:rsidRDefault="001203E6" w:rsidP="008E27D7">
      <w:pPr>
        <w:spacing w:line="360" w:lineRule="auto"/>
        <w:jc w:val="both"/>
        <w:rPr>
          <w:rFonts w:cstheme="minorHAnsi"/>
          <w:sz w:val="22"/>
          <w:szCs w:val="22"/>
        </w:rPr>
      </w:pPr>
      <w:r w:rsidRPr="00CC45D1">
        <w:rPr>
          <w:rFonts w:cstheme="minorHAnsi"/>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5D2EC5C8" w:rsidR="000D0526" w:rsidRDefault="000D0526" w:rsidP="009C775B">
                            <w:pPr>
                              <w:pStyle w:val="Caption"/>
                            </w:pPr>
                            <w:r>
                              <w:t xml:space="preserve">Figure </w:t>
                            </w:r>
                            <w:r w:rsidR="00A611B4">
                              <w:fldChar w:fldCharType="begin"/>
                            </w:r>
                            <w:r w:rsidR="00A611B4">
                              <w:instrText xml:space="preserve"> SEQ Figure \* ARABIC </w:instrText>
                            </w:r>
                            <w:r w:rsidR="00A611B4">
                              <w:fldChar w:fldCharType="separate"/>
                            </w:r>
                            <w:r w:rsidR="000B6F76">
                              <w:rPr>
                                <w:noProof/>
                              </w:rPr>
                              <w:t>2</w:t>
                            </w:r>
                            <w:r w:rsidR="00A611B4">
                              <w:rPr>
                                <w:noProof/>
                              </w:rPr>
                              <w:fldChar w:fldCharType="end"/>
                            </w:r>
                            <w:r>
                              <w:t>: Biological Example in the Simplex Space</w:t>
                            </w:r>
                          </w:p>
                          <w:p w14:paraId="18C3911E" w14:textId="585DA608" w:rsidR="000D0526" w:rsidRPr="00707F7C" w:rsidRDefault="000D0526" w:rsidP="00707F7C">
                            <w:pPr>
                              <w:pStyle w:val="Caption"/>
                            </w:pPr>
                            <w:r>
                              <w:t>Assuming the collected ecological data from Figure 1 is compositional, it can be visualized in a S</w:t>
                            </w:r>
                            <w:r>
                              <w:rPr>
                                <w:vertAlign w:val="superscript"/>
                              </w:rPr>
                              <w:t>3</w:t>
                            </w:r>
                            <w:r>
                              <w:t xml:space="preserve">-Simplex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" stroked="f">
                <v:textbox style="mso-fit-shape-to-text:t" inset="0,0,0,0">
                  <w:txbxContent>
                    <w:p w14:paraId="757E9437" w14:textId="5D2EC5C8" w:rsidR="000D0526" w:rsidRDefault="000D0526" w:rsidP="009C775B">
                      <w:pPr>
                        <w:pStyle w:val="Caption"/>
                      </w:pPr>
                      <w:r>
                        <w:t xml:space="preserve">Figure </w:t>
                      </w:r>
                      <w:r w:rsidR="00A611B4">
                        <w:fldChar w:fldCharType="begin"/>
                      </w:r>
                      <w:r w:rsidR="00A611B4">
                        <w:instrText xml:space="preserve"> SEQ Figure \* ARABIC </w:instrText>
                      </w:r>
                      <w:r w:rsidR="00A611B4">
                        <w:fldChar w:fldCharType="separate"/>
                      </w:r>
                      <w:r w:rsidR="000B6F76">
                        <w:rPr>
                          <w:noProof/>
                        </w:rPr>
                        <w:t>2</w:t>
                      </w:r>
                      <w:r w:rsidR="00A611B4">
                        <w:rPr>
                          <w:noProof/>
                        </w:rPr>
                        <w:fldChar w:fldCharType="end"/>
                      </w:r>
                      <w:r>
                        <w:t>: Biological Example in the Simplex Space</w:t>
                      </w:r>
                    </w:p>
                    <w:p w14:paraId="18C3911E" w14:textId="585DA608" w:rsidR="000D0526" w:rsidRPr="00707F7C" w:rsidRDefault="000D0526" w:rsidP="00707F7C">
                      <w:pPr>
                        <w:pStyle w:val="Caption"/>
                      </w:pPr>
                      <w:r>
                        <w:t>Assuming the collected ecological data from Figure 1 is compositional, it can be visualized in a S</w:t>
                      </w:r>
                      <w:r>
                        <w:rPr>
                          <w:vertAlign w:val="superscript"/>
                        </w:rPr>
                        <w:t>3</w:t>
                      </w:r>
                      <w:r>
                        <w:t xml:space="preserve">-Simplex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v:textbox>
                <w10:wrap type="topAndBottom" anchorx="margin"/>
              </v:shape>
            </w:pict>
          </mc:Fallback>
        </mc:AlternateContent>
      </w:r>
      <w:r w:rsidRPr="00CC45D1">
        <w:rPr>
          <w:rFonts w:cstheme="minorHAnsi"/>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550514" w:rsidRPr="00CC45D1">
        <w:rPr>
          <w:rFonts w:cstheme="minorHAnsi"/>
          <w:sz w:val="22"/>
          <w:szCs w:val="22"/>
        </w:rPr>
        <w:t xml:space="preserve">As mentioned, absolute counts in compositional data are unavailable and only relative abundances are of interest. This puts the data in the so-called “Simplex Space”, instead of the </w:t>
      </w:r>
      <w:r w:rsidR="00550514">
        <w:rPr>
          <w:rFonts w:cstheme="minorHAnsi"/>
          <w:sz w:val="22"/>
          <w:szCs w:val="22"/>
        </w:rPr>
        <w:t>more familiar</w:t>
      </w:r>
      <w:r w:rsidR="00550514" w:rsidRPr="00CC45D1">
        <w:rPr>
          <w:rFonts w:cstheme="minorHAnsi"/>
          <w:sz w:val="22"/>
          <w:szCs w:val="22"/>
        </w:rPr>
        <w:t xml:space="preserve"> Euclidean space. The following Figure 2 shows how the data from field A in section 2.1 would look like in the Simplex Space</w:t>
      </w:r>
      <w:r w:rsidR="004A50BB" w:rsidRPr="00CC45D1">
        <w:rPr>
          <w:rFonts w:cstheme="minorHAnsi"/>
          <w:sz w:val="22"/>
          <w:szCs w:val="22"/>
        </w:rPr>
        <w:t>:</w:t>
      </w:r>
    </w:p>
    <w:p w14:paraId="746B05A6" w14:textId="77777777" w:rsidR="00550514" w:rsidRPr="00CC45D1" w:rsidRDefault="00550514" w:rsidP="00550514">
      <w:pPr>
        <w:spacing w:line="360" w:lineRule="auto"/>
        <w:jc w:val="both"/>
        <w:rPr>
          <w:rFonts w:eastAsia="MyriadPro-Regular" w:cstheme="minorHAnsi"/>
          <w:sz w:val="22"/>
          <w:szCs w:val="22"/>
        </w:rPr>
      </w:pPr>
      <w:r w:rsidRPr="00CC45D1">
        <w:rPr>
          <w:rFonts w:eastAsia="MyriadPro-Regular" w:cstheme="minorHAnsi"/>
          <w:sz w:val="22"/>
          <w:szCs w:val="22"/>
        </w:rPr>
        <w:t>We stick with the ecological example and place all animals as one corner in a geometrical space. With four features, we are able to create a geometric figure called tetrahedron that represents the Simplex Space visually.</w:t>
      </w:r>
    </w:p>
    <w:p w14:paraId="48C4B853" w14:textId="77777777" w:rsidR="00550514" w:rsidRPr="00CC45D1" w:rsidRDefault="00550514" w:rsidP="00550514">
      <w:pPr>
        <w:spacing w:line="360" w:lineRule="auto"/>
        <w:jc w:val="both"/>
        <w:rPr>
          <w:rFonts w:cstheme="minorHAnsi"/>
          <w:color w:val="FFC000"/>
          <w:sz w:val="22"/>
          <w:szCs w:val="22"/>
        </w:rPr>
      </w:pPr>
      <w:r w:rsidRPr="00CC45D1">
        <w:rPr>
          <w:rFonts w:eastAsia="MyriadPro-Regular" w:cstheme="minorHAnsi"/>
          <w:sz w:val="22"/>
          <w:szCs w:val="22"/>
        </w:rPr>
        <w:t xml:space="preserve">We use the flawed machine, and </w:t>
      </w:r>
      <w:r>
        <w:rPr>
          <w:rFonts w:eastAsia="MyriadPro-Regular" w:cstheme="minorHAnsi"/>
          <w:sz w:val="22"/>
          <w:szCs w:val="22"/>
        </w:rPr>
        <w:t xml:space="preserve">at </w:t>
      </w:r>
      <w:r w:rsidRPr="00CC45D1">
        <w:rPr>
          <w:rFonts w:eastAsia="MyriadPro-Regular" w:cstheme="minorHAnsi"/>
          <w:sz w:val="22"/>
          <w:szCs w:val="22"/>
        </w:rPr>
        <w:t xml:space="preserve">one day, we sample twenty rabbits in field A. This would lead to a point in the simplex space that sits directly in the left corner, with the coordinates (0,20,0,0), because we only have rabbits, no other animal. Another day, we sample only twenty bees, and no other animals, then we would find our data point where the bee is, at the very top. Marked in red is a sample where the machine counted ten bees, ten wolves and no birds and no rabbits. </w:t>
      </w:r>
      <w:r w:rsidRPr="00CC45D1">
        <w:rPr>
          <w:rFonts w:eastAsia="MyriadPro-Regular" w:cstheme="minorHAnsi"/>
          <w:sz w:val="22"/>
          <w:szCs w:val="22"/>
        </w:rPr>
        <w:lastRenderedPageBreak/>
        <w:t xml:space="preserve">Every sample round produces one “composition” and the examples show, that </w:t>
      </w:r>
      <w:r w:rsidRPr="00CC45D1">
        <w:rPr>
          <w:rFonts w:cstheme="minorHAnsi"/>
          <w:sz w:val="22"/>
          <w:szCs w:val="22"/>
        </w:rPr>
        <w:t xml:space="preserve">the distance between any two variables is sensitive to the presence or absence of other components </w:t>
      </w:r>
      <w:sdt>
        <w:sdtPr>
          <w:rPr>
            <w:rFonts w:cstheme="minorHAnsi"/>
            <w:sz w:val="22"/>
            <w:szCs w:val="22"/>
          </w:rPr>
          <w:alias w:val="To edit, see citavi.com/edit"/>
          <w:tag w:val="CitaviPlaceholder#fa56e81d-d603-4dad-9f4b-3745436daa0f"/>
          <w:id w:val="1768892157"/>
          <w:placeholder>
            <w:docPart w:val="7EF4A85DD86B4BA29AA46581D4FBE87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If a composition is moved from one corner of the animal-simplex, it means that the other values in the composition are directly changed. Consequently, that makes all variables </w:t>
      </w:r>
      <w:r w:rsidRPr="00CC45D1">
        <w:rPr>
          <w:rFonts w:cstheme="minorHAnsi"/>
          <w:i/>
          <w:iCs/>
          <w:sz w:val="22"/>
          <w:szCs w:val="22"/>
        </w:rPr>
        <w:t xml:space="preserve">mutually dependent </w:t>
      </w:r>
      <w:r w:rsidRPr="00CC45D1">
        <w:rPr>
          <w:rFonts w:cstheme="minorHAnsi"/>
          <w:sz w:val="22"/>
          <w:szCs w:val="22"/>
        </w:rPr>
        <w:t xml:space="preserve">on one another. In literature this data is also called “spurious” because it appears as if the data points have a causal relationship when the perceived correlation is only due to data properties. When a composition is moved from bees in the direction of wolves it seems like there is a causal relationship because the increase in the number of wolves, directly decreases the number of bees. </w:t>
      </w:r>
    </w:p>
    <w:p w14:paraId="3DE02E48"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To describe this a bit more mathematically, the problem described above is formally known as “the negative bias problem” (other names are also the constant-sum problem, the closure problem, or the null correlation difficulty) </w:t>
      </w:r>
      <w:sdt>
        <w:sdtPr>
          <w:rPr>
            <w:rFonts w:cstheme="minorHAnsi"/>
            <w:sz w:val="22"/>
            <w:szCs w:val="22"/>
          </w:rPr>
          <w:alias w:val="To edit, see citavi.com/edit"/>
          <w:tag w:val="CitaviPlaceholder#0b276988-ef20-448c-b113-904bd3991488"/>
          <w:id w:val="952211195"/>
          <w:placeholder>
            <w:docPart w:val="7EF4A85DD86B4BA29AA46581D4FBE870"/>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i4wLjAifQ==}</w:instrText>
          </w:r>
          <w:r w:rsidRPr="00CC45D1">
            <w:rPr>
              <w:rFonts w:cstheme="minorHAnsi"/>
              <w:sz w:val="22"/>
              <w:szCs w:val="22"/>
            </w:rPr>
            <w:fldChar w:fldCharType="separate"/>
          </w:r>
          <w:r>
            <w:rPr>
              <w:rFonts w:cstheme="minorHAnsi"/>
              <w:sz w:val="22"/>
              <w:szCs w:val="22"/>
            </w:rPr>
            <w:t>(Aitchison 2003)</w:t>
          </w:r>
          <w:r w:rsidRPr="00CC45D1">
            <w:rPr>
              <w:rFonts w:cstheme="minorHAnsi"/>
              <w:sz w:val="22"/>
              <w:szCs w:val="22"/>
            </w:rPr>
            <w:fldChar w:fldCharType="end"/>
          </w:r>
        </w:sdtContent>
      </w:sdt>
      <w:r w:rsidRPr="00CC45D1">
        <w:rPr>
          <w:rFonts w:cstheme="minorHAnsi"/>
          <w:sz w:val="22"/>
          <w:szCs w:val="22"/>
        </w:rPr>
        <w:t>.</w:t>
      </w:r>
      <w:r>
        <w:rPr>
          <w:rFonts w:cstheme="minorHAnsi"/>
          <w:sz w:val="22"/>
          <w:szCs w:val="22"/>
        </w:rPr>
        <w:t xml:space="preserve"> </w:t>
      </w:r>
      <w:r w:rsidRPr="00CC45D1">
        <w:rPr>
          <w:rFonts w:cstheme="minorHAnsi"/>
          <w:sz w:val="22"/>
          <w:szCs w:val="22"/>
        </w:rPr>
        <w:t xml:space="preserve">It means, that negative covariances are presupposed by the limitation of the sum, instead of produced by stochastic factors </w:t>
      </w:r>
      <w:sdt>
        <w:sdtPr>
          <w:rPr>
            <w:rFonts w:cstheme="minorHAnsi"/>
            <w:sz w:val="22"/>
            <w:szCs w:val="22"/>
          </w:rPr>
          <w:alias w:val="To edit, see citavi.com/edit"/>
          <w:tag w:val="CitaviPlaceholder#d97ec5e8-a272-49be-9958-52ba364b9f3a"/>
          <w:id w:val="1073004715"/>
          <w:placeholder>
            <w:docPart w:val="7EF4A85DD86B4BA29AA46581D4FBE87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2VDA5OjQ2OjE3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IuMC4wIn0=}</w:instrText>
          </w:r>
          <w:r w:rsidRPr="00CC45D1">
            <w:rPr>
              <w:rFonts w:cstheme="minorHAnsi"/>
              <w:sz w:val="22"/>
              <w:szCs w:val="22"/>
            </w:rPr>
            <w:fldChar w:fldCharType="separate"/>
          </w:r>
          <w:r>
            <w:rPr>
              <w:rFonts w:cstheme="minorHAnsi"/>
              <w:sz w:val="22"/>
              <w:szCs w:val="22"/>
            </w:rPr>
            <w:t>(Pawlowsky-Glahn and Egozcue 2016; Aitchison 2003)</w:t>
          </w:r>
          <w:r w:rsidRPr="00CC45D1">
            <w:rPr>
              <w:rFonts w:cstheme="minorHAnsi"/>
              <w:sz w:val="22"/>
              <w:szCs w:val="22"/>
            </w:rPr>
            <w:fldChar w:fldCharType="end"/>
          </w:r>
        </w:sdtContent>
      </w:sdt>
      <w:r w:rsidRPr="00CC45D1">
        <w:rPr>
          <w:rFonts w:cstheme="minorHAnsi"/>
          <w:sz w:val="22"/>
          <w:szCs w:val="22"/>
        </w:rPr>
        <w:t>. Covariances are similar to correlation coefficients, only that the latter is constraint between -1 and 1, but otherwise they can be interpreted similarly. Translated, a negative covariance means that two factors are negatively correlated, i.e., if one factor goes up, another goes down. Exactly as has been demonstrated by the ecological example before.</w:t>
      </w:r>
    </w:p>
    <w:p w14:paraId="5C5C49B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5B85995F"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Thus, using any form of statistical test or machine learning tool seems redundant, as errors in correlations, univariate and multivariate tests are almost preconditioned, and we easily would make false assumptions about the correlation of the data. </w:t>
      </w:r>
      <w:r>
        <w:rPr>
          <w:rFonts w:cstheme="minorHAnsi"/>
          <w:sz w:val="22"/>
          <w:szCs w:val="22"/>
        </w:rPr>
        <w:t>A</w:t>
      </w:r>
      <w:r w:rsidRPr="00CC45D1">
        <w:rPr>
          <w:rFonts w:cstheme="minorHAnsi"/>
          <w:sz w:val="22"/>
          <w:szCs w:val="22"/>
        </w:rPr>
        <w:t xml:space="preserve"> correct handling of compositional data and the Simplex Space is </w:t>
      </w:r>
      <w:r>
        <w:rPr>
          <w:rFonts w:cstheme="minorHAnsi"/>
          <w:sz w:val="22"/>
          <w:szCs w:val="22"/>
        </w:rPr>
        <w:t xml:space="preserve">therefore </w:t>
      </w:r>
      <w:r w:rsidRPr="00CC45D1">
        <w:rPr>
          <w:rFonts w:cstheme="minorHAnsi"/>
          <w:sz w:val="22"/>
          <w:szCs w:val="22"/>
        </w:rPr>
        <w:t xml:space="preserve">not optional </w:t>
      </w:r>
      <w:sdt>
        <w:sdtPr>
          <w:rPr>
            <w:rFonts w:cstheme="minorHAnsi"/>
            <w:sz w:val="22"/>
            <w:szCs w:val="22"/>
          </w:rPr>
          <w:alias w:val="To edit, see citavi.com/edit"/>
          <w:tag w:val="CitaviPlaceholder#56eb599f-c911-4da3-8836-c5631912460c"/>
          <w:id w:val="405968367"/>
          <w:placeholder>
            <w:docPart w:val="7EF4A85DD86B4BA29AA46581D4FBE87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w:t>
      </w:r>
    </w:p>
    <w:p w14:paraId="13AA5996" w14:textId="77777777" w:rsidR="00093760" w:rsidRPr="00CC45D1" w:rsidRDefault="00093760">
      <w:pPr>
        <w:rPr>
          <w:rFonts w:cstheme="minorHAnsi"/>
          <w:sz w:val="22"/>
          <w:szCs w:val="22"/>
        </w:rPr>
      </w:pPr>
      <w:r w:rsidRPr="00CC45D1">
        <w:rPr>
          <w:rFonts w:cstheme="minorHAnsi"/>
          <w:sz w:val="22"/>
          <w:szCs w:val="22"/>
        </w:rPr>
        <w:br w:type="page"/>
      </w:r>
    </w:p>
    <w:p w14:paraId="4E9D43C1" w14:textId="555BB1A8" w:rsidR="00666182" w:rsidRPr="00CC45D1" w:rsidRDefault="00197F32" w:rsidP="008E27D7">
      <w:pPr>
        <w:pStyle w:val="Heading2"/>
        <w:spacing w:line="360" w:lineRule="auto"/>
        <w:jc w:val="both"/>
        <w:rPr>
          <w:rFonts w:cstheme="minorHAnsi"/>
          <w:sz w:val="22"/>
          <w:szCs w:val="22"/>
        </w:rPr>
      </w:pPr>
      <w:bookmarkStart w:id="14" w:name="_Toc106540036"/>
      <w:r w:rsidRPr="00CC45D1">
        <w:rPr>
          <w:rFonts w:cstheme="minorHAnsi"/>
          <w:sz w:val="22"/>
          <w:szCs w:val="22"/>
        </w:rPr>
        <w:lastRenderedPageBreak/>
        <w:t>Mapping the Simplex Space into Euclidean Space</w:t>
      </w:r>
      <w:bookmarkEnd w:id="14"/>
      <w:r w:rsidR="00164DA4" w:rsidRPr="00CC45D1">
        <w:rPr>
          <w:rFonts w:cstheme="minorHAnsi"/>
          <w:sz w:val="22"/>
          <w:szCs w:val="22"/>
        </w:rPr>
        <w:t xml:space="preserve"> </w:t>
      </w:r>
    </w:p>
    <w:p w14:paraId="06B66796" w14:textId="77777777" w:rsidR="00164DA4" w:rsidRPr="00CC45D1" w:rsidRDefault="00164DA4" w:rsidP="008E27D7">
      <w:pPr>
        <w:autoSpaceDE w:val="0"/>
        <w:autoSpaceDN w:val="0"/>
        <w:adjustRightInd w:val="0"/>
        <w:spacing w:before="0" w:after="0" w:line="360" w:lineRule="auto"/>
        <w:jc w:val="both"/>
        <w:rPr>
          <w:rFonts w:cstheme="minorHAnsi"/>
          <w:sz w:val="22"/>
          <w:szCs w:val="22"/>
        </w:rPr>
      </w:pPr>
    </w:p>
    <w:p w14:paraId="4E5E975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In the ecology sample, the Simplex could have been easily overcome by e.g., normalizing to a field size. This indirectly preserves information about the total number of animals. Similarly, it has been tried for sequencing data to calculate an “effective library size” and therefore recover this way the original scale of data. For that, normalization methods like trimmed mean of M-values (TMM) have been introduced, as well as Reads per Kilobase Million (RPKM) and Transcripts per Kilobase Million (TPM) </w:t>
      </w:r>
      <w:sdt>
        <w:sdtPr>
          <w:rPr>
            <w:rFonts w:cstheme="minorHAnsi"/>
            <w:sz w:val="22"/>
            <w:szCs w:val="22"/>
          </w:rPr>
          <w:alias w:val="To edit, see citavi.com/edit"/>
          <w:tag w:val="CitaviPlaceholder#bb740a98-d5e5-405f-aba8-ad56ee3c3891"/>
          <w:id w:val="-54240046"/>
          <w:placeholder>
            <w:docPart w:val="B8A98897224349BC871989889ED65FC3"/>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rFonts w:cstheme="minorHAnsi"/>
            <w:sz w:val="22"/>
            <w:szCs w:val="22"/>
          </w:rPr>
          <w:alias w:val="To edit, see citavi.com/edit"/>
          <w:tag w:val="CitaviPlaceholder#c013a87b-6141-498a-90df-825e1e88e326"/>
          <w:id w:val="-945078332"/>
          <w:placeholder>
            <w:docPart w:val="6E1E2E3F745D47268959B478D0C5442D"/>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w:t>
      </w:r>
    </w:p>
    <w:p w14:paraId="1DE0FE96"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5B937E62"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Furthermore, Aitchison already criticized very early that there is no “magic to open up closed data” </w:t>
      </w:r>
      <w:sdt>
        <w:sdtPr>
          <w:rPr>
            <w:rFonts w:cstheme="minorHAnsi"/>
            <w:sz w:val="22"/>
            <w:szCs w:val="22"/>
          </w:rPr>
          <w:alias w:val="To edit, see citavi.com/edit"/>
          <w:tag w:val="CitaviPlaceholder#47284ad0-71c9-40da-bdb8-825853a8ad74"/>
          <w:id w:val="-1019240113"/>
          <w:placeholder>
            <w:docPart w:val="424700B52EBA490B881EB984756AE240"/>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i4wLjAifQ==}</w:instrText>
          </w:r>
          <w:r w:rsidRPr="00CC45D1">
            <w:rPr>
              <w:rFonts w:cstheme="minorHAnsi"/>
              <w:sz w:val="22"/>
              <w:szCs w:val="22"/>
            </w:rPr>
            <w:fldChar w:fldCharType="separate"/>
          </w:r>
          <w:r>
            <w:rPr>
              <w:rFonts w:cstheme="minorHAnsi"/>
              <w:sz w:val="22"/>
              <w:szCs w:val="22"/>
            </w:rPr>
            <w:t>(Aitchison 2003)</w:t>
          </w:r>
          <w:r w:rsidRPr="00CC45D1">
            <w:rPr>
              <w:rFonts w:cstheme="minorHAnsi"/>
              <w:sz w:val="22"/>
              <w:szCs w:val="22"/>
            </w:rPr>
            <w:fldChar w:fldCharType="end"/>
          </w:r>
        </w:sdtContent>
      </w:sdt>
      <w:r w:rsidRPr="00CC45D1">
        <w:rPr>
          <w:rFonts w:cstheme="minorHAnsi"/>
          <w:sz w:val="22"/>
          <w:szCs w:val="22"/>
        </w:rPr>
        <w:t>, which is what normalization tries to do. Moreover, since information provided in compositional data is essentially about ratios of the components, it seems logical to also think in terms of ratios. Methods that are able to deal with the Simplex Space when analyzing compositional were introduced by Mateu-Figueras et al., (2011) with the “staying-in-the-simplex” approach or Greenacres (2017) “pragmatic approach”. However, these methods require a technical understanding of the algebraic-geometric structure of the Simplex and are therefore relatively complex.</w:t>
      </w:r>
    </w:p>
    <w:p w14:paraId="446450C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577C3165"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No, the best way forward in Aitchison’s mind was to transform the data in a way that allows us to use it with Euclidean Space rules. </w:t>
      </w:r>
      <w:commentRangeStart w:id="15"/>
      <w:r w:rsidRPr="00CC45D1">
        <w:rPr>
          <w:rFonts w:cstheme="minorHAnsi"/>
          <w:sz w:val="22"/>
          <w:szCs w:val="22"/>
        </w:rPr>
        <w:t>The general idea is, that the Simplex Space is endowed with a Euclidean space structure. This has several mathematical advantages: if one can map the Simplex Space into Euclidean Space, then we can use all the to us more familiar methods and don’t have to rely on more complicated equations to analyze</w:t>
      </w:r>
      <w:r>
        <w:rPr>
          <w:rFonts w:cstheme="minorHAnsi"/>
          <w:sz w:val="22"/>
          <w:szCs w:val="22"/>
        </w:rPr>
        <w:t xml:space="preserve"> </w:t>
      </w:r>
      <w:r w:rsidRPr="00CC45D1">
        <w:rPr>
          <w:rFonts w:cstheme="minorHAnsi"/>
          <w:sz w:val="22"/>
          <w:szCs w:val="22"/>
        </w:rPr>
        <w:t xml:space="preserve">data </w:t>
      </w:r>
      <w:sdt>
        <w:sdtPr>
          <w:rPr>
            <w:rFonts w:cstheme="minorHAnsi"/>
            <w:sz w:val="22"/>
            <w:szCs w:val="22"/>
          </w:rPr>
          <w:alias w:val="To edit, see citavi.com/edit"/>
          <w:tag w:val="CitaviPlaceholder#75379359-cb99-4e36-99a2-d9c22262911d"/>
          <w:id w:val="1283393179"/>
          <w:placeholder>
            <w:docPart w:val="81107E02AA2C41ED872E5E00A61AECEE"/>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2VDA5OjQ2OjE3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i4wLjAifQ==}</w:instrText>
          </w:r>
          <w:r w:rsidRPr="00CC45D1">
            <w:rPr>
              <w:rFonts w:cstheme="minorHAnsi"/>
              <w:sz w:val="22"/>
              <w:szCs w:val="22"/>
            </w:rPr>
            <w:fldChar w:fldCharType="separate"/>
          </w:r>
          <w:r>
            <w:rPr>
              <w:rFonts w:cstheme="minorHAnsi"/>
              <w:sz w:val="22"/>
              <w:szCs w:val="22"/>
            </w:rPr>
            <w:t>(Pawlowsky-Glahn and Egozcue 2016)</w:t>
          </w:r>
          <w:r w:rsidRPr="00CC45D1">
            <w:rPr>
              <w:rFonts w:cstheme="minorHAnsi"/>
              <w:sz w:val="22"/>
              <w:szCs w:val="22"/>
            </w:rPr>
            <w:fldChar w:fldCharType="end"/>
          </w:r>
        </w:sdtContent>
      </w:sdt>
      <w:r w:rsidRPr="00CC45D1">
        <w:rPr>
          <w:rFonts w:cstheme="minorHAnsi"/>
          <w:sz w:val="22"/>
          <w:szCs w:val="22"/>
        </w:rPr>
        <w:t xml:space="preserve">. </w:t>
      </w:r>
      <w:commentRangeEnd w:id="15"/>
      <w:r w:rsidRPr="00CC45D1">
        <w:rPr>
          <w:rStyle w:val="CommentReference"/>
          <w:rFonts w:cstheme="minorHAnsi"/>
        </w:rPr>
        <w:commentReference w:id="15"/>
      </w:r>
      <w:r w:rsidRPr="00CC45D1">
        <w:rPr>
          <w:rFonts w:cstheme="minorHAnsi"/>
          <w:sz w:val="22"/>
          <w:szCs w:val="22"/>
        </w:rPr>
        <w:t xml:space="preserve">Aitchison (1982) proposal to achieve that was to use log-ratio transformations. </w:t>
      </w:r>
    </w:p>
    <w:p w14:paraId="7F8582CF" w14:textId="527FCBA1" w:rsidR="007869DB" w:rsidRPr="00CC45D1" w:rsidRDefault="00550514" w:rsidP="00550514">
      <w:pPr>
        <w:spacing w:line="360" w:lineRule="auto"/>
        <w:jc w:val="both"/>
        <w:rPr>
          <w:rFonts w:cstheme="minorHAnsi"/>
          <w:sz w:val="22"/>
          <w:szCs w:val="22"/>
        </w:rPr>
      </w:pPr>
      <w:commentRangeStart w:id="16"/>
      <w:r w:rsidRPr="00CC45D1">
        <w:rPr>
          <w:rFonts w:cstheme="minorHAnsi"/>
          <w:sz w:val="22"/>
          <w:szCs w:val="22"/>
        </w:rPr>
        <w:t xml:space="preserve">Here, the focus will be on these log-ratio transformations, as they have been more heavily favored in the last decades due to their practicability </w:t>
      </w:r>
      <w:sdt>
        <w:sdtPr>
          <w:rPr>
            <w:rFonts w:cstheme="minorHAnsi"/>
            <w:sz w:val="22"/>
            <w:szCs w:val="22"/>
          </w:rPr>
          <w:alias w:val="To edit, see citavi.com/edit"/>
          <w:tag w:val="CitaviPlaceholder#379ddbdf-c099-4702-9d52-7a891462d347"/>
          <w:id w:val="-22326097"/>
          <w:placeholder>
            <w:docPart w:val="424700B52EBA490B881EB984756AE24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IuMC4wIn0=}</w:instrText>
          </w:r>
          <w:r w:rsidRPr="00CC45D1">
            <w:rPr>
              <w:rFonts w:cstheme="minorHAnsi"/>
              <w:sz w:val="22"/>
              <w:szCs w:val="22"/>
            </w:rPr>
            <w:fldChar w:fldCharType="separate"/>
          </w:r>
          <w:r>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xml:space="preserve">. They also come with the advantage that they can be easily added to pre-existing Machine Learning pipelines that have been proposed and created over the last years. </w:t>
      </w:r>
      <w:commentRangeEnd w:id="16"/>
      <w:r w:rsidRPr="00CC45D1">
        <w:rPr>
          <w:rStyle w:val="CommentReference"/>
          <w:rFonts w:cstheme="minorHAnsi"/>
        </w:rPr>
        <w:commentReference w:id="16"/>
      </w:r>
      <w:r w:rsidRPr="00CC45D1">
        <w:rPr>
          <w:rFonts w:cstheme="minorHAnsi"/>
          <w:sz w:val="22"/>
          <w:szCs w:val="22"/>
        </w:rPr>
        <w:t>The next section introduces them more in detail.</w:t>
      </w:r>
      <w:r w:rsidR="007869DB" w:rsidRPr="00CC45D1">
        <w:rPr>
          <w:rFonts w:cstheme="minorHAnsi"/>
          <w:sz w:val="22"/>
          <w:szCs w:val="22"/>
        </w:rPr>
        <w:br w:type="page"/>
      </w:r>
    </w:p>
    <w:p w14:paraId="5ACFBF00" w14:textId="311845B2" w:rsidR="00C7401B" w:rsidRPr="00CC45D1" w:rsidRDefault="008755DA" w:rsidP="00C7401B">
      <w:pPr>
        <w:pStyle w:val="Heading2"/>
        <w:spacing w:line="360" w:lineRule="auto"/>
        <w:jc w:val="both"/>
        <w:rPr>
          <w:rFonts w:cstheme="minorHAnsi"/>
          <w:sz w:val="22"/>
          <w:szCs w:val="22"/>
        </w:rPr>
      </w:pPr>
      <w:bookmarkStart w:id="17" w:name="_Toc106540037"/>
      <w:r w:rsidRPr="00CC45D1">
        <w:rPr>
          <w:rFonts w:cstheme="minorHAnsi"/>
          <w:sz w:val="22"/>
          <w:szCs w:val="22"/>
        </w:rPr>
        <w:lastRenderedPageBreak/>
        <w:t>Log-Ratio Transformations</w:t>
      </w:r>
      <w:bookmarkEnd w:id="17"/>
    </w:p>
    <w:p w14:paraId="0B369CE7" w14:textId="77777777" w:rsidR="001772AE" w:rsidRPr="00CC45D1" w:rsidRDefault="001772AE" w:rsidP="001772AE">
      <w:pPr>
        <w:rPr>
          <w:rFonts w:cstheme="minorHAnsi"/>
        </w:rPr>
      </w:pPr>
    </w:p>
    <w:p w14:paraId="51F75BE1"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When Aitchison (1982) first tried to overcome the </w:t>
      </w:r>
      <w:r>
        <w:rPr>
          <w:rFonts w:cstheme="minorHAnsi"/>
          <w:sz w:val="22"/>
          <w:szCs w:val="22"/>
        </w:rPr>
        <w:t>limitations set by compositional data</w:t>
      </w:r>
      <w:r w:rsidRPr="00CC45D1">
        <w:rPr>
          <w:rFonts w:cstheme="minorHAnsi"/>
          <w:sz w:val="22"/>
          <w:szCs w:val="22"/>
        </w:rPr>
        <w:t xml:space="preserve"> he defined some principals to lay down as fundamentals to the good practice of compositional data. These are important as they paved the way that data could be mapped into Euclidean space correctly.</w:t>
      </w:r>
    </w:p>
    <w:p w14:paraId="198C9DB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428BE45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The most agreed upon properties are scale invariance (compositions do not change with e.g., sequencing depth), perturbation invariance (i.e., converting a composition between equivalent units will not change the results), and permutation invariance (i.e., changing the order of the components within a composition will not change the results) </w:t>
      </w:r>
      <w:sdt>
        <w:sdtPr>
          <w:rPr>
            <w:rFonts w:cstheme="minorHAnsi"/>
            <w:sz w:val="22"/>
            <w:szCs w:val="22"/>
          </w:rPr>
          <w:alias w:val="To edit, see citavi.com/edit"/>
          <w:tag w:val="CitaviPlaceholder#4d2c477d-e6fa-4d80-9702-aaecdd05d8d8"/>
          <w:id w:val="-340014209"/>
          <w:placeholder>
            <w:docPart w:val="7048FBCF9C2343E0B58396EC6AC3FC19"/>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zY3MzExLTQ1ODctNDNiZC1iOWViLWQ5NTM1YWRhN2I3N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DFmMTYwODgtYWJmNy00ZTMyLWI2ZjgtZmZkNGE5YjllZDNmIiwiUmFuZ2VTdGFydCI6MTgsIlJhbmdlTGVuZ3RoIjoyNC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MzQiLCJDb3VudCI6MSwiVGV4dFVuaXRzIjpbeyIkaWQiOiIzNSIsIkZvbnRTdHlsZSI6eyIkaWQiOiIzNiIsIk5ldXRyYWwiOnRydWV9LCJSZWFkaW5nT3JkZXIiOjEsIlRleHQiOiIoUXVpbm4gZXQgYWwuIDIwMTg7IEdyZWVuYWNyZSBldCBhbC4gMjAyMikifV19LCJUYWciOiJDaXRhdmlQbGFjZWhvbGRlciM0ZDJjNDc3ZC1lNmZhLTRkODAtOTcwMi1hYWVjZGQwNWQ4ZDgiLCJUZXh0IjoiKFF1aW5uIGV0IGFsLiAyMDE4OyBHcmVlbmFjcmUgZXQgYWwuIDIwMjIpIiwiV0FJVmVyc2lvbiI6IjYuMTIuMC4wIn0=}</w:instrText>
          </w:r>
          <w:r w:rsidRPr="00CC45D1">
            <w:rPr>
              <w:rFonts w:cstheme="minorHAnsi"/>
              <w:sz w:val="22"/>
              <w:szCs w:val="22"/>
            </w:rPr>
            <w:fldChar w:fldCharType="separate"/>
          </w:r>
          <w:r>
            <w:rPr>
              <w:rFonts w:cstheme="minorHAnsi"/>
              <w:sz w:val="22"/>
              <w:szCs w:val="22"/>
            </w:rPr>
            <w:t>(Quinn et al. 2018; Greenacre et al. 2022)</w:t>
          </w:r>
          <w:r w:rsidRPr="00CC45D1">
            <w:rPr>
              <w:rFonts w:cstheme="minorHAnsi"/>
              <w:sz w:val="22"/>
              <w:szCs w:val="22"/>
            </w:rPr>
            <w:fldChar w:fldCharType="end"/>
          </w:r>
        </w:sdtContent>
      </w:sdt>
    </w:p>
    <w:p w14:paraId="0BC42D3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000816C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It’s clear why these concepts are commonly accepted. Imagine a composition of the ecology example with composition (8,8,2,2), measuring eight bees, eight wolves, two swallows and two rabbits. Scale invariance means that a transformation should ensure that we get the same ratios even if we had a machine that was able to count to forty instead of twenty and when we would get the composition (16,16,4,4), the ratios between the components are stable. Similarly, if we would not count to the base of ten, but rather to the base of hundred, the transformation should not change the ratios. Lastly, the ratios should not be affected even if we sampled data in another order (e.g., two rabbits, eight wolves, two swallows, eight bees). </w:t>
      </w:r>
    </w:p>
    <w:p w14:paraId="515EFB81"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43E35F94"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Three more properties exist that are more heavily discussed in their importance and if they are strictly necessary: isometry (i.e., the distances between ratios should be exactly the same after mapping into Euclidean space)</w:t>
      </w:r>
      <w:r>
        <w:rPr>
          <w:rFonts w:cstheme="minorHAnsi"/>
          <w:sz w:val="22"/>
          <w:szCs w:val="22"/>
        </w:rPr>
        <w:t xml:space="preserve"> and </w:t>
      </w:r>
      <w:r w:rsidRPr="00CC45D1">
        <w:rPr>
          <w:rFonts w:cstheme="minorHAnsi"/>
          <w:sz w:val="22"/>
          <w:szCs w:val="22"/>
        </w:rPr>
        <w:t xml:space="preserve">sub-compositional coherence (i.e., overlapping components in two compositions of the same measurement should have the same ratios) </w:t>
      </w:r>
      <w:sdt>
        <w:sdtPr>
          <w:rPr>
            <w:rFonts w:cstheme="minorHAnsi"/>
            <w:sz w:val="22"/>
            <w:szCs w:val="22"/>
          </w:rPr>
          <w:alias w:val="To edit, see citavi.com/edit"/>
          <w:tag w:val="CitaviPlaceholder#8312f6bc-ac98-4516-a3a9-3dedf2eb7929"/>
          <w:id w:val="-1738387016"/>
          <w:placeholder>
            <w:docPart w:val="2DAEEAE13490467D88607EB60C6CCA66"/>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IuMC4wIn0=}</w:instrText>
          </w:r>
          <w:r w:rsidRPr="00CC45D1">
            <w:rPr>
              <w:rFonts w:cstheme="minorHAnsi"/>
              <w:sz w:val="22"/>
              <w:szCs w:val="22"/>
            </w:rPr>
            <w:fldChar w:fldCharType="separate"/>
          </w:r>
          <w:r>
            <w:rPr>
              <w:rFonts w:cstheme="minorHAnsi"/>
              <w:sz w:val="22"/>
              <w:szCs w:val="22"/>
            </w:rPr>
            <w:t>(Quinn et al. 2018; Greenacre et al. 2021a; Greenacre et al. 2022)</w:t>
          </w:r>
          <w:r w:rsidRPr="00CC45D1">
            <w:rPr>
              <w:rFonts w:cstheme="minorHAnsi"/>
              <w:sz w:val="22"/>
              <w:szCs w:val="22"/>
            </w:rPr>
            <w:fldChar w:fldCharType="end"/>
          </w:r>
        </w:sdtContent>
      </w:sdt>
      <w:r w:rsidRPr="00CC45D1">
        <w:rPr>
          <w:rFonts w:cstheme="minorHAnsi"/>
          <w:sz w:val="22"/>
          <w:szCs w:val="22"/>
        </w:rPr>
        <w:t xml:space="preserve">.  </w:t>
      </w:r>
    </w:p>
    <w:p w14:paraId="04D67E78"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33BE82EF"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Imagine two different scientists observed the same field but scientist A finds two birds, two rabbits</w:t>
      </w:r>
      <w:r>
        <w:rPr>
          <w:rFonts w:cstheme="minorHAnsi"/>
          <w:sz w:val="22"/>
          <w:szCs w:val="22"/>
        </w:rPr>
        <w:t xml:space="preserve">, </w:t>
      </w:r>
      <w:r w:rsidRPr="00CC45D1">
        <w:rPr>
          <w:rFonts w:cstheme="minorHAnsi"/>
          <w:sz w:val="22"/>
          <w:szCs w:val="22"/>
        </w:rPr>
        <w:t xml:space="preserve">eight </w:t>
      </w:r>
      <w:r>
        <w:rPr>
          <w:rFonts w:cstheme="minorHAnsi"/>
          <w:sz w:val="22"/>
          <w:szCs w:val="22"/>
        </w:rPr>
        <w:t>bees and eight wolves</w:t>
      </w:r>
      <w:r w:rsidRPr="00CC45D1">
        <w:rPr>
          <w:rFonts w:cstheme="minorHAnsi"/>
          <w:sz w:val="22"/>
          <w:szCs w:val="22"/>
        </w:rPr>
        <w:t>, whereas scientist B finds two birds, two rabbits</w:t>
      </w:r>
      <w:r>
        <w:rPr>
          <w:rFonts w:cstheme="minorHAnsi"/>
          <w:sz w:val="22"/>
          <w:szCs w:val="22"/>
        </w:rPr>
        <w:t xml:space="preserve"> and eight wolves</w:t>
      </w:r>
      <w:r w:rsidRPr="00CC45D1">
        <w:rPr>
          <w:rFonts w:cstheme="minorHAnsi"/>
          <w:sz w:val="22"/>
          <w:szCs w:val="22"/>
        </w:rPr>
        <w:t xml:space="preserve">. </w:t>
      </w:r>
      <w:r>
        <w:rPr>
          <w:rFonts w:cstheme="minorHAnsi"/>
          <w:sz w:val="22"/>
          <w:szCs w:val="22"/>
        </w:rPr>
        <w:t>Scientist B was</w:t>
      </w:r>
      <w:r w:rsidRPr="00CC45D1">
        <w:rPr>
          <w:rFonts w:cstheme="minorHAnsi"/>
          <w:sz w:val="22"/>
          <w:szCs w:val="22"/>
        </w:rPr>
        <w:t xml:space="preserve"> not able to find one animal from the original composition and if one would normalize the results to 1, </w:t>
      </w:r>
      <w:r>
        <w:rPr>
          <w:rFonts w:cstheme="minorHAnsi"/>
          <w:sz w:val="22"/>
          <w:szCs w:val="22"/>
        </w:rPr>
        <w:t>both scientists</w:t>
      </w:r>
      <w:r w:rsidRPr="00CC45D1">
        <w:rPr>
          <w:rFonts w:cstheme="minorHAnsi"/>
          <w:sz w:val="22"/>
          <w:szCs w:val="22"/>
        </w:rPr>
        <w:t xml:space="preserve"> would get completely different result (Scientist A: (0.4,0.1,0.1,0,4) and Scientist B: (0.16,0.6,0.16)), respectively. However, if ratios are studied, the overlapping components give the same ratios (e.g., the ratio birds/rabbits in both cases is 1). </w:t>
      </w:r>
      <w:r w:rsidRPr="00CC45D1">
        <w:rPr>
          <w:rFonts w:cstheme="minorHAnsi"/>
          <w:sz w:val="22"/>
          <w:szCs w:val="22"/>
        </w:rPr>
        <w:lastRenderedPageBreak/>
        <w:t xml:space="preserve">Given the same example the idea of isometry can also be explained. </w:t>
      </w:r>
      <w:commentRangeStart w:id="18"/>
      <w:r w:rsidRPr="00CC45D1">
        <w:rPr>
          <w:rFonts w:cstheme="minorHAnsi"/>
          <w:sz w:val="22"/>
          <w:szCs w:val="22"/>
        </w:rPr>
        <w:t xml:space="preserve">The distance between eight wolves and two rabbits in the raw compositional data of scientist A is 8-2 = 6, whereas in a log-transformed data set the distance is ln(8)-ln(2) = 1.3. This would mean that in this example applying the natural log does not conform to isometry, as 1.3 ≠ 6 and some advocate that these distances should be preserved in log-ratio transformations. </w:t>
      </w:r>
      <w:commentRangeEnd w:id="18"/>
      <w:r w:rsidR="00F54122">
        <w:rPr>
          <w:rStyle w:val="CommentReference"/>
        </w:rPr>
        <w:commentReference w:id="18"/>
      </w:r>
    </w:p>
    <w:p w14:paraId="2EB1CD4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761D47C7"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One could argue that all mentioned properties are important, unfortunately adhering to all of them has practical implications. Aitchison proposed log-transformations, because they already adhere to most of the properties inherently, like scale variance, perturbation invariance and permutation invariance. However, properties like isometry and sub-compositional coherence are more difficult.</w:t>
      </w:r>
    </w:p>
    <w:p w14:paraId="5C578A76"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2567C3B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The log-ratio transformation that imparts all those properties is called isometric log-ratio (ILR). ILRs are considered the gold standard of log-ratio transformations</w:t>
      </w:r>
      <w:r>
        <w:rPr>
          <w:rFonts w:cstheme="minorHAnsi"/>
          <w:sz w:val="22"/>
          <w:szCs w:val="22"/>
        </w:rPr>
        <w:t xml:space="preserve"> by some experts</w:t>
      </w:r>
      <w:r w:rsidRPr="00CC45D1">
        <w:rPr>
          <w:rFonts w:cstheme="minorHAnsi"/>
          <w:sz w:val="22"/>
          <w:szCs w:val="22"/>
        </w:rPr>
        <w:t xml:space="preserve">, as they engender exactly the same multivariate geometric structure of the sample points as that of the formerly mentioned Aitchison geometry </w:t>
      </w:r>
      <w:sdt>
        <w:sdtPr>
          <w:rPr>
            <w:rFonts w:cstheme="minorHAnsi"/>
            <w:sz w:val="22"/>
            <w:szCs w:val="22"/>
          </w:rPr>
          <w:alias w:val="To edit, see citavi.com/edit"/>
          <w:tag w:val="CitaviPlaceholder#67a80309-8da9-413b-9180-340152ba94e2"/>
          <w:id w:val="-113286209"/>
          <w:placeholder>
            <w:docPart w:val="E71E58A8B6394E69AA4D519516CDE79A"/>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IuMC4wIn0=}</w:instrText>
          </w:r>
          <w:r w:rsidRPr="00CC45D1">
            <w:rPr>
              <w:rFonts w:cstheme="minorHAnsi"/>
              <w:sz w:val="22"/>
              <w:szCs w:val="22"/>
            </w:rPr>
            <w:fldChar w:fldCharType="separate"/>
          </w:r>
          <w:r>
            <w:rPr>
              <w:rFonts w:cstheme="minorHAnsi"/>
              <w:sz w:val="22"/>
              <w:szCs w:val="22"/>
            </w:rPr>
            <w:t>(Greenacre et al. 2021b)</w:t>
          </w:r>
          <w:r w:rsidRPr="00CC45D1">
            <w:rPr>
              <w:rFonts w:cstheme="minorHAnsi"/>
              <w:sz w:val="22"/>
              <w:szCs w:val="22"/>
            </w:rPr>
            <w:fldChar w:fldCharType="end"/>
          </w:r>
        </w:sdtContent>
      </w:sdt>
      <w:r w:rsidRPr="00CC45D1">
        <w:rPr>
          <w:rFonts w:cstheme="minorHAnsi"/>
          <w:sz w:val="22"/>
          <w:szCs w:val="22"/>
        </w:rPr>
        <w:t xml:space="preserve">. ILR map a composition in the D-part Aitchison-Simplex isometrically to a D-1 dimensional Euclidian vector, and </w:t>
      </w:r>
      <w:commentRangeStart w:id="19"/>
      <w:r w:rsidRPr="00CC45D1">
        <w:rPr>
          <w:rFonts w:cstheme="minorHAnsi"/>
          <w:sz w:val="22"/>
          <w:szCs w:val="22"/>
        </w:rPr>
        <w:t xml:space="preserve">the </w:t>
      </w:r>
      <w:r>
        <w:rPr>
          <w:rFonts w:cstheme="minorHAnsi"/>
          <w:sz w:val="22"/>
          <w:szCs w:val="22"/>
        </w:rPr>
        <w:t xml:space="preserve">exact </w:t>
      </w:r>
      <w:r w:rsidRPr="00CC45D1">
        <w:rPr>
          <w:rFonts w:cstheme="minorHAnsi"/>
          <w:sz w:val="22"/>
          <w:szCs w:val="22"/>
        </w:rPr>
        <w:t>procedure</w:t>
      </w:r>
      <w:commentRangeEnd w:id="19"/>
      <w:r>
        <w:rPr>
          <w:rStyle w:val="CommentReference"/>
        </w:rPr>
        <w:commentReference w:id="19"/>
      </w:r>
      <w:r>
        <w:rPr>
          <w:rFonts w:cstheme="minorHAnsi"/>
          <w:sz w:val="22"/>
          <w:szCs w:val="22"/>
        </w:rPr>
        <w:t xml:space="preserve"> </w:t>
      </w:r>
      <w:r w:rsidRPr="00CC45D1">
        <w:rPr>
          <w:rFonts w:cstheme="minorHAnsi"/>
          <w:sz w:val="22"/>
          <w:szCs w:val="22"/>
        </w:rPr>
        <w:t xml:space="preserve">is quite difficult to understand </w:t>
      </w:r>
      <w:sdt>
        <w:sdtPr>
          <w:rPr>
            <w:rFonts w:cstheme="minorHAnsi"/>
            <w:sz w:val="22"/>
            <w:szCs w:val="22"/>
          </w:rPr>
          <w:alias w:val="To edit, see citavi.com/edit"/>
          <w:tag w:val="CitaviPlaceholder#8d9d9389-a667-40d1-a16c-71311d986b76"/>
          <w:id w:val="1985893555"/>
          <w:placeholder>
            <w:docPart w:val="284441D8E050400E9308830126ABFC9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IuMC4wIn0=}</w:instrText>
          </w:r>
          <w:r w:rsidRPr="00CC45D1">
            <w:rPr>
              <w:rFonts w:cstheme="minorHAnsi"/>
              <w:sz w:val="22"/>
              <w:szCs w:val="22"/>
            </w:rPr>
            <w:fldChar w:fldCharType="separate"/>
          </w:r>
          <w:r>
            <w:rPr>
              <w:rFonts w:cstheme="minorHAnsi"/>
              <w:sz w:val="22"/>
              <w:szCs w:val="22"/>
            </w:rPr>
            <w:t>(Greenacre et al. 2021a; Greenacre et al. 2022)</w:t>
          </w:r>
          <w:r w:rsidRPr="00CC45D1">
            <w:rPr>
              <w:rFonts w:cstheme="minorHAnsi"/>
              <w:sz w:val="22"/>
              <w:szCs w:val="22"/>
            </w:rPr>
            <w:fldChar w:fldCharType="end"/>
          </w:r>
        </w:sdtContent>
      </w:sdt>
      <w:r w:rsidRPr="00CC45D1">
        <w:rPr>
          <w:rFonts w:cstheme="minorHAnsi"/>
          <w:sz w:val="22"/>
          <w:szCs w:val="22"/>
        </w:rPr>
        <w:t xml:space="preserve">. Additionally, ILRs are particularly problematic when the numbers of components are high as the computational power to calculate ILRs increases significantly </w:t>
      </w:r>
      <w:sdt>
        <w:sdtPr>
          <w:rPr>
            <w:rFonts w:cstheme="minorHAnsi"/>
            <w:sz w:val="22"/>
            <w:szCs w:val="22"/>
          </w:rPr>
          <w:alias w:val="To edit, see citavi.com/edit"/>
          <w:tag w:val="CitaviPlaceholder#629ea41b-aaec-49b8-8dc9-613577f56625"/>
          <w:id w:val="1368024498"/>
          <w:placeholder>
            <w:docPart w:val="0E444828BC054BE48F6AFB9AEF0E0565"/>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IuMC4wIn0=}</w:instrText>
          </w:r>
          <w:r w:rsidRPr="00CC45D1">
            <w:rPr>
              <w:rFonts w:cstheme="minorHAnsi"/>
              <w:sz w:val="22"/>
              <w:szCs w:val="22"/>
            </w:rPr>
            <w:fldChar w:fldCharType="separate"/>
          </w:r>
          <w:r>
            <w:rPr>
              <w:rFonts w:cstheme="minorHAnsi"/>
              <w:sz w:val="22"/>
              <w:szCs w:val="22"/>
            </w:rPr>
            <w:t>(Greenacre et al. 2021b)</w:t>
          </w:r>
          <w:r w:rsidRPr="00CC45D1">
            <w:rPr>
              <w:rFonts w:cstheme="minorHAnsi"/>
              <w:sz w:val="22"/>
              <w:szCs w:val="22"/>
            </w:rPr>
            <w:fldChar w:fldCharType="end"/>
          </w:r>
        </w:sdtContent>
      </w:sdt>
      <w:r w:rsidRPr="00CC45D1">
        <w:rPr>
          <w:rFonts w:cstheme="minorHAnsi"/>
          <w:sz w:val="22"/>
          <w:szCs w:val="22"/>
        </w:rPr>
        <w:t xml:space="preserve">. Considering that microbiome data is usually very high-dimensional would make ILR already </w:t>
      </w:r>
      <w:r>
        <w:rPr>
          <w:rFonts w:cstheme="minorHAnsi"/>
          <w:sz w:val="22"/>
          <w:szCs w:val="22"/>
        </w:rPr>
        <w:t>an inadequate</w:t>
      </w:r>
      <w:r w:rsidRPr="00CC45D1">
        <w:rPr>
          <w:rFonts w:cstheme="minorHAnsi"/>
          <w:sz w:val="22"/>
          <w:szCs w:val="22"/>
        </w:rPr>
        <w:t xml:space="preserve"> solution.</w:t>
      </w:r>
    </w:p>
    <w:p w14:paraId="2A64A97B" w14:textId="77777777" w:rsidR="00AF6304" w:rsidRPr="00CC45D1" w:rsidRDefault="00AF6304" w:rsidP="00AF6304">
      <w:pPr>
        <w:autoSpaceDE w:val="0"/>
        <w:autoSpaceDN w:val="0"/>
        <w:adjustRightInd w:val="0"/>
        <w:spacing w:before="0" w:after="0" w:line="360" w:lineRule="auto"/>
        <w:jc w:val="both"/>
        <w:rPr>
          <w:rFonts w:cstheme="minorHAnsi"/>
          <w:sz w:val="22"/>
          <w:szCs w:val="22"/>
        </w:rPr>
      </w:pPr>
    </w:p>
    <w:p w14:paraId="75F1E358" w14:textId="78EDCFB3" w:rsidR="00AF6304" w:rsidRPr="00CC45D1" w:rsidRDefault="001772AE" w:rsidP="00AF6304">
      <w:pPr>
        <w:autoSpaceDE w:val="0"/>
        <w:autoSpaceDN w:val="0"/>
        <w:adjustRightInd w:val="0"/>
        <w:spacing w:before="0" w:after="0" w:line="360" w:lineRule="auto"/>
        <w:jc w:val="both"/>
        <w:rPr>
          <w:rFonts w:cstheme="minorHAnsi"/>
          <w:sz w:val="22"/>
          <w:szCs w:val="22"/>
        </w:rPr>
      </w:pPr>
      <w:r w:rsidRPr="00CC45D1">
        <w:rPr>
          <w:rFonts w:cstheme="minorHAnsi"/>
          <w:noProof/>
          <w:sz w:val="22"/>
          <w:szCs w:val="22"/>
        </w:rPr>
        <mc:AlternateContent>
          <mc:Choice Requires="wps">
            <w:drawing>
              <wp:anchor distT="0" distB="0" distL="114300" distR="114300" simplePos="0" relativeHeight="251675648" behindDoc="0" locked="0" layoutInCell="1" allowOverlap="1" wp14:anchorId="1A4F8FE3" wp14:editId="21F2A530">
                <wp:simplePos x="0" y="0"/>
                <wp:positionH relativeFrom="margin">
                  <wp:align>left</wp:align>
                </wp:positionH>
                <wp:positionV relativeFrom="paragraph">
                  <wp:posOffset>2051050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1DBEA936" w:rsidR="000D0526" w:rsidRDefault="000D0526" w:rsidP="00821C32">
                            <w:pPr>
                              <w:pStyle w:val="Caption"/>
                            </w:pPr>
                            <w:r>
                              <w:t xml:space="preserve">Figure </w:t>
                            </w:r>
                            <w:r w:rsidR="00A611B4">
                              <w:fldChar w:fldCharType="begin"/>
                            </w:r>
                            <w:r w:rsidR="00A611B4">
                              <w:instrText xml:space="preserve"> SEQ Figure \* ARABIC </w:instrText>
                            </w:r>
                            <w:r w:rsidR="00A611B4">
                              <w:fldChar w:fldCharType="separate"/>
                            </w:r>
                            <w:r w:rsidR="000B6F76">
                              <w:rPr>
                                <w:noProof/>
                              </w:rPr>
                              <w:t>3</w:t>
                            </w:r>
                            <w:r w:rsidR="00A611B4">
                              <w:rPr>
                                <w:noProof/>
                              </w:rPr>
                              <w:fldChar w:fldCharType="end"/>
                            </w:r>
                            <w:r>
                              <w:t>: Equation for CLR</w:t>
                            </w:r>
                          </w:p>
                          <w:p w14:paraId="63D726FF" w14:textId="17CE6BD7" w:rsidR="000D0526" w:rsidRPr="008A0B1F" w:rsidRDefault="000D0526" w:rsidP="007C1FDF">
                            <w:pPr>
                              <w:pStyle w:val="Caption"/>
                            </w:pPr>
                            <w:r>
                              <w:t xml:space="preserve">The equation describes the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are applied within a sample (i.e., row-wise).</w:t>
                            </w:r>
                          </w:p>
                          <w:p w14:paraId="3EB82E25" w14:textId="514F21F9" w:rsidR="000D0526" w:rsidRPr="007C1FDF" w:rsidRDefault="000D05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161.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" filled="f" stroked="f">
                <v:textbox inset="0,0,0,0">
                  <w:txbxContent>
                    <w:p w14:paraId="1CFC78FC" w14:textId="1DBEA936" w:rsidR="000D0526" w:rsidRDefault="000D0526" w:rsidP="00821C32">
                      <w:pPr>
                        <w:pStyle w:val="Caption"/>
                      </w:pPr>
                      <w:r>
                        <w:t xml:space="preserve">Figure </w:t>
                      </w:r>
                      <w:r w:rsidR="00A611B4">
                        <w:fldChar w:fldCharType="begin"/>
                      </w:r>
                      <w:r w:rsidR="00A611B4">
                        <w:instrText xml:space="preserve"> SEQ Figure \* ARABIC </w:instrText>
                      </w:r>
                      <w:r w:rsidR="00A611B4">
                        <w:fldChar w:fldCharType="separate"/>
                      </w:r>
                      <w:r w:rsidR="000B6F76">
                        <w:rPr>
                          <w:noProof/>
                        </w:rPr>
                        <w:t>3</w:t>
                      </w:r>
                      <w:r w:rsidR="00A611B4">
                        <w:rPr>
                          <w:noProof/>
                        </w:rPr>
                        <w:fldChar w:fldCharType="end"/>
                      </w:r>
                      <w:r>
                        <w:t>: Equation for CLR</w:t>
                      </w:r>
                    </w:p>
                    <w:p w14:paraId="63D726FF" w14:textId="17CE6BD7" w:rsidR="000D0526" w:rsidRPr="008A0B1F" w:rsidRDefault="000D0526" w:rsidP="007C1FDF">
                      <w:pPr>
                        <w:pStyle w:val="Caption"/>
                      </w:pPr>
                      <w:r>
                        <w:t xml:space="preserve">The equation describes the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are applied within a sample (i.e., row-wise).</w:t>
                      </w:r>
                    </w:p>
                    <w:p w14:paraId="3EB82E25" w14:textId="514F21F9" w:rsidR="000D0526" w:rsidRPr="007C1FDF" w:rsidRDefault="000D0526" w:rsidP="007C1FDF"/>
                  </w:txbxContent>
                </v:textbox>
                <w10:wrap type="topAndBottom" anchorx="margin"/>
              </v:shape>
            </w:pict>
          </mc:Fallback>
        </mc:AlternateContent>
      </w:r>
      <w:r w:rsidR="00046950" w:rsidRPr="00CC45D1">
        <w:rPr>
          <w:rFonts w:cstheme="minorHAnsi"/>
          <w:noProof/>
          <w:sz w:val="22"/>
          <w:szCs w:val="22"/>
        </w:rPr>
        <w:drawing>
          <wp:anchor distT="0" distB="0" distL="114300" distR="114300" simplePos="0" relativeHeight="251702272" behindDoc="0" locked="0" layoutInCell="1" allowOverlap="1" wp14:anchorId="56EB1E6C" wp14:editId="17BE68BF">
            <wp:simplePos x="0" y="0"/>
            <wp:positionH relativeFrom="margin">
              <wp:posOffset>1427057</wp:posOffset>
            </wp:positionH>
            <wp:positionV relativeFrom="paragraph">
              <wp:posOffset>798830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765936" w:rsidRPr="00CC45D1">
        <w:rPr>
          <w:rFonts w:cstheme="minorHAnsi"/>
          <w:sz w:val="22"/>
          <w:szCs w:val="22"/>
        </w:rPr>
        <w:t>Thankfully, there are more types of log-ratio transformatio</w:t>
      </w:r>
      <w:r w:rsidR="00765936" w:rsidRPr="00E60AA7">
        <w:rPr>
          <w:rFonts w:cstheme="minorHAnsi"/>
          <w:sz w:val="22"/>
          <w:szCs w:val="22"/>
        </w:rPr>
        <w:t>n,</w:t>
      </w:r>
      <w:r w:rsidR="00765936" w:rsidRPr="00CC45D1">
        <w:rPr>
          <w:rFonts w:cstheme="minorHAnsi"/>
          <w:sz w:val="22"/>
          <w:szCs w:val="22"/>
        </w:rPr>
        <w:t xml:space="preserve"> that are easier to understand and therefore interpret. As a result of this, it was decided to use two types of log-ratio transformation here: ALR (additive log-ratio) and CLR (centered log-ratio)</w:t>
      </w:r>
    </w:p>
    <w:p w14:paraId="26B8FEC3" w14:textId="3AA8A845" w:rsidR="00765936" w:rsidRPr="00CC45D1" w:rsidRDefault="00765936" w:rsidP="00765936">
      <w:pPr>
        <w:spacing w:line="360" w:lineRule="auto"/>
        <w:jc w:val="both"/>
        <w:rPr>
          <w:rFonts w:cstheme="minorHAnsi"/>
          <w:sz w:val="22"/>
          <w:szCs w:val="22"/>
        </w:rPr>
      </w:pPr>
      <w:r w:rsidRPr="00CC45D1">
        <w:rPr>
          <w:rFonts w:cstheme="minorHAnsi"/>
          <w:sz w:val="22"/>
          <w:szCs w:val="22"/>
        </w:rPr>
        <w:lastRenderedPageBreak/>
        <w:t xml:space="preserve">In CLR, log-ratios are computed between each component and the geometric mean of all components </w:t>
      </w:r>
      <w:sdt>
        <w:sdtPr>
          <w:rPr>
            <w:rFonts w:cstheme="minorHAnsi"/>
            <w:sz w:val="22"/>
            <w:szCs w:val="22"/>
          </w:rPr>
          <w:alias w:val="To edit, see citavi.com/edit"/>
          <w:tag w:val="CitaviPlaceholder#1fed000e-dfe6-49f2-9815-48a3d44ca573"/>
          <w:id w:val="1497604847"/>
          <w:placeholder>
            <w:docPart w:val="AF5A63E5CD9E44758A4E376200BED9AF"/>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 xml:space="preserve">.  </w:t>
      </w:r>
      <w:commentRangeStart w:id="20"/>
      <w:r w:rsidRPr="00CC45D1">
        <w:rPr>
          <w:rFonts w:cstheme="minorHAnsi"/>
          <w:sz w:val="22"/>
          <w:szCs w:val="22"/>
        </w:rPr>
        <w:t>It has the advantage that it is computationally easy to d</w:t>
      </w:r>
      <w:r w:rsidR="00F54122">
        <w:rPr>
          <w:rFonts w:cstheme="minorHAnsi"/>
          <w:sz w:val="22"/>
          <w:szCs w:val="22"/>
        </w:rPr>
        <w:t>o</w:t>
      </w:r>
      <w:r w:rsidRPr="00CC45D1">
        <w:rPr>
          <w:rFonts w:cstheme="minorHAnsi"/>
          <w:sz w:val="22"/>
          <w:szCs w:val="22"/>
        </w:rPr>
        <w:t xml:space="preserve"> compared to ILRs. </w:t>
      </w:r>
      <w:commentRangeEnd w:id="20"/>
      <w:r w:rsidRPr="00CC45D1">
        <w:rPr>
          <w:rStyle w:val="CommentReference"/>
          <w:rFonts w:cstheme="minorHAnsi"/>
        </w:rPr>
        <w:commentReference w:id="20"/>
      </w:r>
      <w:r w:rsidRPr="00CC45D1">
        <w:rPr>
          <w:rFonts w:cstheme="minorHAnsi"/>
          <w:sz w:val="22"/>
          <w:szCs w:val="22"/>
        </w:rPr>
        <w:t xml:space="preserve">Furthermore, it reproduces the log-ratio geometry perfectly. However, it is not sub-compositionally coherent, because the whole composition (i.e., sample) is used to calculate the geometric mean and every sample will therefore use a different geometric mean, as well as every sub-composition. </w:t>
      </w:r>
      <w:commentRangeStart w:id="21"/>
      <w:r w:rsidRPr="00CC45D1">
        <w:rPr>
          <w:rFonts w:cstheme="minorHAnsi"/>
          <w:sz w:val="22"/>
          <w:szCs w:val="22"/>
        </w:rPr>
        <w:t xml:space="preserve">Unfortunately, it is not very useful </w:t>
      </w:r>
      <w:commentRangeEnd w:id="21"/>
      <w:r w:rsidRPr="00CC45D1">
        <w:rPr>
          <w:rStyle w:val="CommentReference"/>
          <w:rFonts w:cstheme="minorHAnsi"/>
        </w:rPr>
        <w:commentReference w:id="21"/>
      </w:r>
      <w:r w:rsidRPr="00CC45D1">
        <w:rPr>
          <w:rFonts w:cstheme="minorHAnsi"/>
          <w:sz w:val="22"/>
          <w:szCs w:val="22"/>
        </w:rPr>
        <w:t xml:space="preserve">in sparse data containing a lot of zeroes as this can skew the geometric mean </w:t>
      </w:r>
      <w:sdt>
        <w:sdtPr>
          <w:rPr>
            <w:rFonts w:cstheme="minorHAnsi"/>
            <w:sz w:val="22"/>
            <w:szCs w:val="22"/>
          </w:rPr>
          <w:alias w:val="To edit, see citavi.com/edit"/>
          <w:tag w:val="CitaviPlaceholder#86277484-628f-41bb-a10d-f274f449d7bf"/>
          <w:id w:val="-511678909"/>
          <w:placeholder>
            <w:docPart w:val="AF5A63E5CD9E44758A4E376200BED9AF"/>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w:t>
      </w:r>
    </w:p>
    <w:p w14:paraId="690B6C6F" w14:textId="45FA6817" w:rsidR="009D7FB9" w:rsidRPr="00CC45D1" w:rsidRDefault="009D7FB9" w:rsidP="008E27D7">
      <w:pPr>
        <w:spacing w:line="360" w:lineRule="auto"/>
        <w:jc w:val="both"/>
        <w:rPr>
          <w:rFonts w:cstheme="minorHAnsi"/>
          <w:sz w:val="22"/>
          <w:szCs w:val="22"/>
        </w:rPr>
      </w:pPr>
      <w:r w:rsidRPr="00CC45D1">
        <w:rPr>
          <w:rFonts w:cstheme="minorHAnsi"/>
          <w:noProof/>
          <w:sz w:val="22"/>
          <w:szCs w:val="22"/>
        </w:rPr>
        <w:drawing>
          <wp:anchor distT="0" distB="0" distL="114300" distR="114300" simplePos="0" relativeHeight="251703296" behindDoc="0" locked="0" layoutInCell="1" allowOverlap="1" wp14:anchorId="0EE81A01" wp14:editId="0BC3F644">
            <wp:simplePos x="0" y="0"/>
            <wp:positionH relativeFrom="margin">
              <wp:align>center</wp:align>
            </wp:positionH>
            <wp:positionV relativeFrom="paragraph">
              <wp:posOffset>547582</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CC45D1">
        <w:rPr>
          <w:rFonts w:cstheme="minorHAnsi"/>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741D7DFC" w:rsidR="000D0526" w:rsidRDefault="000D0526" w:rsidP="003D20CC">
                            <w:pPr>
                              <w:pStyle w:val="Caption"/>
                            </w:pPr>
                            <w:r>
                              <w:t xml:space="preserve">Figure </w:t>
                            </w:r>
                            <w:r w:rsidR="00A611B4">
                              <w:fldChar w:fldCharType="begin"/>
                            </w:r>
                            <w:r w:rsidR="00A611B4">
                              <w:instrText xml:space="preserve"> SEQ Figure \* ARABIC </w:instrText>
                            </w:r>
                            <w:r w:rsidR="00A611B4">
                              <w:fldChar w:fldCharType="separate"/>
                            </w:r>
                            <w:r w:rsidR="000B6F76">
                              <w:rPr>
                                <w:noProof/>
                              </w:rPr>
                              <w:t>4</w:t>
                            </w:r>
                            <w:r w:rsidR="00A611B4">
                              <w:rPr>
                                <w:noProof/>
                              </w:rPr>
                              <w:fldChar w:fldCharType="end"/>
                            </w:r>
                            <w:r>
                              <w:t>: Equation ALR</w:t>
                            </w:r>
                          </w:p>
                          <w:p w14:paraId="0A04A3EF" w14:textId="261B8F61" w:rsidR="000D0526" w:rsidRPr="008A0B1F" w:rsidRDefault="000D0526" w:rsidP="007C1FDF">
                            <w:pPr>
                              <w:pStyle w:val="Caption"/>
                            </w:pPr>
                            <w:r>
                              <w:t xml:space="preserve">The equation describes the calculation of ALR, with </w:t>
                            </w:r>
                            <w:proofErr w:type="spellStart"/>
                            <w:r>
                              <w:t>x</w:t>
                            </w:r>
                            <w:r>
                              <w:rPr>
                                <w:vertAlign w:val="subscript"/>
                              </w:rPr>
                              <w:t>j</w:t>
                            </w:r>
                            <w:proofErr w:type="spellEnd"/>
                            <w:r>
                              <w:t xml:space="preserve"> as vector of sample features, </w:t>
                            </w:r>
                            <w:r w:rsidRPr="008A0B1F">
                              <w:t>D</w:t>
                            </w:r>
                            <w:r>
                              <w:t xml:space="preserve"> the </w:t>
                            </w:r>
                            <w:r w:rsidRPr="008A0B1F">
                              <w:t>total</w:t>
                            </w:r>
                            <w:r>
                              <w:t xml:space="preserve"> number of features, and </w:t>
                            </w:r>
                            <w:proofErr w:type="spellStart"/>
                            <w:r>
                              <w:t>x</w:t>
                            </w:r>
                            <w:r>
                              <w:rPr>
                                <w:vertAlign w:val="subscript"/>
                              </w:rPr>
                              <w:t>ref</w:t>
                            </w:r>
                            <w:proofErr w:type="spellEnd"/>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741D7DFC" w:rsidR="000D0526" w:rsidRDefault="000D0526" w:rsidP="003D20CC">
                      <w:pPr>
                        <w:pStyle w:val="Caption"/>
                      </w:pPr>
                      <w:r>
                        <w:t xml:space="preserve">Figure </w:t>
                      </w:r>
                      <w:r w:rsidR="00A611B4">
                        <w:fldChar w:fldCharType="begin"/>
                      </w:r>
                      <w:r w:rsidR="00A611B4">
                        <w:instrText xml:space="preserve"> SEQ Figure \* ARABIC </w:instrText>
                      </w:r>
                      <w:r w:rsidR="00A611B4">
                        <w:fldChar w:fldCharType="separate"/>
                      </w:r>
                      <w:r w:rsidR="000B6F76">
                        <w:rPr>
                          <w:noProof/>
                        </w:rPr>
                        <w:t>4</w:t>
                      </w:r>
                      <w:r w:rsidR="00A611B4">
                        <w:rPr>
                          <w:noProof/>
                        </w:rPr>
                        <w:fldChar w:fldCharType="end"/>
                      </w:r>
                      <w:r>
                        <w:t>: Equation ALR</w:t>
                      </w:r>
                    </w:p>
                    <w:p w14:paraId="0A04A3EF" w14:textId="261B8F61" w:rsidR="000D0526" w:rsidRPr="008A0B1F" w:rsidRDefault="000D0526" w:rsidP="007C1FDF">
                      <w:pPr>
                        <w:pStyle w:val="Caption"/>
                      </w:pPr>
                      <w:r>
                        <w:t xml:space="preserve">The equation describes the calculation of ALR, with </w:t>
                      </w:r>
                      <w:proofErr w:type="spellStart"/>
                      <w:r>
                        <w:t>x</w:t>
                      </w:r>
                      <w:r>
                        <w:rPr>
                          <w:vertAlign w:val="subscript"/>
                        </w:rPr>
                        <w:t>j</w:t>
                      </w:r>
                      <w:proofErr w:type="spellEnd"/>
                      <w:r>
                        <w:t xml:space="preserve"> as vector of sample features, </w:t>
                      </w:r>
                      <w:r w:rsidRPr="008A0B1F">
                        <w:t>D</w:t>
                      </w:r>
                      <w:r>
                        <w:t xml:space="preserve"> the </w:t>
                      </w:r>
                      <w:r w:rsidRPr="008A0B1F">
                        <w:t>total</w:t>
                      </w:r>
                      <w:r>
                        <w:t xml:space="preserve"> number of features, and </w:t>
                      </w:r>
                      <w:proofErr w:type="spellStart"/>
                      <w:r>
                        <w:t>x</w:t>
                      </w:r>
                      <w:r>
                        <w:rPr>
                          <w:vertAlign w:val="subscript"/>
                        </w:rPr>
                        <w:t>ref</w:t>
                      </w:r>
                      <w:proofErr w:type="spellEnd"/>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Pr="00CC45D1">
        <w:rPr>
          <w:rFonts w:cstheme="minorHAnsi"/>
          <w:sz w:val="22"/>
          <w:szCs w:val="22"/>
        </w:rPr>
        <w:t>The second log-ratio transformation is ALR. Here</w:t>
      </w:r>
      <w:r w:rsidR="004C5EC1" w:rsidRPr="00CC45D1">
        <w:rPr>
          <w:rFonts w:cstheme="minorHAnsi"/>
          <w:sz w:val="22"/>
          <w:szCs w:val="22"/>
        </w:rPr>
        <w:t xml:space="preserve">, the </w:t>
      </w:r>
      <w:r w:rsidRPr="00CC45D1">
        <w:rPr>
          <w:rFonts w:cstheme="minorHAnsi"/>
          <w:sz w:val="22"/>
          <w:szCs w:val="22"/>
        </w:rPr>
        <w:t>log-ratio</w:t>
      </w:r>
      <w:r w:rsidR="004C5EC1" w:rsidRPr="00CC45D1">
        <w:rPr>
          <w:rFonts w:cstheme="minorHAnsi"/>
          <w:sz w:val="22"/>
          <w:szCs w:val="22"/>
        </w:rPr>
        <w:t xml:space="preserve"> is taken of each </w:t>
      </w:r>
      <w:r w:rsidR="004D2115" w:rsidRPr="00CC45D1">
        <w:rPr>
          <w:rFonts w:cstheme="minorHAnsi"/>
          <w:sz w:val="22"/>
          <w:szCs w:val="22"/>
        </w:rPr>
        <w:t>feature</w:t>
      </w:r>
      <w:r w:rsidR="004C5EC1" w:rsidRPr="00CC45D1">
        <w:rPr>
          <w:rFonts w:cstheme="minorHAnsi"/>
          <w:sz w:val="22"/>
          <w:szCs w:val="22"/>
        </w:rPr>
        <w:t xml:space="preserve"> within a composition and divided by a </w:t>
      </w:r>
      <w:r w:rsidRPr="00CC45D1">
        <w:rPr>
          <w:rFonts w:cstheme="minorHAnsi"/>
          <w:sz w:val="22"/>
          <w:szCs w:val="22"/>
        </w:rPr>
        <w:t xml:space="preserve">chosen </w:t>
      </w:r>
      <w:r w:rsidR="004C5EC1" w:rsidRPr="00CC45D1">
        <w:rPr>
          <w:rFonts w:cstheme="minorHAnsi"/>
          <w:sz w:val="22"/>
          <w:szCs w:val="22"/>
        </w:rPr>
        <w:t xml:space="preserve">reference feature. </w:t>
      </w:r>
    </w:p>
    <w:p w14:paraId="025C63ED" w14:textId="77777777" w:rsidR="00765936" w:rsidRPr="00CC45D1" w:rsidRDefault="00765936" w:rsidP="00765936">
      <w:pPr>
        <w:spacing w:line="360" w:lineRule="auto"/>
        <w:jc w:val="both"/>
        <w:rPr>
          <w:rFonts w:cstheme="minorHAnsi"/>
          <w:sz w:val="22"/>
          <w:szCs w:val="22"/>
        </w:rPr>
      </w:pPr>
      <w:r w:rsidRPr="00CC45D1">
        <w:rPr>
          <w:rFonts w:cstheme="minorHAnsi"/>
          <w:sz w:val="22"/>
          <w:szCs w:val="22"/>
        </w:rPr>
        <w:t xml:space="preserve">Thus, the interpretation of ALR log-ratios is very straight-forward, as one can interpret a change in all features with respect to the reference. ALR transformed values are also sub-compositional coherent, which is traded for a small loss in isometry. The biggest problem with ALR is the choice of reference. A reference can simply be chosen by the scientist, for example when they want to compare one bacterium to all others. However, if one is unsure about the choice of reference, Greenacre et al. (2021) proposed to use three criteria to find a good reference: (i) the reference component should maximize the Procrustes correlation between the additive log-ratio geometry and the exact log-ratio geometry, (ii) the reference should minimize the variance of log-transformed components, and (iii) it should be a well-populated component. </w:t>
      </w:r>
    </w:p>
    <w:p w14:paraId="2D722AAE" w14:textId="77777777" w:rsidR="00765936" w:rsidRPr="00CC45D1" w:rsidRDefault="00765936" w:rsidP="00765936">
      <w:pPr>
        <w:spacing w:line="360" w:lineRule="auto"/>
        <w:jc w:val="both"/>
        <w:rPr>
          <w:rFonts w:cstheme="minorHAnsi"/>
          <w:sz w:val="22"/>
          <w:szCs w:val="22"/>
        </w:rPr>
      </w:pPr>
      <w:r w:rsidRPr="00CC45D1">
        <w:rPr>
          <w:rFonts w:cstheme="minorHAnsi"/>
          <w:sz w:val="22"/>
          <w:szCs w:val="22"/>
        </w:rPr>
        <w:t xml:space="preserve">This means the optimal reference can be determined computationally. Using these guidelines </w:t>
      </w:r>
      <w:commentRangeStart w:id="22"/>
      <w:r w:rsidRPr="00CC45D1">
        <w:rPr>
          <w:rFonts w:cstheme="minorHAnsi"/>
          <w:sz w:val="22"/>
          <w:szCs w:val="22"/>
        </w:rPr>
        <w:t>produces additive log-ratios being near-isometric,</w:t>
      </w:r>
      <w:commentRangeEnd w:id="22"/>
      <w:r>
        <w:rPr>
          <w:rStyle w:val="CommentReference"/>
        </w:rPr>
        <w:commentReference w:id="22"/>
      </w:r>
      <w:r w:rsidRPr="00CC45D1">
        <w:rPr>
          <w:rFonts w:cstheme="minorHAnsi"/>
          <w:sz w:val="22"/>
          <w:szCs w:val="22"/>
        </w:rPr>
        <w:t xml:space="preserve"> which would make </w:t>
      </w:r>
      <w:commentRangeStart w:id="23"/>
      <w:r w:rsidRPr="00CC45D1">
        <w:rPr>
          <w:rFonts w:cstheme="minorHAnsi"/>
          <w:sz w:val="22"/>
          <w:szCs w:val="22"/>
        </w:rPr>
        <w:t>them a fa</w:t>
      </w:r>
      <w:commentRangeEnd w:id="23"/>
      <w:r>
        <w:rPr>
          <w:rStyle w:val="CommentReference"/>
        </w:rPr>
        <w:commentReference w:id="23"/>
      </w:r>
      <w:r w:rsidRPr="00CC45D1">
        <w:rPr>
          <w:rFonts w:cstheme="minorHAnsi"/>
          <w:sz w:val="22"/>
          <w:szCs w:val="22"/>
        </w:rPr>
        <w:t>vorable log-transformation. The obvious drawback is the computational complexity when a Procrustes analysis is used, which increases especially in higher-dimension</w:t>
      </w:r>
      <w:commentRangeStart w:id="24"/>
      <w:commentRangeStart w:id="25"/>
      <w:commentRangeStart w:id="26"/>
      <w:r w:rsidRPr="00CC45D1">
        <w:rPr>
          <w:rFonts w:cstheme="minorHAnsi"/>
          <w:sz w:val="22"/>
          <w:szCs w:val="22"/>
        </w:rPr>
        <w:t xml:space="preserve">al data. </w:t>
      </w:r>
      <w:commentRangeEnd w:id="24"/>
      <w:r w:rsidRPr="00CC45D1">
        <w:rPr>
          <w:rStyle w:val="CommentReference"/>
          <w:rFonts w:cstheme="minorHAnsi"/>
        </w:rPr>
        <w:commentReference w:id="24"/>
      </w:r>
      <w:commentRangeEnd w:id="25"/>
      <w:r w:rsidRPr="00CC45D1">
        <w:rPr>
          <w:rStyle w:val="CommentReference"/>
          <w:rFonts w:cstheme="minorHAnsi"/>
        </w:rPr>
        <w:commentReference w:id="25"/>
      </w:r>
      <w:commentRangeEnd w:id="26"/>
      <w:r w:rsidRPr="00CC45D1">
        <w:rPr>
          <w:rStyle w:val="CommentReference"/>
          <w:rFonts w:cstheme="minorHAnsi"/>
        </w:rPr>
        <w:commentReference w:id="26"/>
      </w:r>
    </w:p>
    <w:p w14:paraId="738CA3B9" w14:textId="2EC26959" w:rsidR="003E6DD4" w:rsidRPr="00CC45D1" w:rsidRDefault="003E6DD4">
      <w:pPr>
        <w:rPr>
          <w:rFonts w:cstheme="minorHAnsi"/>
          <w:sz w:val="22"/>
          <w:szCs w:val="22"/>
        </w:rPr>
      </w:pPr>
      <w:r w:rsidRPr="00CC45D1">
        <w:rPr>
          <w:rFonts w:cstheme="minorHAnsi"/>
          <w:sz w:val="22"/>
          <w:szCs w:val="22"/>
        </w:rPr>
        <w:br w:type="page"/>
      </w:r>
    </w:p>
    <w:p w14:paraId="2548DB0B" w14:textId="77D73277" w:rsidR="008A6E79" w:rsidRPr="00CC45D1" w:rsidRDefault="004428CF" w:rsidP="00116FD6">
      <w:pPr>
        <w:pStyle w:val="Heading2"/>
        <w:rPr>
          <w:rFonts w:cstheme="minorHAnsi"/>
        </w:rPr>
      </w:pPr>
      <w:bookmarkStart w:id="27" w:name="_Toc106540038"/>
      <w:bookmarkEnd w:id="6"/>
      <w:r w:rsidRPr="00CC45D1">
        <w:rPr>
          <w:rFonts w:cstheme="minorHAnsi"/>
        </w:rPr>
        <w:lastRenderedPageBreak/>
        <w:t>The Problem</w:t>
      </w:r>
      <w:r w:rsidR="001845D2" w:rsidRPr="00CC45D1">
        <w:rPr>
          <w:rFonts w:cstheme="minorHAnsi"/>
        </w:rPr>
        <w:t>s</w:t>
      </w:r>
      <w:bookmarkEnd w:id="27"/>
    </w:p>
    <w:p w14:paraId="63908D29" w14:textId="6D1145A6" w:rsidR="00FB0616" w:rsidRPr="00CC45D1" w:rsidRDefault="000D0526" w:rsidP="008E27D7">
      <w:pPr>
        <w:pStyle w:val="Default"/>
        <w:spacing w:line="360" w:lineRule="auto"/>
        <w:jc w:val="both"/>
        <w:rPr>
          <w:rFonts w:asciiTheme="minorHAnsi" w:hAnsiTheme="minorHAnsi" w:cstheme="minorHAnsi"/>
          <w:color w:val="auto"/>
          <w:sz w:val="22"/>
          <w:szCs w:val="22"/>
          <w:lang w:val="en-US"/>
        </w:rPr>
      </w:pPr>
      <w:r w:rsidRPr="00CC45D1">
        <w:rPr>
          <w:rFonts w:asciiTheme="minorHAnsi" w:hAnsiTheme="minorHAnsi" w:cstheme="minorHAnsi"/>
          <w:color w:val="auto"/>
          <w:sz w:val="22"/>
          <w:szCs w:val="22"/>
          <w:lang w:val="en-US"/>
        </w:rPr>
        <w:t xml:space="preserve">Machine Learning models are of great interest for microbiome analysis, as they allow detection of biomarkers, phenotypes or microbial taxa, as well as other interesting tasks, that are not possible with the standard microbiome tool kit </w:t>
      </w:r>
      <w:sdt>
        <w:sdtPr>
          <w:rPr>
            <w:rFonts w:asciiTheme="minorHAnsi" w:hAnsiTheme="minorHAnsi" w:cstheme="minorHAnsi"/>
            <w:color w:val="auto"/>
            <w:sz w:val="22"/>
            <w:szCs w:val="22"/>
            <w:lang w:val="en-US"/>
          </w:rPr>
          <w:alias w:val="To edit, see citavi.com/edit"/>
          <w:tag w:val="CitaviPlaceholder#b6b26c18-29ec-4201-9620-7ba1b9789da1"/>
          <w:id w:val="881598868"/>
          <w:placeholder>
            <w:docPart w:val="867D8F356C4C4428AC03544F592607D5"/>
          </w:placeholder>
        </w:sdtPr>
        <w:sdtEndPr/>
        <w:sdtContent>
          <w:r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2LTA2VDA5OjQ2OjE3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yLjAuMCJ9}</w:instrText>
          </w:r>
          <w:r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(Marcos-Zambrano et al. 2021)</w:t>
          </w:r>
          <w:r w:rsidRPr="00CC45D1">
            <w:rPr>
              <w:rFonts w:asciiTheme="minorHAnsi" w:hAnsiTheme="minorHAnsi" w:cstheme="minorHAnsi"/>
              <w:color w:val="auto"/>
              <w:sz w:val="22"/>
              <w:szCs w:val="22"/>
              <w:lang w:val="en-US"/>
            </w:rPr>
            <w:fldChar w:fldCharType="end"/>
          </w:r>
        </w:sdtContent>
      </w:sdt>
      <w:r w:rsidRPr="00CC45D1">
        <w:rPr>
          <w:rFonts w:asciiTheme="minorHAnsi" w:hAnsiTheme="minorHAnsi" w:cstheme="minorHAnsi"/>
          <w:color w:val="auto"/>
          <w:sz w:val="22"/>
          <w:szCs w:val="22"/>
          <w:lang w:val="en-US"/>
        </w:rPr>
        <w:t xml:space="preserve">. </w:t>
      </w:r>
      <w:r w:rsidR="00FF0BE6" w:rsidRPr="00CC45D1">
        <w:rPr>
          <w:rFonts w:asciiTheme="minorHAnsi" w:hAnsiTheme="minorHAnsi" w:cstheme="minorHAnsi"/>
          <w:color w:val="auto"/>
          <w:sz w:val="22"/>
          <w:szCs w:val="22"/>
          <w:lang w:val="en-US"/>
        </w:rPr>
        <w:t xml:space="preserve">In supervised Machine Learning a model is learned that makes predictions on new data and can identify genomic features that underlie a predictive model </w:t>
      </w:r>
      <w:sdt>
        <w:sdtPr>
          <w:rPr>
            <w:rFonts w:asciiTheme="minorHAnsi" w:hAnsiTheme="minorHAnsi" w:cstheme="minorHAnsi"/>
            <w:color w:val="auto"/>
            <w:sz w:val="22"/>
            <w:szCs w:val="22"/>
            <w:lang w:val="en-US"/>
          </w:rPr>
          <w:alias w:val="To edit, see citavi.com/edit"/>
          <w:tag w:val="CitaviPlaceholder#50dd1751-8588-4075-a776-6454b9013825"/>
          <w:id w:val="301047041"/>
          <w:placeholder>
            <w:docPart w:val="DefaultPlaceholder_-1854013440"/>
          </w:placeholder>
        </w:sdtPr>
        <w:sdtEndPr/>
        <w:sdtContent>
          <w:r w:rsidR="000A7D0D"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zEyYTBhLTNjZTEtNDQ1My1hYjE3LTM5M2I1MTQ4YmE5Z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UwZGQxNzUxLTg1ODgtNDA3NS1hNzc2LTY0NTRiOTAxMzgyNSIsIlRleHQiOiIoV2hhbGVuIGV0IGFsLiAyMDIyKSIsIldBSVZlcnNpb24iOiI2LjEyLjAuMCJ9}</w:instrText>
          </w:r>
          <w:r w:rsidR="000A7D0D"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(Whalen et al. 2022)</w:t>
          </w:r>
          <w:r w:rsidR="000A7D0D" w:rsidRPr="00CC45D1">
            <w:rPr>
              <w:rFonts w:asciiTheme="minorHAnsi" w:hAnsiTheme="minorHAnsi" w:cstheme="minorHAnsi"/>
              <w:color w:val="auto"/>
              <w:sz w:val="22"/>
              <w:szCs w:val="22"/>
              <w:lang w:val="en-US"/>
            </w:rPr>
            <w:fldChar w:fldCharType="end"/>
          </w:r>
        </w:sdtContent>
      </w:sdt>
      <w:r w:rsidR="000A7D0D" w:rsidRPr="00CC45D1">
        <w:rPr>
          <w:rFonts w:asciiTheme="minorHAnsi" w:hAnsiTheme="minorHAnsi" w:cstheme="minorHAnsi"/>
          <w:color w:val="auto"/>
          <w:sz w:val="22"/>
          <w:szCs w:val="22"/>
          <w:lang w:val="en-US"/>
        </w:rPr>
        <w:t>.</w:t>
      </w:r>
      <w:r w:rsidR="00FF0BE6" w:rsidRPr="00CC45D1">
        <w:rPr>
          <w:rFonts w:asciiTheme="minorHAnsi" w:hAnsiTheme="minorHAnsi" w:cstheme="minorHAnsi"/>
          <w:color w:val="auto"/>
          <w:sz w:val="22"/>
          <w:szCs w:val="22"/>
          <w:lang w:val="en-US"/>
        </w:rPr>
        <w:t xml:space="preserve"> </w:t>
      </w:r>
      <w:r w:rsidR="00F428B9" w:rsidRPr="00CC45D1">
        <w:rPr>
          <w:rFonts w:asciiTheme="minorHAnsi" w:hAnsiTheme="minorHAnsi" w:cstheme="minorHAnsi"/>
          <w:color w:val="auto"/>
          <w:sz w:val="22"/>
          <w:szCs w:val="22"/>
          <w:lang w:val="en-US"/>
        </w:rPr>
        <w:t xml:space="preserve">The hopes are that with the help of AI-based techniques we can transform clinical decision-making and extract more knowledge from the amount of data available to us </w:t>
      </w:r>
      <w:sdt>
        <w:sdtPr>
          <w:rPr>
            <w:rFonts w:asciiTheme="minorHAnsi" w:hAnsiTheme="minorHAnsi" w:cstheme="minorHAnsi"/>
            <w:color w:val="auto"/>
            <w:sz w:val="22"/>
            <w:szCs w:val="22"/>
            <w:lang w:val="en-US"/>
          </w:rPr>
          <w:alias w:val="To edit, see citavi.com/edit"/>
          <w:tag w:val="CitaviPlaceholder#8f883138-cd46-40e1-aad9-a0b89879c087"/>
          <w:id w:val="1386373872"/>
          <w:placeholder>
            <w:docPart w:val="DefaultPlaceholder_-1854013440"/>
          </w:placeholder>
        </w:sdtPr>
        <w:sdtEndPr/>
        <w:sdtContent>
          <w:r w:rsidR="000A7D0D"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WFkNTgxLTZiYTQtNDljZC1iY2U5LTBhNDY5MDQwZTRiM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zNDUxMTI2NyIsIlVyaVN0cmluZyI6Imh0dHA6Ly93d3cubmNiaS5ubG0ubmloLmdvdi9wdWJtZWQvMzQ1MTEyN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NVQxOTo1NDoyMSIsIk1vZGlmaWVkQnkiOiJfSmVubmlmZXIgTmV1bWFpZXIiLCJJZCI6IjExZjBjYWQ0LTUxMzYtNDIxOC1iMDI4LWI2NzYxMmQzZjFlOSIsIk1vZGlmaWVkT24iOiIyMDIyLTA2LTA1VDE5OjU0OjI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FydG1lZC4yMDIxLjEwMjE1OCIsIlVyaVN0cmluZyI6Imh0dHBzOi8vZG9pLm9yZy8xMC4xMDE2L2ouYXJ0bWVkLjIwMjEuMTAyMT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VUMTk6NTQ6MjEiLCJNb2RpZmllZEJ5IjoiX0plbm5pZmVyIE5ldW1haWVyIiwiSWQiOiI2MDkwZGU3NC0yMDQ3LTQzZmYtYmY4ZS0yNzE3Y2Q3Y2E1NmMiLCJNb2RpZmllZE9uIjoiMjAyMi0wNi0wNVQxOTo1NDoyMS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OGY4ODMxMzgtY2Q0Ni00MGUxLWFhZDktYTBiODk4NzljMDg3IiwiVGV4dCI6IihRdWlubiBldCBhbC4gMjAyMikiLCJXQUlWZXJzaW9uIjoiNi4xMi4wLjAifQ==}</w:instrText>
          </w:r>
          <w:r w:rsidR="000A7D0D"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(Quinn et al. 2022)</w:t>
          </w:r>
          <w:r w:rsidR="000A7D0D" w:rsidRPr="00CC45D1">
            <w:rPr>
              <w:rFonts w:asciiTheme="minorHAnsi" w:hAnsiTheme="minorHAnsi" w:cstheme="minorHAnsi"/>
              <w:color w:val="auto"/>
              <w:sz w:val="22"/>
              <w:szCs w:val="22"/>
              <w:lang w:val="en-US"/>
            </w:rPr>
            <w:fldChar w:fldCharType="end"/>
          </w:r>
        </w:sdtContent>
      </w:sdt>
      <w:r w:rsidR="000A7D0D" w:rsidRPr="00CC45D1">
        <w:rPr>
          <w:rFonts w:asciiTheme="minorHAnsi" w:hAnsiTheme="minorHAnsi" w:cstheme="minorHAnsi"/>
          <w:color w:val="auto"/>
          <w:sz w:val="22"/>
          <w:szCs w:val="22"/>
          <w:lang w:val="en-US"/>
        </w:rPr>
        <w:t>.</w:t>
      </w:r>
      <w:r w:rsidR="00F428B9" w:rsidRPr="00CC45D1">
        <w:rPr>
          <w:rFonts w:asciiTheme="minorHAnsi" w:hAnsiTheme="minorHAnsi" w:cstheme="minorHAnsi"/>
          <w:color w:val="auto"/>
          <w:sz w:val="22"/>
          <w:szCs w:val="22"/>
          <w:lang w:val="en-US"/>
        </w:rPr>
        <w:t xml:space="preserve"> </w:t>
      </w:r>
    </w:p>
    <w:p w14:paraId="1DBC4BF3" w14:textId="77777777" w:rsidR="00C0286A" w:rsidRPr="00CC45D1" w:rsidRDefault="00C0286A" w:rsidP="008E27D7">
      <w:pPr>
        <w:autoSpaceDE w:val="0"/>
        <w:autoSpaceDN w:val="0"/>
        <w:adjustRightInd w:val="0"/>
        <w:spacing w:before="0" w:after="0" w:line="360" w:lineRule="auto"/>
        <w:jc w:val="both"/>
        <w:rPr>
          <w:rFonts w:cstheme="minorHAnsi"/>
          <w:sz w:val="22"/>
          <w:szCs w:val="22"/>
        </w:rPr>
      </w:pPr>
    </w:p>
    <w:p w14:paraId="74C9CF5C" w14:textId="2A7787F5" w:rsidR="00CC45D1" w:rsidRPr="00CC45D1" w:rsidRDefault="00FF0BE6" w:rsidP="00CC45D1">
      <w:pPr>
        <w:pStyle w:val="Default"/>
        <w:spacing w:line="360" w:lineRule="auto"/>
        <w:jc w:val="both"/>
        <w:rPr>
          <w:rFonts w:asciiTheme="minorHAnsi" w:hAnsiTheme="minorHAnsi" w:cstheme="minorHAnsi"/>
          <w:sz w:val="22"/>
          <w:szCs w:val="22"/>
          <w:lang w:val="en-US"/>
        </w:rPr>
      </w:pPr>
      <w:r w:rsidRPr="00CC45D1">
        <w:rPr>
          <w:rFonts w:asciiTheme="minorHAnsi" w:hAnsiTheme="minorHAnsi" w:cstheme="minorHAnsi"/>
          <w:color w:val="auto"/>
          <w:sz w:val="22"/>
          <w:szCs w:val="22"/>
          <w:lang w:val="en-US"/>
        </w:rPr>
        <w:t xml:space="preserve">However, </w:t>
      </w:r>
      <w:r w:rsidR="00F428B9" w:rsidRPr="00CC45D1">
        <w:rPr>
          <w:rFonts w:asciiTheme="minorHAnsi" w:hAnsiTheme="minorHAnsi" w:cstheme="minorHAnsi"/>
          <w:color w:val="auto"/>
          <w:sz w:val="22"/>
          <w:szCs w:val="22"/>
          <w:lang w:val="en-US"/>
        </w:rPr>
        <w:t xml:space="preserve">while </w:t>
      </w:r>
      <w:r w:rsidRPr="00CC45D1">
        <w:rPr>
          <w:rFonts w:asciiTheme="minorHAnsi" w:hAnsiTheme="minorHAnsi" w:cstheme="minorHAnsi"/>
          <w:color w:val="auto"/>
          <w:sz w:val="22"/>
          <w:szCs w:val="22"/>
          <w:lang w:val="en-US"/>
        </w:rPr>
        <w:t>modern machine learning algorithms</w:t>
      </w:r>
      <w:r w:rsidR="00F428B9" w:rsidRPr="00CC45D1">
        <w:rPr>
          <w:rFonts w:asciiTheme="minorHAnsi" w:hAnsiTheme="minorHAnsi" w:cstheme="minorHAnsi"/>
          <w:color w:val="auto"/>
          <w:sz w:val="22"/>
          <w:szCs w:val="22"/>
          <w:lang w:val="en-US"/>
        </w:rPr>
        <w:t xml:space="preserve"> are very powerful, they come with a great lack of transparency. It is hard to understand </w:t>
      </w:r>
      <w:r w:rsidR="000A7D0D" w:rsidRPr="00CC45D1">
        <w:rPr>
          <w:rFonts w:asciiTheme="minorHAnsi" w:hAnsiTheme="minorHAnsi" w:cstheme="minorHAnsi"/>
          <w:color w:val="auto"/>
          <w:sz w:val="22"/>
          <w:szCs w:val="22"/>
          <w:lang w:val="en-US"/>
        </w:rPr>
        <w:t>how and why</w:t>
      </w:r>
      <w:r w:rsidR="00F428B9" w:rsidRPr="00CC45D1">
        <w:rPr>
          <w:rFonts w:asciiTheme="minorHAnsi" w:hAnsiTheme="minorHAnsi" w:cstheme="minorHAnsi"/>
          <w:color w:val="auto"/>
          <w:sz w:val="22"/>
          <w:szCs w:val="22"/>
          <w:lang w:val="en-US"/>
        </w:rPr>
        <w:t xml:space="preserve"> the model makes predictions. Especially deep neural networks are considered “black boxes” as the inner workings remain incomprehensible to the outsider and the lack of quality assurances goes against good scientific practice</w:t>
      </w:r>
      <w:r w:rsidR="006261EB" w:rsidRPr="00CC45D1">
        <w:rPr>
          <w:rFonts w:asciiTheme="minorHAnsi" w:hAnsiTheme="minorHAnsi" w:cstheme="minorHAnsi"/>
          <w:color w:val="auto"/>
          <w:sz w:val="22"/>
          <w:szCs w:val="22"/>
          <w:lang w:val="en-US"/>
        </w:rPr>
        <w:t xml:space="preserve"> </w:t>
      </w:r>
      <w:sdt>
        <w:sdtPr>
          <w:rPr>
            <w:rFonts w:asciiTheme="minorHAnsi" w:hAnsiTheme="minorHAnsi" w:cstheme="minorHAnsi"/>
            <w:color w:val="auto"/>
            <w:sz w:val="22"/>
            <w:szCs w:val="22"/>
            <w:lang w:val="en-US"/>
          </w:rPr>
          <w:alias w:val="To edit, see citavi.com/edit"/>
          <w:tag w:val="CitaviPlaceholder#02c1ca5c-e892-4ec5-a5dd-b754321b998a"/>
          <w:id w:val="-1438210338"/>
          <w:placeholder>
            <w:docPart w:val="DefaultPlaceholder_-1854013440"/>
          </w:placeholder>
        </w:sdtPr>
        <w:sdtEndPr/>
        <w:sdtContent>
          <w:r w:rsidR="006261EB"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Mjg0M2FhLWMyOWEtNDAzMC04YThiLWI5ODQwZWY5YWUwZ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zNDUxMTI2NyIsIlVyaVN0cmluZyI6Imh0dHA6Ly93d3cubmNiaS5ubG0ubmloLmdvdi9wdWJtZWQvMzQ1MTEyN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NVQxOTo1NDoyMSIsIk1vZGlmaWVkQnkiOiJfSmVubmlmZXIgTmV1bWFpZXIiLCJJZCI6IjExZjBjYWQ0LTUxMzYtNDIxOC1iMDI4LWI2NzYxMmQzZjFlOSIsIk1vZGlmaWVkT24iOiIyMDIyLTA2LTA1VDE5OjU0OjI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FydG1lZC4yMDIxLjEwMjE1OCIsIlVyaVN0cmluZyI6Imh0dHBzOi8vZG9pLm9yZy8xMC4xMDE2L2ouYXJ0bWVkLjIwMjEuMTAyMT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VUMTk6NTQ6MjEiLCJNb2RpZmllZEJ5IjoiX0plbm5pZmVyIE5ldW1haWVyIiwiSWQiOiI2MDkwZGU3NC0yMDQ3LTQzZmYtYmY4ZS0yNzE3Y2Q3Y2E1NmMiLCJNb2RpZmllZE9uIjoiMjAyMi0wNi0wNVQxOTo1NDoyMS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MDJjMWNhNWMtZTg5Mi00ZWM1LWE1ZGQtYjc1NDMyMWI5OThhIiwiVGV4dCI6IihRdWlubiBldCBhbC4gMjAyMikiLCJXQUlWZXJzaW9uIjoiNi4xMi4wLjAifQ==}</w:instrText>
          </w:r>
          <w:r w:rsidR="006261EB"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(Quinn et al. 2022)</w:t>
          </w:r>
          <w:r w:rsidR="006261EB" w:rsidRPr="00CC45D1">
            <w:rPr>
              <w:rFonts w:asciiTheme="minorHAnsi" w:hAnsiTheme="minorHAnsi" w:cstheme="minorHAnsi"/>
              <w:color w:val="auto"/>
              <w:sz w:val="22"/>
              <w:szCs w:val="22"/>
              <w:lang w:val="en-US"/>
            </w:rPr>
            <w:fldChar w:fldCharType="end"/>
          </w:r>
        </w:sdtContent>
      </w:sdt>
      <w:r w:rsidR="00F428B9" w:rsidRPr="00CC45D1">
        <w:rPr>
          <w:rFonts w:asciiTheme="minorHAnsi" w:hAnsiTheme="minorHAnsi" w:cstheme="minorHAnsi"/>
          <w:color w:val="auto"/>
          <w:sz w:val="22"/>
          <w:szCs w:val="22"/>
          <w:lang w:val="en-US"/>
        </w:rPr>
        <w:t>.</w:t>
      </w:r>
      <w:r w:rsidR="00FB0616" w:rsidRPr="00CC45D1">
        <w:rPr>
          <w:rFonts w:asciiTheme="minorHAnsi" w:hAnsiTheme="minorHAnsi" w:cstheme="minorHAnsi"/>
          <w:color w:val="auto"/>
          <w:sz w:val="22"/>
          <w:szCs w:val="22"/>
          <w:lang w:val="en-US"/>
        </w:rPr>
        <w:t xml:space="preserve"> </w:t>
      </w:r>
      <w:r w:rsidR="006261EB" w:rsidRPr="00CC45D1">
        <w:rPr>
          <w:rFonts w:asciiTheme="minorHAnsi" w:hAnsiTheme="minorHAnsi" w:cstheme="minorHAnsi"/>
          <w:color w:val="auto"/>
          <w:sz w:val="22"/>
          <w:szCs w:val="22"/>
          <w:lang w:val="en-US"/>
        </w:rPr>
        <w:t>As it</w:t>
      </w:r>
      <w:r w:rsidR="00FB0616" w:rsidRPr="00CC45D1">
        <w:rPr>
          <w:rFonts w:asciiTheme="minorHAnsi" w:hAnsiTheme="minorHAnsi" w:cstheme="minorHAnsi"/>
          <w:color w:val="auto"/>
          <w:sz w:val="22"/>
          <w:szCs w:val="22"/>
          <w:lang w:val="en-US"/>
        </w:rPr>
        <w:t xml:space="preserve"> has been shown that well-specified machine learning models </w:t>
      </w:r>
      <w:r w:rsidR="00116FD6" w:rsidRPr="00CC45D1">
        <w:rPr>
          <w:rFonts w:asciiTheme="minorHAnsi" w:hAnsiTheme="minorHAnsi" w:cstheme="minorHAnsi"/>
          <w:color w:val="auto"/>
          <w:sz w:val="22"/>
          <w:szCs w:val="22"/>
          <w:lang w:val="en-US"/>
        </w:rPr>
        <w:t>outperform</w:t>
      </w:r>
      <w:r w:rsidR="00FB0616" w:rsidRPr="00CC45D1">
        <w:rPr>
          <w:rFonts w:asciiTheme="minorHAnsi" w:hAnsiTheme="minorHAnsi" w:cstheme="minorHAnsi"/>
          <w:color w:val="auto"/>
          <w:sz w:val="22"/>
          <w:szCs w:val="22"/>
          <w:lang w:val="en-US"/>
        </w:rPr>
        <w:t xml:space="preserve"> deep learning models </w:t>
      </w:r>
      <w:sdt>
        <w:sdtPr>
          <w:rPr>
            <w:rFonts w:asciiTheme="minorHAnsi" w:hAnsiTheme="minorHAnsi" w:cstheme="minorHAnsi"/>
            <w:color w:val="auto"/>
            <w:sz w:val="22"/>
            <w:szCs w:val="22"/>
          </w:rPr>
          <w:alias w:val="To edit, see citavi.com/edit"/>
          <w:tag w:val="CitaviPlaceholder#adf2a539-fca5-4bfa-8db5-07b1aaf5f36a"/>
          <w:id w:val="543492453"/>
          <w:placeholder>
            <w:docPart w:val="DefaultPlaceholder_-1854013440"/>
          </w:placeholder>
        </w:sdtPr>
        <w:sdtEndPr/>
        <w:sdtContent>
          <w:r w:rsidR="00FB0616" w:rsidRPr="00CC45D1">
            <w:rPr>
              <w:rFonts w:asciiTheme="minorHAnsi" w:hAnsiTheme="minorHAnsi" w:cstheme="minorHAnsi"/>
              <w:color w:val="auto"/>
              <w:sz w:val="22"/>
              <w:szCs w:val="22"/>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mUyMmY2LWVlNGItNDhjMy1hYjY0LTE0Y2M5NDM3Y2FlMC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2FkZjJhNTM5LWZjYTUtNGJmYS04ZGI1LTA3YjFhYWY1ZjM2YSIsIlRleHQiOiIoQmFpbGx5IGV0IGFsLiAyMDIyKSIsIldBSVZlcnNpb24iOiI2LjEyLjAuMCJ9}</w:instrText>
          </w:r>
          <w:r w:rsidR="00FB0616" w:rsidRPr="00CC45D1">
            <w:rPr>
              <w:rFonts w:asciiTheme="minorHAnsi" w:hAnsiTheme="minorHAnsi" w:cstheme="minorHAnsi"/>
              <w:color w:val="auto"/>
              <w:sz w:val="22"/>
              <w:szCs w:val="22"/>
            </w:rPr>
            <w:fldChar w:fldCharType="separate"/>
          </w:r>
          <w:r w:rsidR="00431736">
            <w:rPr>
              <w:rFonts w:asciiTheme="minorHAnsi" w:hAnsiTheme="minorHAnsi" w:cstheme="minorHAnsi"/>
              <w:color w:val="auto"/>
              <w:sz w:val="22"/>
              <w:szCs w:val="22"/>
              <w:lang w:val="en-US"/>
            </w:rPr>
            <w:t>(Bailly et al. 2022)</w:t>
          </w:r>
          <w:r w:rsidR="00FB0616" w:rsidRPr="00CC45D1">
            <w:rPr>
              <w:rFonts w:asciiTheme="minorHAnsi" w:hAnsiTheme="minorHAnsi" w:cstheme="minorHAnsi"/>
              <w:color w:val="auto"/>
              <w:sz w:val="22"/>
              <w:szCs w:val="22"/>
            </w:rPr>
            <w:fldChar w:fldCharType="end"/>
          </w:r>
        </w:sdtContent>
      </w:sdt>
      <w:r w:rsidR="006261EB" w:rsidRPr="00CC45D1">
        <w:rPr>
          <w:rFonts w:asciiTheme="minorHAnsi" w:hAnsiTheme="minorHAnsi" w:cstheme="minorHAnsi"/>
          <w:color w:val="auto"/>
          <w:sz w:val="22"/>
          <w:szCs w:val="22"/>
          <w:lang w:val="en-US"/>
        </w:rPr>
        <w:t xml:space="preserve">, and that they allow easier interpretation, </w:t>
      </w:r>
      <w:r w:rsidR="00C0286A" w:rsidRPr="00CC45D1">
        <w:rPr>
          <w:rFonts w:asciiTheme="minorHAnsi" w:hAnsiTheme="minorHAnsi" w:cstheme="minorHAnsi"/>
          <w:color w:val="auto"/>
          <w:sz w:val="22"/>
          <w:szCs w:val="22"/>
          <w:lang w:val="en-US"/>
        </w:rPr>
        <w:t>more focus is currently put on supervised Machine Learning models like generalized linear models (GLM), support vector machines (SVM) or random forests algorithms (RF</w:t>
      </w:r>
      <w:r w:rsidR="006261EB" w:rsidRPr="00CC45D1">
        <w:rPr>
          <w:rFonts w:asciiTheme="minorHAnsi" w:hAnsiTheme="minorHAnsi" w:cstheme="minorHAnsi"/>
          <w:color w:val="auto"/>
          <w:sz w:val="22"/>
          <w:szCs w:val="22"/>
          <w:lang w:val="en-US"/>
        </w:rPr>
        <w:t>).</w:t>
      </w:r>
      <w:r w:rsidR="00C0286A" w:rsidRPr="00CC45D1">
        <w:rPr>
          <w:rFonts w:asciiTheme="minorHAnsi" w:hAnsiTheme="minorHAnsi" w:cstheme="minorHAnsi"/>
          <w:color w:val="auto"/>
          <w:sz w:val="22"/>
          <w:szCs w:val="22"/>
          <w:lang w:val="en-US"/>
        </w:rPr>
        <w:t xml:space="preserve"> Still, </w:t>
      </w:r>
      <w:r w:rsidR="000D0526" w:rsidRPr="00CC45D1">
        <w:rPr>
          <w:rFonts w:asciiTheme="minorHAnsi" w:hAnsiTheme="minorHAnsi" w:cstheme="minorHAnsi"/>
          <w:color w:val="auto"/>
          <w:sz w:val="22"/>
          <w:szCs w:val="22"/>
          <w:lang w:val="en-US"/>
        </w:rPr>
        <w:t xml:space="preserve">a correct application </w:t>
      </w:r>
      <w:r w:rsidR="00C0286A" w:rsidRPr="00CC45D1">
        <w:rPr>
          <w:rFonts w:asciiTheme="minorHAnsi" w:hAnsiTheme="minorHAnsi" w:cstheme="minorHAnsi"/>
          <w:color w:val="auto"/>
          <w:sz w:val="22"/>
          <w:szCs w:val="22"/>
          <w:lang w:val="en-US"/>
        </w:rPr>
        <w:t xml:space="preserve">and assessment </w:t>
      </w:r>
      <w:r w:rsidR="000D0526" w:rsidRPr="00CC45D1">
        <w:rPr>
          <w:rFonts w:asciiTheme="minorHAnsi" w:hAnsiTheme="minorHAnsi" w:cstheme="minorHAnsi"/>
          <w:color w:val="auto"/>
          <w:sz w:val="22"/>
          <w:szCs w:val="22"/>
          <w:lang w:val="en-US"/>
        </w:rPr>
        <w:t xml:space="preserve">of </w:t>
      </w:r>
      <w:r w:rsidR="006261EB" w:rsidRPr="00CC45D1">
        <w:rPr>
          <w:rFonts w:asciiTheme="minorHAnsi" w:hAnsiTheme="minorHAnsi" w:cstheme="minorHAnsi"/>
          <w:color w:val="auto"/>
          <w:sz w:val="22"/>
          <w:szCs w:val="22"/>
          <w:lang w:val="en-US"/>
        </w:rPr>
        <w:t>M</w:t>
      </w:r>
      <w:r w:rsidR="000D0526" w:rsidRPr="00CC45D1">
        <w:rPr>
          <w:rFonts w:asciiTheme="minorHAnsi" w:hAnsiTheme="minorHAnsi" w:cstheme="minorHAnsi"/>
          <w:color w:val="auto"/>
          <w:sz w:val="22"/>
          <w:szCs w:val="22"/>
          <w:lang w:val="en-US"/>
        </w:rPr>
        <w:t xml:space="preserve">achine </w:t>
      </w:r>
      <w:r w:rsidR="006261EB" w:rsidRPr="00CC45D1">
        <w:rPr>
          <w:rFonts w:asciiTheme="minorHAnsi" w:hAnsiTheme="minorHAnsi" w:cstheme="minorHAnsi"/>
          <w:color w:val="auto"/>
          <w:sz w:val="22"/>
          <w:szCs w:val="22"/>
          <w:lang w:val="en-US"/>
        </w:rPr>
        <w:t>L</w:t>
      </w:r>
      <w:r w:rsidR="000D0526" w:rsidRPr="00CC45D1">
        <w:rPr>
          <w:rFonts w:asciiTheme="minorHAnsi" w:hAnsiTheme="minorHAnsi" w:cstheme="minorHAnsi"/>
          <w:color w:val="auto"/>
          <w:sz w:val="22"/>
          <w:szCs w:val="22"/>
          <w:lang w:val="en-US"/>
        </w:rPr>
        <w:t>earning models is key to reproducible and interpretable research results.</w:t>
      </w:r>
      <w:r w:rsidR="00C0286A" w:rsidRPr="00CC45D1">
        <w:rPr>
          <w:rFonts w:asciiTheme="minorHAnsi" w:hAnsiTheme="minorHAnsi" w:cstheme="minorHAnsi"/>
          <w:sz w:val="22"/>
          <w:szCs w:val="22"/>
          <w:lang w:val="en-US"/>
        </w:rPr>
        <w:t xml:space="preserve"> </w:t>
      </w:r>
    </w:p>
    <w:p w14:paraId="0C6175E1" w14:textId="77777777" w:rsidR="00CC45D1" w:rsidRPr="00CC45D1" w:rsidRDefault="00CC45D1" w:rsidP="00CC45D1">
      <w:pPr>
        <w:pStyle w:val="Default"/>
        <w:spacing w:line="360" w:lineRule="auto"/>
        <w:jc w:val="both"/>
        <w:rPr>
          <w:rFonts w:asciiTheme="minorHAnsi" w:hAnsiTheme="minorHAnsi" w:cstheme="minorHAnsi"/>
          <w:color w:val="auto"/>
          <w:sz w:val="22"/>
          <w:szCs w:val="22"/>
          <w:lang w:val="en-US"/>
        </w:rPr>
      </w:pPr>
    </w:p>
    <w:p w14:paraId="48B06AA5" w14:textId="77777777" w:rsidR="00CC45D1" w:rsidRPr="00CC45D1" w:rsidRDefault="00C0286A" w:rsidP="00CC45D1">
      <w:pPr>
        <w:pStyle w:val="Default"/>
        <w:spacing w:line="360" w:lineRule="auto"/>
        <w:jc w:val="both"/>
        <w:rPr>
          <w:rFonts w:asciiTheme="minorHAnsi" w:hAnsiTheme="minorHAnsi" w:cstheme="minorHAnsi"/>
          <w:color w:val="auto"/>
          <w:sz w:val="22"/>
          <w:szCs w:val="22"/>
          <w:lang w:val="en-US"/>
        </w:rPr>
      </w:pPr>
      <w:r w:rsidRPr="00CC45D1">
        <w:rPr>
          <w:rFonts w:asciiTheme="minorHAnsi" w:hAnsiTheme="minorHAnsi" w:cstheme="minorHAnsi"/>
          <w:color w:val="auto"/>
          <w:sz w:val="22"/>
          <w:szCs w:val="22"/>
          <w:lang w:val="en-US"/>
        </w:rPr>
        <w:t xml:space="preserve">Now, with compositional data </w:t>
      </w:r>
      <w:r w:rsidR="007C6312" w:rsidRPr="00CC45D1">
        <w:rPr>
          <w:rFonts w:asciiTheme="minorHAnsi" w:hAnsiTheme="minorHAnsi" w:cstheme="minorHAnsi"/>
          <w:color w:val="auto"/>
          <w:sz w:val="22"/>
          <w:szCs w:val="22"/>
          <w:lang w:val="en-US"/>
        </w:rPr>
        <w:t xml:space="preserve">and log-ratio transformations, </w:t>
      </w:r>
      <w:r w:rsidRPr="00CC45D1">
        <w:rPr>
          <w:rFonts w:asciiTheme="minorHAnsi" w:hAnsiTheme="minorHAnsi" w:cstheme="minorHAnsi"/>
          <w:color w:val="auto"/>
          <w:sz w:val="22"/>
          <w:szCs w:val="22"/>
          <w:lang w:val="en-US"/>
        </w:rPr>
        <w:t xml:space="preserve">a new step stone should be introduced to Machine Learning. </w:t>
      </w:r>
      <w:r w:rsidR="00442ABA" w:rsidRPr="00CC45D1">
        <w:rPr>
          <w:rFonts w:asciiTheme="minorHAnsi" w:hAnsiTheme="minorHAnsi" w:cstheme="minorHAnsi"/>
          <w:color w:val="auto"/>
          <w:sz w:val="22"/>
          <w:szCs w:val="22"/>
          <w:lang w:val="en-US"/>
        </w:rPr>
        <w:t>Some problems become apparent when combining microbiome data, Mach</w:t>
      </w:r>
      <w:r w:rsidR="00C81217" w:rsidRPr="00CC45D1">
        <w:rPr>
          <w:rFonts w:asciiTheme="minorHAnsi" w:hAnsiTheme="minorHAnsi" w:cstheme="minorHAnsi"/>
          <w:color w:val="auto"/>
          <w:sz w:val="22"/>
          <w:szCs w:val="22"/>
          <w:lang w:val="en-US"/>
        </w:rPr>
        <w:t xml:space="preserve">ine </w:t>
      </w:r>
      <w:r w:rsidR="00341D59" w:rsidRPr="00CC45D1">
        <w:rPr>
          <w:rFonts w:asciiTheme="minorHAnsi" w:hAnsiTheme="minorHAnsi" w:cstheme="minorHAnsi"/>
          <w:color w:val="auto"/>
          <w:sz w:val="22"/>
          <w:szCs w:val="22"/>
          <w:lang w:val="en-US"/>
        </w:rPr>
        <w:t>Learning,</w:t>
      </w:r>
      <w:r w:rsidR="00C81217" w:rsidRPr="00CC45D1">
        <w:rPr>
          <w:rFonts w:asciiTheme="minorHAnsi" w:hAnsiTheme="minorHAnsi" w:cstheme="minorHAnsi"/>
          <w:color w:val="auto"/>
          <w:sz w:val="22"/>
          <w:szCs w:val="22"/>
          <w:lang w:val="en-US"/>
        </w:rPr>
        <w:t xml:space="preserve"> and log-ratio transformations.</w:t>
      </w:r>
      <w:r w:rsidR="00CC45D1" w:rsidRPr="00CC45D1">
        <w:rPr>
          <w:rFonts w:asciiTheme="minorHAnsi" w:hAnsiTheme="minorHAnsi" w:cstheme="minorHAnsi"/>
          <w:color w:val="auto"/>
          <w:sz w:val="22"/>
          <w:szCs w:val="22"/>
          <w:lang w:val="en-US"/>
        </w:rPr>
        <w:t xml:space="preserve"> Firstly, it is not known how relevant the introduced properties log-ratio transformations are for Machine Learning purposes. It seems logical that scale invariance, permutation and perturbation invariance should be of importance, but considering that Machine Learning can theoretically make use of the whole output from a sequencing machine, it is in question if for example sub-compositional coherence is relevant and how this impacts the choice of log-ratio transformations. </w:t>
      </w:r>
    </w:p>
    <w:p w14:paraId="74F4EDF8" w14:textId="77777777" w:rsidR="00CC45D1" w:rsidRPr="00CC45D1" w:rsidRDefault="00CC45D1" w:rsidP="00CC45D1">
      <w:pPr>
        <w:pStyle w:val="Default"/>
        <w:spacing w:line="360" w:lineRule="auto"/>
        <w:jc w:val="both"/>
        <w:rPr>
          <w:rFonts w:asciiTheme="minorHAnsi" w:hAnsiTheme="minorHAnsi" w:cstheme="minorHAnsi"/>
          <w:color w:val="auto"/>
          <w:sz w:val="22"/>
          <w:szCs w:val="22"/>
          <w:lang w:val="en-US"/>
        </w:rPr>
      </w:pPr>
    </w:p>
    <w:p w14:paraId="3226ADA1" w14:textId="6E7A0A7E" w:rsidR="007C6312" w:rsidRPr="00431736" w:rsidRDefault="0014523B" w:rsidP="0014523B">
      <w:pPr>
        <w:pStyle w:val="Default"/>
        <w:spacing w:line="360" w:lineRule="auto"/>
        <w:jc w:val="both"/>
        <w:rPr>
          <w:rFonts w:asciiTheme="minorHAnsi" w:hAnsiTheme="minorHAnsi" w:cstheme="minorHAnsi"/>
          <w:sz w:val="22"/>
          <w:szCs w:val="22"/>
          <w:lang w:val="en-US"/>
        </w:rPr>
      </w:pPr>
      <w:r w:rsidRPr="00F567BA">
        <w:rPr>
          <w:rFonts w:asciiTheme="minorHAnsi" w:hAnsiTheme="minorHAnsi" w:cstheme="minorHAnsi"/>
          <w:strike/>
          <w:sz w:val="22"/>
          <w:szCs w:val="22"/>
          <w:lang w:val="en-US"/>
        </w:rPr>
        <w:t>Secondly, i</w:t>
      </w:r>
      <w:r w:rsidR="001845D2" w:rsidRPr="00F567BA">
        <w:rPr>
          <w:rFonts w:asciiTheme="minorHAnsi" w:hAnsiTheme="minorHAnsi" w:cstheme="minorHAnsi"/>
          <w:strike/>
          <w:sz w:val="22"/>
          <w:szCs w:val="22"/>
          <w:lang w:val="en-US"/>
        </w:rPr>
        <w:t xml:space="preserve">t has been foreshadowed in the previous section that </w:t>
      </w:r>
      <w:commentRangeStart w:id="28"/>
      <w:r w:rsidR="001845D2" w:rsidRPr="00F567BA">
        <w:rPr>
          <w:rFonts w:asciiTheme="minorHAnsi" w:hAnsiTheme="minorHAnsi" w:cstheme="minorHAnsi"/>
          <w:strike/>
          <w:sz w:val="22"/>
          <w:szCs w:val="22"/>
          <w:lang w:val="en-US"/>
        </w:rPr>
        <w:t xml:space="preserve">microbiome data itself is a problem for both </w:t>
      </w:r>
      <w:commentRangeEnd w:id="28"/>
      <w:r w:rsidR="00575D9A" w:rsidRPr="00F567BA">
        <w:rPr>
          <w:rStyle w:val="CommentReference"/>
          <w:rFonts w:asciiTheme="minorHAnsi" w:hAnsiTheme="minorHAnsi" w:cstheme="minorBidi"/>
          <w:strike/>
          <w:color w:val="auto"/>
          <w:lang w:val="en-US"/>
        </w:rPr>
        <w:commentReference w:id="28"/>
      </w:r>
      <w:r w:rsidR="001845D2" w:rsidRPr="00F567BA">
        <w:rPr>
          <w:rFonts w:asciiTheme="minorHAnsi" w:hAnsiTheme="minorHAnsi" w:cstheme="minorHAnsi"/>
          <w:strike/>
          <w:sz w:val="22"/>
          <w:szCs w:val="22"/>
          <w:lang w:val="en-US"/>
        </w:rPr>
        <w:t>log-ratio transformation and machine learning.</w:t>
      </w:r>
      <w:r w:rsidR="001845D2" w:rsidRPr="00CC45D1">
        <w:rPr>
          <w:rFonts w:asciiTheme="minorHAnsi" w:hAnsiTheme="minorHAnsi" w:cstheme="minorHAnsi"/>
          <w:sz w:val="22"/>
          <w:szCs w:val="22"/>
          <w:lang w:val="en-US"/>
        </w:rPr>
        <w:t xml:space="preserve"> </w:t>
      </w:r>
      <w:r w:rsidR="00F567BA">
        <w:rPr>
          <w:rFonts w:asciiTheme="minorHAnsi" w:hAnsiTheme="minorHAnsi" w:cstheme="minorHAnsi"/>
          <w:sz w:val="22"/>
          <w:szCs w:val="22"/>
          <w:lang w:val="en-US"/>
        </w:rPr>
        <w:t>Additionally, m</w:t>
      </w:r>
      <w:r w:rsidR="001845D2" w:rsidRPr="00431736">
        <w:rPr>
          <w:rFonts w:asciiTheme="minorHAnsi" w:hAnsiTheme="minorHAnsi" w:cstheme="minorHAnsi"/>
          <w:sz w:val="22"/>
          <w:szCs w:val="22"/>
          <w:lang w:val="en-US"/>
        </w:rPr>
        <w:t>icrobiome sequencing data is usually very sparse, which means it contains a lot of zeroes and therefore it is left-skewed in its distribution</w:t>
      </w:r>
      <w:r w:rsidR="00713E7D" w:rsidRPr="00431736">
        <w:rPr>
          <w:rFonts w:asciiTheme="minorHAnsi" w:hAnsiTheme="minorHAnsi" w:cstheme="minorHAnsi"/>
          <w:sz w:val="22"/>
          <w:szCs w:val="22"/>
          <w:lang w:val="en-US"/>
        </w:rPr>
        <w:t xml:space="preserve"> </w:t>
      </w:r>
      <w:sdt>
        <w:sdtPr>
          <w:rPr>
            <w:rFonts w:asciiTheme="minorHAnsi" w:hAnsiTheme="minorHAnsi" w:cstheme="minorHAnsi"/>
            <w:sz w:val="22"/>
            <w:szCs w:val="22"/>
          </w:rPr>
          <w:alias w:val="To edit, see citavi.com/edit"/>
          <w:tag w:val="CitaviPlaceholder#bf609b02-4c6d-4b14-8426-96e103d20b28"/>
          <w:id w:val="1771888439"/>
          <w:placeholder>
            <w:docPart w:val="DefaultPlaceholder_-1854013440"/>
          </w:placeholder>
        </w:sdtPr>
        <w:sdtEndPr/>
        <w:sdtContent>
          <w:r w:rsidR="00637FE4" w:rsidRPr="00CC45D1">
            <w:rPr>
              <w:rFonts w:asciiTheme="minorHAnsi" w:hAnsiTheme="minorHAnsi" w:cstheme="minorHAnsi"/>
              <w:sz w:val="22"/>
              <w:szCs w:val="22"/>
            </w:rPr>
            <w:fldChar w:fldCharType="begin"/>
          </w:r>
          <w:r w:rsidR="00431736" w:rsidRPr="00431736">
            <w:rPr>
              <w:rFonts w:asciiTheme="minorHAnsi" w:hAnsiTheme="minorHAnsi" w:cstheme="minorHAnsi"/>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2ViZTE0LWNlMDMtNGUyZS05MWExLTE4ODA5M2RhMjRjN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w:instrText>
          </w:r>
          <w:r w:rsidR="00431736">
            <w:rPr>
              <w:rFonts w:asciiTheme="minorHAnsi" w:hAnsiTheme="minorHAnsi" w:cstheme="minorHAnsi"/>
              <w:sz w:val="22"/>
              <w:szCs w:val="22"/>
            </w:rPr>
            <w:instrText>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w:instrText>
          </w:r>
          <w:r w:rsidR="00431736" w:rsidRPr="00431736">
            <w:rPr>
              <w:rFonts w:asciiTheme="minorHAnsi" w:hAnsiTheme="minorHAnsi" w:cstheme="minorHAnsi"/>
              <w:sz w:val="22"/>
              <w:szCs w:val="22"/>
              <w:lang w:val="en-US"/>
            </w:rPr>
            <w:instrText>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mY2MDliMDItNGM2ZC00YjE0LTg0MjYtOTZlMTAzZDIwYjI4IiwiVGV4dCI6IihHbG9vciBldCBhbC4gMjAxNykiLCJXQUlWZXJzaW9uIjoiNi4xMi4wLjAifQ==}</w:instrText>
          </w:r>
          <w:r w:rsidR="00637FE4" w:rsidRPr="00CC45D1">
            <w:rPr>
              <w:rFonts w:asciiTheme="minorHAnsi" w:hAnsiTheme="minorHAnsi" w:cstheme="minorHAnsi"/>
              <w:sz w:val="22"/>
              <w:szCs w:val="22"/>
            </w:rPr>
            <w:fldChar w:fldCharType="separate"/>
          </w:r>
          <w:r w:rsidR="00431736" w:rsidRPr="00431736">
            <w:rPr>
              <w:rFonts w:asciiTheme="minorHAnsi" w:hAnsiTheme="minorHAnsi" w:cstheme="minorHAnsi"/>
              <w:sz w:val="22"/>
              <w:szCs w:val="22"/>
              <w:lang w:val="en-US"/>
            </w:rPr>
            <w:t>(Gloor et al. 2017)</w:t>
          </w:r>
          <w:r w:rsidR="00637FE4" w:rsidRPr="00CC45D1">
            <w:rPr>
              <w:rFonts w:asciiTheme="minorHAnsi" w:hAnsiTheme="minorHAnsi" w:cstheme="minorHAnsi"/>
              <w:sz w:val="22"/>
              <w:szCs w:val="22"/>
            </w:rPr>
            <w:fldChar w:fldCharType="end"/>
          </w:r>
        </w:sdtContent>
      </w:sdt>
      <w:r w:rsidR="001845D2" w:rsidRPr="00431736">
        <w:rPr>
          <w:rFonts w:asciiTheme="minorHAnsi" w:hAnsiTheme="minorHAnsi" w:cstheme="minorHAnsi"/>
          <w:sz w:val="22"/>
          <w:szCs w:val="22"/>
          <w:lang w:val="en-US"/>
        </w:rPr>
        <w:t>.</w:t>
      </w:r>
      <w:r w:rsidR="00637FE4" w:rsidRPr="00431736">
        <w:rPr>
          <w:rFonts w:asciiTheme="minorHAnsi" w:hAnsiTheme="minorHAnsi" w:cstheme="minorHAnsi"/>
          <w:sz w:val="22"/>
          <w:szCs w:val="22"/>
          <w:lang w:val="en-US"/>
        </w:rPr>
        <w:t xml:space="preserve"> </w:t>
      </w:r>
      <w:r w:rsidR="001845D2" w:rsidRPr="00431736">
        <w:rPr>
          <w:rFonts w:asciiTheme="minorHAnsi" w:hAnsiTheme="minorHAnsi" w:cstheme="minorHAnsi"/>
          <w:sz w:val="22"/>
          <w:szCs w:val="22"/>
          <w:lang w:val="en-US"/>
        </w:rPr>
        <w:t xml:space="preserve"> </w:t>
      </w:r>
    </w:p>
    <w:p w14:paraId="7BBA7015" w14:textId="77777777" w:rsidR="0014523B" w:rsidRPr="00431736" w:rsidRDefault="0014523B" w:rsidP="0014523B">
      <w:pPr>
        <w:pStyle w:val="Default"/>
        <w:spacing w:line="360" w:lineRule="auto"/>
        <w:jc w:val="both"/>
        <w:rPr>
          <w:rFonts w:asciiTheme="minorHAnsi" w:hAnsiTheme="minorHAnsi" w:cstheme="minorHAnsi"/>
          <w:sz w:val="22"/>
          <w:szCs w:val="22"/>
          <w:lang w:val="en-US"/>
        </w:rPr>
      </w:pPr>
    </w:p>
    <w:p w14:paraId="656022B5" w14:textId="4CA099F6" w:rsidR="00E00014" w:rsidRPr="00CC45D1" w:rsidRDefault="00E00014" w:rsidP="008E27D7">
      <w:pPr>
        <w:spacing w:line="360" w:lineRule="auto"/>
        <w:jc w:val="both"/>
        <w:rPr>
          <w:rFonts w:cstheme="minorHAnsi"/>
          <w:sz w:val="22"/>
          <w:szCs w:val="22"/>
        </w:rPr>
      </w:pPr>
      <w:r w:rsidRPr="00CC45D1">
        <w:rPr>
          <w:rFonts w:cstheme="minorHAnsi"/>
          <w:sz w:val="22"/>
          <w:szCs w:val="22"/>
        </w:rPr>
        <w:t xml:space="preserve">The zero values are especially problematic </w:t>
      </w:r>
      <w:r w:rsidR="00EE3462" w:rsidRPr="00CC45D1">
        <w:rPr>
          <w:rFonts w:cstheme="minorHAnsi"/>
          <w:sz w:val="22"/>
          <w:szCs w:val="22"/>
        </w:rPr>
        <w:t>in the context of</w:t>
      </w:r>
      <w:r w:rsidRPr="00CC45D1">
        <w:rPr>
          <w:rFonts w:cstheme="minorHAnsi"/>
          <w:sz w:val="22"/>
          <w:szCs w:val="22"/>
        </w:rPr>
        <w:t xml:space="preserve"> log-ratio transformation</w:t>
      </w:r>
      <w:r w:rsidR="005A404B" w:rsidRPr="00CC45D1">
        <w:rPr>
          <w:rFonts w:cstheme="minorHAnsi"/>
          <w:sz w:val="22"/>
          <w:szCs w:val="22"/>
        </w:rPr>
        <w:t xml:space="preserve">. The problem is two-fold. First, </w:t>
      </w:r>
      <w:r w:rsidR="006A6B7E" w:rsidRPr="00CC45D1">
        <w:rPr>
          <w:rFonts w:cstheme="minorHAnsi"/>
          <w:sz w:val="22"/>
          <w:szCs w:val="22"/>
        </w:rPr>
        <w:t>the logarithm of zero for any type of log is undefined. Secondly,</w:t>
      </w:r>
      <w:r w:rsidR="005A404B" w:rsidRPr="00CC45D1">
        <w:rPr>
          <w:rFonts w:cstheme="minorHAnsi"/>
          <w:sz w:val="22"/>
          <w:szCs w:val="22"/>
        </w:rPr>
        <w:t xml:space="preserve"> </w:t>
      </w:r>
      <w:r w:rsidR="006A6B7E" w:rsidRPr="00CC45D1">
        <w:rPr>
          <w:rFonts w:cstheme="minorHAnsi"/>
          <w:sz w:val="22"/>
          <w:szCs w:val="22"/>
        </w:rPr>
        <w:t xml:space="preserve">as also ratios are used, placing a zero in the denominator also leads to errors. </w:t>
      </w:r>
      <w:r w:rsidR="000B101E" w:rsidRPr="00CC45D1">
        <w:rPr>
          <w:rFonts w:cstheme="minorHAnsi"/>
          <w:sz w:val="22"/>
          <w:szCs w:val="22"/>
        </w:rPr>
        <w:t xml:space="preserve">Simply removing all features containing zeros, as Aitchison suggested </w:t>
      </w:r>
      <w:sdt>
        <w:sdtPr>
          <w:rPr>
            <w:rFonts w:cstheme="minorHAnsi"/>
            <w:sz w:val="22"/>
            <w:szCs w:val="22"/>
          </w:rPr>
          <w:alias w:val="To edit, see citavi.com/edit"/>
          <w:tag w:val="CitaviPlaceholder#ff345420-206d-45aa-9fca-e1bb21e9ad9e"/>
          <w:id w:val="-38676698"/>
          <w:placeholder>
            <w:docPart w:val="DefaultPlaceholder_-1854013440"/>
          </w:placeholder>
        </w:sdtPr>
        <w:sdtEndPr/>
        <w:sdtContent>
          <w:r w:rsidR="000B101E" w:rsidRPr="00CC45D1">
            <w:rPr>
              <w:rFonts w:cstheme="minorHAnsi"/>
              <w:sz w:val="22"/>
              <w:szCs w:val="22"/>
            </w:rPr>
            <w:fldChar w:fldCharType="begin"/>
          </w:r>
          <w:r w:rsidR="000B101E"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mM4YTRlLTUzZTQtNDcyNy04MWU5LTY0MTczNjNlNTFjMy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ZmMzQ1NDIwLTIwNmQtNDVhYS05ZmNhLWUxYmIyMWU5YWQ5ZSIsIlRleHQiOiIoQWl0Y2hpc29uIDE5ODIpIiwiV0FJVmVyc2lvbiI6IjYuMTIuMC4wIn0=}</w:instrText>
          </w:r>
          <w:r w:rsidR="000B101E" w:rsidRPr="00CC45D1">
            <w:rPr>
              <w:rFonts w:cstheme="minorHAnsi"/>
              <w:sz w:val="22"/>
              <w:szCs w:val="22"/>
            </w:rPr>
            <w:fldChar w:fldCharType="separate"/>
          </w:r>
          <w:r w:rsidR="00431736">
            <w:rPr>
              <w:rFonts w:cstheme="minorHAnsi"/>
              <w:sz w:val="22"/>
              <w:szCs w:val="22"/>
            </w:rPr>
            <w:t>(Aitchison 1982)</w:t>
          </w:r>
          <w:r w:rsidR="000B101E" w:rsidRPr="00CC45D1">
            <w:rPr>
              <w:rFonts w:cstheme="minorHAnsi"/>
              <w:sz w:val="22"/>
              <w:szCs w:val="22"/>
            </w:rPr>
            <w:fldChar w:fldCharType="end"/>
          </w:r>
        </w:sdtContent>
      </w:sdt>
      <w:r w:rsidR="000B101E" w:rsidRPr="00CC45D1">
        <w:rPr>
          <w:rFonts w:cstheme="minorHAnsi"/>
          <w:sz w:val="22"/>
          <w:szCs w:val="22"/>
        </w:rPr>
        <w:t xml:space="preserve"> is not practical, especially in a biological context, as </w:t>
      </w:r>
      <w:r w:rsidRPr="00CC45D1">
        <w:rPr>
          <w:rFonts w:cstheme="minorHAnsi"/>
          <w:sz w:val="22"/>
          <w:szCs w:val="22"/>
        </w:rPr>
        <w:t>it is quite possible to have features with zero values that have biological relevance, for example when comparing gene expressions between samples</w:t>
      </w:r>
      <w:r w:rsidR="000B101E" w:rsidRPr="00CC45D1">
        <w:rPr>
          <w:rFonts w:cstheme="minorHAnsi"/>
          <w:sz w:val="22"/>
          <w:szCs w:val="22"/>
        </w:rPr>
        <w:t xml:space="preserve">. </w:t>
      </w:r>
    </w:p>
    <w:p w14:paraId="6BC6A81B" w14:textId="697DC72B" w:rsidR="005A404B" w:rsidRPr="00CC45D1" w:rsidRDefault="000D0526" w:rsidP="008E27D7">
      <w:pPr>
        <w:spacing w:line="360" w:lineRule="auto"/>
        <w:jc w:val="both"/>
        <w:rPr>
          <w:rFonts w:cstheme="minorHAnsi"/>
          <w:sz w:val="22"/>
          <w:szCs w:val="22"/>
        </w:rPr>
      </w:pPr>
      <w:r w:rsidRPr="00CC45D1">
        <w:rPr>
          <w:rFonts w:cstheme="minorHAnsi"/>
          <w:sz w:val="22"/>
          <w:szCs w:val="22"/>
        </w:rPr>
        <w:t xml:space="preserve">For Machine Learning, zeros </w:t>
      </w:r>
      <w:r w:rsidR="00C81217" w:rsidRPr="00CC45D1">
        <w:rPr>
          <w:rFonts w:cstheme="minorHAnsi"/>
          <w:sz w:val="22"/>
          <w:szCs w:val="22"/>
        </w:rPr>
        <w:t xml:space="preserve">itself </w:t>
      </w:r>
      <w:r w:rsidRPr="00CC45D1">
        <w:rPr>
          <w:rFonts w:cstheme="minorHAnsi"/>
          <w:sz w:val="22"/>
          <w:szCs w:val="22"/>
        </w:rPr>
        <w:t>are not that problematic</w:t>
      </w:r>
      <w:r w:rsidR="00C81217" w:rsidRPr="00CC45D1">
        <w:rPr>
          <w:rFonts w:cstheme="minorHAnsi"/>
          <w:sz w:val="22"/>
          <w:szCs w:val="22"/>
        </w:rPr>
        <w:t xml:space="preserve">, still the </w:t>
      </w:r>
      <w:r w:rsidR="000A1772" w:rsidRPr="00CC45D1">
        <w:rPr>
          <w:rFonts w:cstheme="minorHAnsi"/>
          <w:sz w:val="22"/>
          <w:szCs w:val="22"/>
        </w:rPr>
        <w:t xml:space="preserve">sparse </w:t>
      </w:r>
      <w:r w:rsidR="00C81217" w:rsidRPr="00CC45D1">
        <w:rPr>
          <w:rFonts w:cstheme="minorHAnsi"/>
          <w:sz w:val="22"/>
          <w:szCs w:val="22"/>
        </w:rPr>
        <w:t xml:space="preserve">nature of microbiome </w:t>
      </w:r>
      <w:r w:rsidR="000A1772" w:rsidRPr="00CC45D1">
        <w:rPr>
          <w:rFonts w:cstheme="minorHAnsi"/>
          <w:sz w:val="22"/>
          <w:szCs w:val="22"/>
        </w:rPr>
        <w:t xml:space="preserve">data affects machine learning models </w:t>
      </w:r>
      <w:r w:rsidR="00C81217" w:rsidRPr="00CC45D1">
        <w:rPr>
          <w:rFonts w:cstheme="minorHAnsi"/>
          <w:sz w:val="22"/>
          <w:szCs w:val="22"/>
        </w:rPr>
        <w:t>on several technical levels:</w:t>
      </w:r>
      <w:r w:rsidR="000A1772" w:rsidRPr="00CC45D1">
        <w:rPr>
          <w:rFonts w:cstheme="minorHAnsi"/>
          <w:sz w:val="22"/>
          <w:szCs w:val="22"/>
        </w:rPr>
        <w:t xml:space="preserve"> </w:t>
      </w:r>
      <w:r w:rsidR="00C81217" w:rsidRPr="00CC45D1">
        <w:rPr>
          <w:rFonts w:cstheme="minorHAnsi"/>
          <w:sz w:val="22"/>
          <w:szCs w:val="22"/>
        </w:rPr>
        <w:t>the most problematic is</w:t>
      </w:r>
      <w:r w:rsidR="000A1772" w:rsidRPr="00CC45D1">
        <w:rPr>
          <w:rFonts w:cstheme="minorHAnsi"/>
          <w:sz w:val="22"/>
          <w:szCs w:val="22"/>
        </w:rPr>
        <w:t xml:space="preserve"> the increasing complexity of models</w:t>
      </w:r>
      <w:r w:rsidR="002104D8" w:rsidRPr="00CC45D1">
        <w:rPr>
          <w:rFonts w:cstheme="minorHAnsi"/>
          <w:sz w:val="22"/>
          <w:szCs w:val="22"/>
        </w:rPr>
        <w:t>, as it</w:t>
      </w:r>
      <w:r w:rsidR="000A1772" w:rsidRPr="00CC45D1">
        <w:rPr>
          <w:rFonts w:cstheme="minorHAnsi"/>
          <w:sz w:val="22"/>
          <w:szCs w:val="22"/>
        </w:rPr>
        <w:t xml:space="preserve"> need</w:t>
      </w:r>
      <w:r w:rsidR="002104D8" w:rsidRPr="00CC45D1">
        <w:rPr>
          <w:rFonts w:cstheme="minorHAnsi"/>
          <w:sz w:val="22"/>
          <w:szCs w:val="22"/>
        </w:rPr>
        <w:t>s</w:t>
      </w:r>
      <w:r w:rsidR="000A1772" w:rsidRPr="00CC45D1">
        <w:rPr>
          <w:rFonts w:cstheme="minorHAnsi"/>
          <w:sz w:val="22"/>
          <w:szCs w:val="22"/>
        </w:rPr>
        <w:t xml:space="preserve"> to fit more coefficients or have greater depth to account for all features. It has also been shown that too many features produce noise in the training data which can easily lead to overfitting and negatively impacts the predictive power</w:t>
      </w:r>
      <w:r w:rsidR="002104D8" w:rsidRPr="00CC45D1">
        <w:rPr>
          <w:rFonts w:cstheme="minorHAnsi"/>
          <w:sz w:val="22"/>
          <w:szCs w:val="22"/>
        </w:rPr>
        <w:t xml:space="preserve">. Similarly, a </w:t>
      </w:r>
      <w:r w:rsidR="00282B7E" w:rsidRPr="00CC45D1">
        <w:rPr>
          <w:rFonts w:cstheme="minorHAnsi"/>
          <w:sz w:val="22"/>
          <w:szCs w:val="22"/>
        </w:rPr>
        <w:t xml:space="preserve">machine learning model </w:t>
      </w:r>
      <w:r w:rsidR="002104D8" w:rsidRPr="00CC45D1">
        <w:rPr>
          <w:rFonts w:cstheme="minorHAnsi"/>
          <w:sz w:val="22"/>
          <w:szCs w:val="22"/>
        </w:rPr>
        <w:t>can also not</w:t>
      </w:r>
      <w:r w:rsidR="00282B7E" w:rsidRPr="00CC45D1">
        <w:rPr>
          <w:rFonts w:cstheme="minorHAnsi"/>
          <w:sz w:val="22"/>
          <w:szCs w:val="22"/>
        </w:rPr>
        <w:t xml:space="preserve"> differentiate between biological or technical zeros and therefore may underestimate </w:t>
      </w:r>
      <w:r w:rsidR="002104D8" w:rsidRPr="00CC45D1">
        <w:rPr>
          <w:rFonts w:cstheme="minorHAnsi"/>
          <w:sz w:val="22"/>
          <w:szCs w:val="22"/>
        </w:rPr>
        <w:t xml:space="preserve">the </w:t>
      </w:r>
      <w:r w:rsidR="00282B7E" w:rsidRPr="00CC45D1">
        <w:rPr>
          <w:rFonts w:cstheme="minorHAnsi"/>
          <w:sz w:val="22"/>
          <w:szCs w:val="22"/>
        </w:rPr>
        <w:t xml:space="preserve">importance of denser features. </w:t>
      </w:r>
    </w:p>
    <w:p w14:paraId="5E2BC365" w14:textId="4DDB2426" w:rsidR="002104D8" w:rsidRPr="00CC45D1" w:rsidRDefault="002104D8" w:rsidP="008E27D7">
      <w:pPr>
        <w:spacing w:line="360" w:lineRule="auto"/>
        <w:jc w:val="both"/>
        <w:rPr>
          <w:rFonts w:cstheme="minorHAnsi"/>
          <w:sz w:val="24"/>
          <w:szCs w:val="24"/>
          <w:lang w:val="de-DE"/>
        </w:rPr>
      </w:pPr>
      <w:r w:rsidRPr="00CC45D1">
        <w:rPr>
          <w:rFonts w:cstheme="minorHAnsi"/>
          <w:sz w:val="22"/>
          <w:szCs w:val="22"/>
        </w:rPr>
        <w:t xml:space="preserve">Studies in the last years contributed to streamlining Machine Learning pipelines and establishing a good-scientific-practice in order to ensure reproducibility and usability, also specifically for microbiome data </w:t>
      </w:r>
      <w:sdt>
        <w:sdtPr>
          <w:rPr>
            <w:rFonts w:cstheme="minorHAnsi"/>
            <w:sz w:val="22"/>
            <w:szCs w:val="22"/>
          </w:rPr>
          <w:alias w:val="To edit, see citavi.com/edit"/>
          <w:tag w:val="CitaviPlaceholder#e347612c-6b8d-47ee-b362-d8c6420a8f4b"/>
          <w:id w:val="-1446999291"/>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2RlMmUxLWJlOGEtNDcwOC1hN2M4LTMxNGZlNDFhZTkyNy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ZTM0NzYxMmMtNmI4ZC00N2VlLWIzNjItZDhjNjQyMGE4ZjRiIiwiVGV4dCI6IihKYXNuZXIgZXQgYWwuIDIwMjEpIiwiV0FJVmVyc2lvbiI6IjYuMTIuMC4wIn0=}</w:instrText>
          </w:r>
          <w:r w:rsidR="003269A0" w:rsidRPr="00CC45D1">
            <w:rPr>
              <w:rFonts w:cstheme="minorHAnsi"/>
              <w:sz w:val="22"/>
              <w:szCs w:val="22"/>
            </w:rPr>
            <w:fldChar w:fldCharType="separate"/>
          </w:r>
          <w:r w:rsidR="00431736">
            <w:rPr>
              <w:rFonts w:cstheme="minorHAnsi"/>
              <w:sz w:val="22"/>
              <w:szCs w:val="22"/>
            </w:rPr>
            <w:t>(Jasner et al. 2021)</w:t>
          </w:r>
          <w:r w:rsidR="003269A0" w:rsidRPr="00CC45D1">
            <w:rPr>
              <w:rFonts w:cstheme="minorHAnsi"/>
              <w:sz w:val="22"/>
              <w:szCs w:val="22"/>
            </w:rPr>
            <w:fldChar w:fldCharType="end"/>
          </w:r>
        </w:sdtContent>
      </w:sdt>
      <w:r w:rsidR="003269A0" w:rsidRPr="00CC45D1">
        <w:rPr>
          <w:rFonts w:cstheme="minorHAnsi"/>
          <w:sz w:val="22"/>
          <w:szCs w:val="22"/>
        </w:rPr>
        <w:t xml:space="preserve">. </w:t>
      </w:r>
      <w:r w:rsidRPr="00CC45D1">
        <w:rPr>
          <w:rFonts w:cstheme="minorHAnsi"/>
          <w:sz w:val="22"/>
          <w:szCs w:val="22"/>
        </w:rPr>
        <w:t xml:space="preserve">Additionally, studies showed how to reduce bias and error by recommending specific cross-validation procedures </w:t>
      </w:r>
      <w:sdt>
        <w:sdtPr>
          <w:rPr>
            <w:rFonts w:cstheme="minorHAnsi"/>
            <w:sz w:val="22"/>
            <w:szCs w:val="22"/>
          </w:rPr>
          <w:alias w:val="To edit, see citavi.com/edit"/>
          <w:tag w:val="CitaviPlaceholder#4bc17881-d28b-4c9c-bc95-3b7f74114425"/>
          <w:id w:val="1758784908"/>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WFiOTI5LTFlMDQtNDA0Yy1hZGQ1LTg0YmY3MTRjNGZlMC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YtMDZUMDk6NDY6MTc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M0YmMxNzg4MS1kMjhiLTRjOWMtYmM5NS0zYjdmNzQxMTQ0MjUiLCJUZXh0IjoiKFRzYW1hcmRpbm9zIGV0IGFsLiAyMDE1KSIsIldBSVZlcnNpb24iOiI2LjEyLjAuMCJ9}</w:instrText>
          </w:r>
          <w:r w:rsidR="003269A0" w:rsidRPr="00CC45D1">
            <w:rPr>
              <w:rFonts w:cstheme="minorHAnsi"/>
              <w:sz w:val="22"/>
              <w:szCs w:val="22"/>
            </w:rPr>
            <w:fldChar w:fldCharType="separate"/>
          </w:r>
          <w:r w:rsidR="00431736">
            <w:rPr>
              <w:rFonts w:cstheme="minorHAnsi"/>
              <w:sz w:val="22"/>
              <w:szCs w:val="22"/>
            </w:rPr>
            <w:t>(Tsamardinos et al. 2015)</w:t>
          </w:r>
          <w:r w:rsidR="003269A0" w:rsidRPr="00CC45D1">
            <w:rPr>
              <w:rFonts w:cstheme="minorHAnsi"/>
              <w:sz w:val="22"/>
              <w:szCs w:val="22"/>
            </w:rPr>
            <w:fldChar w:fldCharType="end"/>
          </w:r>
        </w:sdtContent>
      </w:sdt>
      <w:r w:rsidR="003269A0" w:rsidRPr="00CC45D1">
        <w:rPr>
          <w:rFonts w:cstheme="minorHAnsi"/>
          <w:sz w:val="22"/>
          <w:szCs w:val="22"/>
        </w:rPr>
        <w:t xml:space="preserve"> </w:t>
      </w:r>
      <w:r w:rsidRPr="00CC45D1">
        <w:rPr>
          <w:rFonts w:cstheme="minorHAnsi"/>
          <w:sz w:val="22"/>
          <w:szCs w:val="22"/>
        </w:rPr>
        <w:t xml:space="preserve">and the influence of sample size has been tried to estimate for various Machine Learning models </w:t>
      </w:r>
      <w:sdt>
        <w:sdtPr>
          <w:rPr>
            <w:rFonts w:cstheme="minorHAnsi"/>
            <w:sz w:val="22"/>
            <w:szCs w:val="22"/>
          </w:rPr>
          <w:alias w:val="To edit, see citavi.com/edit"/>
          <w:tag w:val="CitaviPlaceholder#838e90fb-c353-4a96-b80d-50f6b971bf68"/>
          <w:id w:val="2053188498"/>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mYzZDIyLTliMTAtNGJmZS1iM2JiLTVkOWU1NjE4MWM1ZiIsIlJhbmdlTGVuZ3RoIjoyMS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2VDA5OjQ2OjE3IiwiUHJvamVjdCI6eyIkcmVmIjoiNSJ9fSwiVXNlTnVtYmVyaW5nVHlwZU9mUGFyZW50RG9jdW1lbnQiOmZhbHNlfSx7IiRpZCI6IjE3IiwiJHR5cGUiOiJTd2lzc0FjYWRlbWljLkNpdGF2aS5DaXRhdGlvbnMuV29yZFBsYWNlaG9sZGVyRW50cnksIFN3aXNzQWNhZGVtaWMuQ2l0YXZpIiwiSWQiOiI2MWFmOWI0Yi05ZTVmLTQyZTMtYjkzMy1iMGY5YjA4ZmMxNWMiLCJSYW5nZVN0YXJ0IjoyMSwiUmFuZ2VMZW5ndGgiOjIw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LHsiJGlkIjoiMzMiLCIkdHlwZSI6IlN3aXNzQWNhZGVtaWMuQ2l0YXZpLkNpdGF0aW9ucy5Xb3JkUGxhY2Vob2xkZXJFbnRyeSwgU3dpc3NBY2FkZW1pYy5DaXRhdmkiLCJJZCI6IjUwZGY3YWU1LWMwOTYtNGVjMC04MGU4LTQ1MTgwNzNiNDUxYSIsIlJhbmdlU3RhcnQiOjQxLCJSYW5nZUxlbmd0aCI6Mjg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w:instrText>
          </w:r>
          <w:r w:rsidR="00431736" w:rsidRPr="00431736">
            <w:rPr>
              <w:rFonts w:cstheme="minorHAnsi"/>
              <w:sz w:val="22"/>
              <w:szCs w:val="22"/>
              <w:lang w:val="de-DE"/>
            </w:rPr>
            <w:instrText>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zOSIsIkNvdW50IjoxLCJUZXh0VW5pdHMiOlt7IiRpZCI6IjQwIiwiRm9udFN0eWxlIjp7IiRpZCI6IjQxIiwiTmV1dHJhbCI6dHJ1ZX0sIlJlYWRpbmdPcmRlciI6MSwiVGV4dCI6IihCZWxlaXRlcyBldCBhbC4gMjAxMzsgQmFpbGx5IGV0IGFsLiAyMDIyOyB2YW4gZGVyIFBsb2VnIGV0IGFsLiAyMDE0KSJ9XX0sIlRhZyI6IkNpdGF2aVBsYWNlaG9sZGVyIzgzOGU5MGZiLWMzNTMtNGE5Ni1iODBkLTUwZjZiOTcxYmY2OCIsIlRleHQiOiIoQmVsZWl0ZXMgZXQgYWwuIDIwMTM7IEJhaWxseSBldCBhbC4gMjAyMjsgdmFuIGRlciBQbG9lZyBldCBhbC4gMjAxNCkiLCJXQUlWZXJzaW9uIjoiNi4xMi4wLjAifQ==}</w:instrText>
          </w:r>
          <w:r w:rsidR="003269A0" w:rsidRPr="00CC45D1">
            <w:rPr>
              <w:rFonts w:cstheme="minorHAnsi"/>
              <w:sz w:val="22"/>
              <w:szCs w:val="22"/>
            </w:rPr>
            <w:fldChar w:fldCharType="separate"/>
          </w:r>
          <w:r w:rsidR="00431736">
            <w:rPr>
              <w:rFonts w:cstheme="minorHAnsi"/>
              <w:sz w:val="22"/>
              <w:szCs w:val="22"/>
              <w:lang w:val="de-DE"/>
            </w:rPr>
            <w:t>(Beleites et al. 2013; Bailly et al. 2022; van der Ploeg et al. 2014)</w:t>
          </w:r>
          <w:r w:rsidR="003269A0" w:rsidRPr="00CC45D1">
            <w:rPr>
              <w:rFonts w:cstheme="minorHAnsi"/>
              <w:sz w:val="22"/>
              <w:szCs w:val="22"/>
            </w:rPr>
            <w:fldChar w:fldCharType="end"/>
          </w:r>
        </w:sdtContent>
      </w:sdt>
      <w:r w:rsidR="003269A0" w:rsidRPr="00CC45D1">
        <w:rPr>
          <w:rFonts w:cstheme="minorHAnsi"/>
          <w:sz w:val="22"/>
          <w:szCs w:val="22"/>
          <w:lang w:val="de-DE"/>
        </w:rPr>
        <w:t>.</w:t>
      </w:r>
      <w:r w:rsidRPr="00CC45D1">
        <w:rPr>
          <w:rFonts w:cstheme="minorHAnsi"/>
          <w:sz w:val="22"/>
          <w:szCs w:val="22"/>
          <w:lang w:val="de-DE"/>
        </w:rPr>
        <w:t xml:space="preserve"> </w:t>
      </w:r>
    </w:p>
    <w:p w14:paraId="7573326B" w14:textId="3B2ED561" w:rsidR="007C6312" w:rsidRPr="00CC45D1" w:rsidRDefault="007C6312" w:rsidP="008E27D7">
      <w:pPr>
        <w:spacing w:line="360" w:lineRule="auto"/>
        <w:jc w:val="both"/>
        <w:rPr>
          <w:rFonts w:cstheme="minorHAnsi"/>
          <w:sz w:val="22"/>
          <w:szCs w:val="22"/>
        </w:rPr>
      </w:pPr>
      <w:r w:rsidRPr="00CC45D1">
        <w:rPr>
          <w:rFonts w:cstheme="minorHAnsi"/>
          <w:sz w:val="22"/>
          <w:szCs w:val="22"/>
        </w:rPr>
        <w:t>To this day, it is still unclear if and how log-ratio transformation impact the performance in a prediction task. In general, log-ratio transformations seem to outperform raw proportions for classification tasks, but it is not clear how log-ratio transformations relate to the changes in predictive performance and if other factors in a Machine Learning pipeline are affected by log-ratio transformations.</w:t>
      </w:r>
    </w:p>
    <w:p w14:paraId="713013B4" w14:textId="3C1C3DC7" w:rsidR="0042179E" w:rsidRPr="00CC45D1" w:rsidRDefault="00116FD6" w:rsidP="00116FD6">
      <w:pPr>
        <w:spacing w:line="360" w:lineRule="auto"/>
        <w:jc w:val="both"/>
        <w:rPr>
          <w:rFonts w:cstheme="minorHAnsi"/>
          <w:sz w:val="22"/>
          <w:szCs w:val="22"/>
        </w:rPr>
      </w:pPr>
      <w:r w:rsidRPr="00CC45D1">
        <w:rPr>
          <w:rFonts w:cstheme="minorHAnsi"/>
          <w:sz w:val="22"/>
          <w:szCs w:val="22"/>
        </w:rPr>
        <w:t>A solution that tries to solve some of these problems is to tailor algorithms to the specifications of microbiome data. One such solution is</w:t>
      </w:r>
      <w:r w:rsidR="00A24866" w:rsidRPr="00CC45D1">
        <w:rPr>
          <w:rFonts w:cstheme="minorHAnsi"/>
          <w:sz w:val="22"/>
          <w:szCs w:val="22"/>
        </w:rPr>
        <w:t xml:space="preserve"> </w:t>
      </w:r>
      <w:r w:rsidR="00A24866" w:rsidRPr="00CC45D1">
        <w:rPr>
          <w:rFonts w:cstheme="minorHAnsi"/>
          <w:i/>
          <w:iCs/>
          <w:sz w:val="22"/>
          <w:szCs w:val="22"/>
        </w:rPr>
        <w:t>CoDaCoRe</w:t>
      </w:r>
      <w:r w:rsidR="00A24866" w:rsidRPr="00CC45D1">
        <w:rPr>
          <w:rFonts w:cstheme="minorHAnsi"/>
          <w:sz w:val="22"/>
          <w:szCs w:val="22"/>
        </w:rPr>
        <w:t>. Published by Gordon-Rodriguez et al in 2021</w:t>
      </w:r>
      <w:r w:rsidR="008276D2" w:rsidRPr="00CC45D1">
        <w:rPr>
          <w:rFonts w:cstheme="minorHAnsi"/>
          <w:sz w:val="22"/>
          <w:szCs w:val="22"/>
        </w:rPr>
        <w:t xml:space="preserve"> in the paper </w:t>
      </w:r>
      <w:r w:rsidR="00324C65" w:rsidRPr="00CC45D1">
        <w:rPr>
          <w:rFonts w:cstheme="minorHAnsi"/>
          <w:sz w:val="22"/>
          <w:szCs w:val="22"/>
        </w:rPr>
        <w:t>“Learning Sparse Log-Ratios for High-Throughput Sequencing Data”</w:t>
      </w:r>
      <w:r w:rsidR="008276D2" w:rsidRPr="00CC45D1">
        <w:rPr>
          <w:rFonts w:cstheme="minorHAnsi"/>
          <w:sz w:val="22"/>
          <w:szCs w:val="22"/>
        </w:rPr>
        <w:t xml:space="preserve">, </w:t>
      </w:r>
      <w:r w:rsidR="00A24866" w:rsidRPr="00CC45D1">
        <w:rPr>
          <w:rFonts w:cstheme="minorHAnsi"/>
          <w:i/>
          <w:iCs/>
          <w:sz w:val="22"/>
          <w:szCs w:val="22"/>
        </w:rPr>
        <w:t>CoDaCoRe</w:t>
      </w:r>
      <w:r w:rsidR="00A24866" w:rsidRPr="00CC45D1">
        <w:rPr>
          <w:rFonts w:cstheme="minorHAnsi"/>
          <w:sz w:val="22"/>
          <w:szCs w:val="22"/>
        </w:rPr>
        <w:t xml:space="preserve"> is a novel learning algorithm for finding balances (</w:t>
      </w:r>
      <w:r w:rsidR="00A24866" w:rsidRPr="00CC45D1">
        <w:rPr>
          <w:rFonts w:cstheme="minorHAnsi"/>
          <w:b/>
          <w:bCs/>
          <w:sz w:val="22"/>
          <w:szCs w:val="22"/>
        </w:rPr>
        <w:t>Co</w:t>
      </w:r>
      <w:r w:rsidR="00A24866" w:rsidRPr="00CC45D1">
        <w:rPr>
          <w:rFonts w:cstheme="minorHAnsi"/>
          <w:sz w:val="22"/>
          <w:szCs w:val="22"/>
        </w:rPr>
        <w:t xml:space="preserve">mpositional </w:t>
      </w:r>
      <w:r w:rsidR="00A24866" w:rsidRPr="00CC45D1">
        <w:rPr>
          <w:rFonts w:cstheme="minorHAnsi"/>
          <w:b/>
          <w:bCs/>
          <w:sz w:val="22"/>
          <w:szCs w:val="22"/>
        </w:rPr>
        <w:t>Da</w:t>
      </w:r>
      <w:r w:rsidR="00A24866" w:rsidRPr="00CC45D1">
        <w:rPr>
          <w:rFonts w:cstheme="minorHAnsi"/>
          <w:sz w:val="22"/>
          <w:szCs w:val="22"/>
        </w:rPr>
        <w:t xml:space="preserve">ta via </w:t>
      </w:r>
      <w:r w:rsidR="00A24866" w:rsidRPr="00CC45D1">
        <w:rPr>
          <w:rFonts w:cstheme="minorHAnsi"/>
          <w:b/>
          <w:bCs/>
          <w:sz w:val="22"/>
          <w:szCs w:val="22"/>
        </w:rPr>
        <w:t>Co</w:t>
      </w:r>
      <w:r w:rsidR="00A24866" w:rsidRPr="00CC45D1">
        <w:rPr>
          <w:rFonts w:cstheme="minorHAnsi"/>
          <w:sz w:val="22"/>
          <w:szCs w:val="22"/>
        </w:rPr>
        <w:t xml:space="preserve">ntinuous </w:t>
      </w:r>
      <w:r w:rsidR="00A24866" w:rsidRPr="00CC45D1">
        <w:rPr>
          <w:rFonts w:cstheme="minorHAnsi"/>
          <w:b/>
          <w:bCs/>
          <w:sz w:val="22"/>
          <w:szCs w:val="22"/>
        </w:rPr>
        <w:t>Re</w:t>
      </w:r>
      <w:r w:rsidR="00A24866" w:rsidRPr="00CC45D1">
        <w:rPr>
          <w:rFonts w:cstheme="minorHAnsi"/>
          <w:sz w:val="22"/>
          <w:szCs w:val="22"/>
        </w:rPr>
        <w:t>laxations).</w:t>
      </w:r>
      <w:r w:rsidR="008276D2" w:rsidRPr="00CC45D1">
        <w:rPr>
          <w:rFonts w:cstheme="minorHAnsi"/>
          <w:sz w:val="22"/>
          <w:szCs w:val="22"/>
        </w:rPr>
        <w:t xml:space="preserve"> </w:t>
      </w:r>
      <w:r w:rsidR="0042179E" w:rsidRPr="00CC45D1">
        <w:rPr>
          <w:rFonts w:cstheme="minorHAnsi"/>
          <w:sz w:val="22"/>
          <w:szCs w:val="22"/>
        </w:rPr>
        <w:t xml:space="preserve">Balances are defined as the log-ratios between geometric means </w:t>
      </w:r>
      <w:commentRangeStart w:id="29"/>
      <w:r w:rsidR="0042179E" w:rsidRPr="00CC45D1">
        <w:rPr>
          <w:rFonts w:cstheme="minorHAnsi"/>
          <w:sz w:val="22"/>
          <w:szCs w:val="22"/>
        </w:rPr>
        <w:t>of two</w:t>
      </w:r>
      <w:r w:rsidR="00B80FED" w:rsidRPr="00CC45D1">
        <w:rPr>
          <w:rFonts w:cstheme="minorHAnsi"/>
          <w:sz w:val="22"/>
          <w:szCs w:val="22"/>
        </w:rPr>
        <w:t xml:space="preserve"> or more</w:t>
      </w:r>
      <w:r w:rsidR="0042179E" w:rsidRPr="00CC45D1">
        <w:rPr>
          <w:rFonts w:cstheme="minorHAnsi"/>
          <w:sz w:val="22"/>
          <w:szCs w:val="22"/>
        </w:rPr>
        <w:t xml:space="preserve"> </w:t>
      </w:r>
      <w:r w:rsidR="00B17D30" w:rsidRPr="00CC45D1">
        <w:rPr>
          <w:rFonts w:cstheme="minorHAnsi"/>
          <w:sz w:val="22"/>
          <w:szCs w:val="22"/>
        </w:rPr>
        <w:t>features</w:t>
      </w:r>
      <w:r w:rsidR="0042179E" w:rsidRPr="00CC45D1">
        <w:rPr>
          <w:rFonts w:cstheme="minorHAnsi"/>
          <w:sz w:val="22"/>
          <w:szCs w:val="22"/>
        </w:rPr>
        <w:t xml:space="preserve"> </w:t>
      </w:r>
      <w:commentRangeEnd w:id="29"/>
      <w:r w:rsidR="00C17CAF" w:rsidRPr="00CC45D1">
        <w:rPr>
          <w:rFonts w:cstheme="minorHAnsi"/>
          <w:sz w:val="22"/>
          <w:szCs w:val="22"/>
        </w:rPr>
        <w:commentReference w:id="29"/>
      </w:r>
      <w:r w:rsidR="0042179E" w:rsidRPr="00CC45D1">
        <w:rPr>
          <w:rFonts w:cstheme="minorHAnsi"/>
          <w:sz w:val="22"/>
          <w:szCs w:val="22"/>
        </w:rPr>
        <w:t xml:space="preserve">of the input variables. Translated, </w:t>
      </w:r>
      <w:r w:rsidR="0042179E" w:rsidRPr="00CC45D1">
        <w:rPr>
          <w:rFonts w:cstheme="minorHAnsi"/>
          <w:i/>
          <w:iCs/>
          <w:sz w:val="22"/>
          <w:szCs w:val="22"/>
        </w:rPr>
        <w:t>CoDaCoRe</w:t>
      </w:r>
      <w:r w:rsidR="0042179E" w:rsidRPr="00CC45D1">
        <w:rPr>
          <w:rFonts w:cstheme="minorHAnsi"/>
          <w:sz w:val="22"/>
          <w:szCs w:val="22"/>
        </w:rPr>
        <w:t xml:space="preserve"> finds ratios between </w:t>
      </w:r>
      <w:r w:rsidR="00843CF9" w:rsidRPr="00CC45D1">
        <w:rPr>
          <w:rFonts w:cstheme="minorHAnsi"/>
          <w:sz w:val="22"/>
          <w:szCs w:val="22"/>
        </w:rPr>
        <w:t>groups of features</w:t>
      </w:r>
      <w:r w:rsidR="0042179E" w:rsidRPr="00CC45D1">
        <w:rPr>
          <w:rFonts w:cstheme="minorHAnsi"/>
          <w:sz w:val="22"/>
          <w:szCs w:val="22"/>
        </w:rPr>
        <w:t xml:space="preserve"> that are </w:t>
      </w:r>
      <w:r w:rsidR="0042179E" w:rsidRPr="00CC45D1">
        <w:rPr>
          <w:rFonts w:cstheme="minorHAnsi"/>
          <w:sz w:val="22"/>
          <w:szCs w:val="22"/>
        </w:rPr>
        <w:lastRenderedPageBreak/>
        <w:t xml:space="preserve">explanatory for the given classification task. Such ratios </w:t>
      </w:r>
      <w:r w:rsidR="001656C1" w:rsidRPr="00CC45D1">
        <w:rPr>
          <w:rFonts w:cstheme="minorHAnsi"/>
          <w:sz w:val="22"/>
          <w:szCs w:val="22"/>
        </w:rPr>
        <w:t>are commonly used as biomarkers of gut health e.g., the Firmicutes-to-Bacteroidetes ratio (</w:t>
      </w:r>
      <w:proofErr w:type="spellStart"/>
      <w:r w:rsidR="001656C1" w:rsidRPr="00CC45D1">
        <w:rPr>
          <w:rFonts w:cstheme="minorHAnsi"/>
          <w:sz w:val="22"/>
          <w:szCs w:val="22"/>
        </w:rPr>
        <w:t>Crovesy</w:t>
      </w:r>
      <w:proofErr w:type="spellEnd"/>
      <w:r w:rsidR="001656C1" w:rsidRPr="00CC45D1">
        <w:rPr>
          <w:rFonts w:cstheme="minorHAnsi"/>
          <w:sz w:val="22"/>
          <w:szCs w:val="22"/>
        </w:rPr>
        <w:t xml:space="preserve"> et al., 2020; </w:t>
      </w:r>
      <w:proofErr w:type="spellStart"/>
      <w:r w:rsidR="001656C1" w:rsidRPr="00CC45D1">
        <w:rPr>
          <w:rFonts w:cstheme="minorHAnsi"/>
          <w:sz w:val="22"/>
          <w:szCs w:val="22"/>
        </w:rPr>
        <w:t>Magne</w:t>
      </w:r>
      <w:proofErr w:type="spellEnd"/>
      <w:r w:rsidR="001656C1" w:rsidRPr="00CC45D1">
        <w:rPr>
          <w:rFonts w:cstheme="minorHAnsi"/>
          <w:sz w:val="22"/>
          <w:szCs w:val="22"/>
        </w:rPr>
        <w:t xml:space="preserve"> et al.; 2020). </w:t>
      </w:r>
    </w:p>
    <w:p w14:paraId="5B939695" w14:textId="4FF3EE7F" w:rsidR="001656C1" w:rsidRPr="00CC45D1" w:rsidRDefault="00F0735C" w:rsidP="008E27D7">
      <w:pPr>
        <w:spacing w:line="360" w:lineRule="auto"/>
        <w:jc w:val="both"/>
        <w:rPr>
          <w:rFonts w:cstheme="minorHAnsi"/>
          <w:sz w:val="22"/>
          <w:szCs w:val="22"/>
        </w:rPr>
      </w:pPr>
      <w:r w:rsidRPr="00CC45D1">
        <w:rPr>
          <w:rFonts w:cstheme="minorHAnsi"/>
          <w:sz w:val="22"/>
          <w:szCs w:val="22"/>
        </w:rPr>
        <w:t xml:space="preserve">As </w:t>
      </w:r>
      <w:r w:rsidRPr="00CC45D1">
        <w:rPr>
          <w:rFonts w:cstheme="minorHAnsi"/>
          <w:i/>
          <w:iCs/>
          <w:sz w:val="22"/>
          <w:szCs w:val="22"/>
        </w:rPr>
        <w:t>CoDaCoRe</w:t>
      </w:r>
      <w:r w:rsidRPr="00CC45D1">
        <w:rPr>
          <w:rFonts w:cstheme="minorHAnsi"/>
          <w:sz w:val="22"/>
          <w:szCs w:val="22"/>
        </w:rPr>
        <w:t xml:space="preserve"> is able to combine more than </w:t>
      </w:r>
      <w:r w:rsidR="00971082" w:rsidRPr="00CC45D1">
        <w:rPr>
          <w:rFonts w:cstheme="minorHAnsi"/>
          <w:sz w:val="22"/>
          <w:szCs w:val="22"/>
        </w:rPr>
        <w:t xml:space="preserve">two features in its log-ratios, it </w:t>
      </w:r>
      <w:r w:rsidR="001656C1" w:rsidRPr="00CC45D1">
        <w:rPr>
          <w:rFonts w:cstheme="minorHAnsi"/>
          <w:sz w:val="22"/>
          <w:szCs w:val="22"/>
        </w:rPr>
        <w:t>leads to a richer set of features and therefore more flexible models</w:t>
      </w:r>
      <w:r w:rsidR="00971082" w:rsidRPr="00CC45D1">
        <w:rPr>
          <w:rFonts w:cstheme="minorHAnsi"/>
          <w:sz w:val="22"/>
          <w:szCs w:val="22"/>
        </w:rPr>
        <w:t>, compared to e.g.</w:t>
      </w:r>
      <w:r w:rsidR="00061A1C" w:rsidRPr="00CC45D1">
        <w:rPr>
          <w:rFonts w:cstheme="minorHAnsi"/>
          <w:sz w:val="22"/>
          <w:szCs w:val="22"/>
        </w:rPr>
        <w:t>,</w:t>
      </w:r>
      <w:r w:rsidR="00971082" w:rsidRPr="00CC45D1">
        <w:rPr>
          <w:rFonts w:cstheme="minorHAnsi"/>
          <w:sz w:val="22"/>
          <w:szCs w:val="22"/>
        </w:rPr>
        <w:t xml:space="preserve"> ALR, which only uses one reference.</w:t>
      </w:r>
      <w:r w:rsidR="0048363A" w:rsidRPr="00CC45D1">
        <w:rPr>
          <w:rFonts w:cstheme="minorHAnsi"/>
          <w:sz w:val="22"/>
          <w:szCs w:val="22"/>
        </w:rPr>
        <w:t xml:space="preserve"> </w:t>
      </w:r>
      <w:r w:rsidR="00971082" w:rsidRPr="00CC45D1">
        <w:rPr>
          <w:rFonts w:cstheme="minorHAnsi"/>
          <w:sz w:val="22"/>
          <w:szCs w:val="22"/>
        </w:rPr>
        <w:t>Finding balances is usually very computationally taxing, h</w:t>
      </w:r>
      <w:r w:rsidR="0048363A" w:rsidRPr="00CC45D1">
        <w:rPr>
          <w:rFonts w:cstheme="minorHAnsi"/>
          <w:sz w:val="22"/>
          <w:szCs w:val="22"/>
        </w:rPr>
        <w:t xml:space="preserve">owever, in </w:t>
      </w:r>
      <w:r w:rsidR="0048363A" w:rsidRPr="00CC45D1">
        <w:rPr>
          <w:rFonts w:cstheme="minorHAnsi"/>
          <w:i/>
          <w:iCs/>
          <w:sz w:val="22"/>
          <w:szCs w:val="22"/>
        </w:rPr>
        <w:t>CoDaCoRe</w:t>
      </w:r>
      <w:r w:rsidR="0048363A" w:rsidRPr="00CC45D1">
        <w:rPr>
          <w:rFonts w:cstheme="minorHAnsi"/>
          <w:sz w:val="22"/>
          <w:szCs w:val="22"/>
        </w:rPr>
        <w:t xml:space="preserve"> Gordon-Rodrigues et al. use </w:t>
      </w:r>
      <w:r w:rsidR="00DC4D6C" w:rsidRPr="00CC45D1">
        <w:rPr>
          <w:rFonts w:cstheme="minorHAnsi"/>
          <w:sz w:val="22"/>
          <w:szCs w:val="22"/>
        </w:rPr>
        <w:t xml:space="preserve">a </w:t>
      </w:r>
      <w:r w:rsidR="0048363A" w:rsidRPr="00CC45D1">
        <w:rPr>
          <w:rFonts w:cstheme="minorHAnsi"/>
          <w:sz w:val="22"/>
          <w:szCs w:val="22"/>
        </w:rPr>
        <w:t>deep learning technology called “continuous relaxation” and only approximate the optimization problem, which has the advantage of greatly reducing the runtime.</w:t>
      </w:r>
    </w:p>
    <w:p w14:paraId="1169ECDA" w14:textId="7679154A" w:rsidR="008C2AA7" w:rsidRPr="00CC45D1" w:rsidRDefault="00484ABD" w:rsidP="008E27D7">
      <w:pPr>
        <w:spacing w:line="360" w:lineRule="auto"/>
        <w:jc w:val="both"/>
        <w:rPr>
          <w:rFonts w:cstheme="minorHAnsi"/>
          <w:sz w:val="22"/>
          <w:szCs w:val="22"/>
        </w:rPr>
      </w:pPr>
      <w:r w:rsidRPr="00CC45D1">
        <w:rPr>
          <w:rFonts w:cstheme="minorHAnsi"/>
          <w:sz w:val="22"/>
          <w:szCs w:val="22"/>
        </w:rPr>
        <w:t xml:space="preserve">Thus, </w:t>
      </w:r>
      <w:r w:rsidRPr="00CC45D1">
        <w:rPr>
          <w:rFonts w:cstheme="minorHAnsi"/>
          <w:i/>
          <w:iCs/>
          <w:sz w:val="22"/>
          <w:szCs w:val="22"/>
        </w:rPr>
        <w:t>CoDaCoRe</w:t>
      </w:r>
      <w:r w:rsidRPr="00CC45D1">
        <w:rPr>
          <w:rFonts w:cstheme="minorHAnsi"/>
          <w:sz w:val="22"/>
          <w:szCs w:val="22"/>
        </w:rPr>
        <w:t xml:space="preserve"> identifies a sequence of balances, in decreasing order of importance, each of which is sparse and interpretable. </w:t>
      </w:r>
      <w:r w:rsidR="003E4D41" w:rsidRPr="00CC45D1">
        <w:rPr>
          <w:rFonts w:cstheme="minorHAnsi"/>
          <w:sz w:val="22"/>
          <w:szCs w:val="22"/>
        </w:rPr>
        <w:t>This makes it</w:t>
      </w:r>
      <w:r w:rsidR="00B62E9F" w:rsidRPr="00CC45D1">
        <w:rPr>
          <w:rFonts w:cstheme="minorHAnsi"/>
          <w:sz w:val="22"/>
          <w:szCs w:val="22"/>
        </w:rPr>
        <w:t xml:space="preserve"> a promising algorithm that is created to also work efficiently on big data sets with a lot of features</w:t>
      </w:r>
      <w:r w:rsidR="00971082" w:rsidRPr="00CC45D1">
        <w:rPr>
          <w:rFonts w:cstheme="minorHAnsi"/>
          <w:sz w:val="22"/>
          <w:szCs w:val="22"/>
        </w:rPr>
        <w:t xml:space="preserve"> and could be a good alternative to counter the problems that microbiome data brings into Machine Learning and log-ratio transformation</w:t>
      </w:r>
      <w:r w:rsidR="00B62E9F" w:rsidRPr="00CC45D1">
        <w:rPr>
          <w:rFonts w:cstheme="minorHAnsi"/>
          <w:sz w:val="22"/>
          <w:szCs w:val="22"/>
        </w:rPr>
        <w:t xml:space="preserve">. </w:t>
      </w:r>
      <w:r w:rsidR="008C2AA7" w:rsidRPr="00CC45D1">
        <w:rPr>
          <w:rFonts w:cstheme="minorHAnsi"/>
          <w:sz w:val="22"/>
          <w:szCs w:val="22"/>
        </w:rPr>
        <w:t xml:space="preserve">In their paper, </w:t>
      </w:r>
      <w:r w:rsidR="00B62E9F" w:rsidRPr="00CC45D1">
        <w:rPr>
          <w:rFonts w:cstheme="minorHAnsi"/>
          <w:sz w:val="22"/>
          <w:szCs w:val="22"/>
        </w:rPr>
        <w:t>the authors</w:t>
      </w:r>
      <w:r w:rsidR="008C2AA7" w:rsidRPr="00CC45D1">
        <w:rPr>
          <w:rFonts w:cstheme="minorHAnsi"/>
          <w:sz w:val="22"/>
          <w:szCs w:val="22"/>
        </w:rPr>
        <w:t xml:space="preserve"> compare </w:t>
      </w:r>
      <w:r w:rsidR="008C2AA7" w:rsidRPr="00CC45D1">
        <w:rPr>
          <w:rFonts w:cstheme="minorHAnsi"/>
          <w:i/>
          <w:iCs/>
          <w:sz w:val="22"/>
          <w:szCs w:val="22"/>
        </w:rPr>
        <w:t>CoDaCoRe</w:t>
      </w:r>
      <w:r w:rsidR="008C2AA7" w:rsidRPr="00CC45D1">
        <w:rPr>
          <w:rFonts w:cstheme="minorHAnsi"/>
          <w:sz w:val="22"/>
          <w:szCs w:val="22"/>
        </w:rPr>
        <w:t xml:space="preserve"> against several machine learning </w:t>
      </w:r>
      <w:r w:rsidR="00B62E9F" w:rsidRPr="00CC45D1">
        <w:rPr>
          <w:rFonts w:cstheme="minorHAnsi"/>
          <w:sz w:val="22"/>
          <w:szCs w:val="22"/>
        </w:rPr>
        <w:t>models (Lasso, RF and XGBoost) and show</w:t>
      </w:r>
      <w:r w:rsidR="008C2AA7" w:rsidRPr="00CC45D1">
        <w:rPr>
          <w:rFonts w:cstheme="minorHAnsi"/>
          <w:sz w:val="22"/>
          <w:szCs w:val="22"/>
        </w:rPr>
        <w:t xml:space="preserve"> that their algorithm does not sacrifice interpretability nor predictive accuracy.</w:t>
      </w:r>
      <w:r w:rsidR="0077463A" w:rsidRPr="00CC45D1">
        <w:rPr>
          <w:rFonts w:cstheme="minorHAnsi"/>
          <w:sz w:val="22"/>
          <w:szCs w:val="22"/>
        </w:rPr>
        <w:t xml:space="preserve"> </w:t>
      </w:r>
      <w:r w:rsidR="008C2AA7" w:rsidRPr="00CC45D1">
        <w:rPr>
          <w:rFonts w:cstheme="minorHAnsi"/>
          <w:sz w:val="22"/>
          <w:szCs w:val="22"/>
        </w:rPr>
        <w:t xml:space="preserve"> </w:t>
      </w:r>
    </w:p>
    <w:p w14:paraId="03BCC985" w14:textId="1E32BA56" w:rsidR="0077463A" w:rsidRPr="00CC45D1" w:rsidRDefault="0077463A">
      <w:pPr>
        <w:rPr>
          <w:rFonts w:cstheme="minorHAnsi"/>
          <w:sz w:val="22"/>
          <w:szCs w:val="22"/>
        </w:rPr>
      </w:pPr>
      <w:r w:rsidRPr="00CC45D1">
        <w:rPr>
          <w:rFonts w:cstheme="minorHAnsi"/>
          <w:sz w:val="22"/>
          <w:szCs w:val="22"/>
        </w:rPr>
        <w:br w:type="page"/>
      </w:r>
    </w:p>
    <w:p w14:paraId="6779A48C" w14:textId="07710652" w:rsidR="00490A3F" w:rsidRPr="00CC45D1" w:rsidRDefault="001D30DD" w:rsidP="008E27D7">
      <w:pPr>
        <w:pStyle w:val="Heading1"/>
        <w:spacing w:line="360" w:lineRule="auto"/>
        <w:jc w:val="both"/>
        <w:rPr>
          <w:rFonts w:cstheme="minorHAnsi"/>
        </w:rPr>
      </w:pPr>
      <w:bookmarkStart w:id="30" w:name="_Toc106540039"/>
      <w:r w:rsidRPr="00CC45D1">
        <w:rPr>
          <w:rFonts w:cstheme="minorHAnsi"/>
        </w:rPr>
        <w:lastRenderedPageBreak/>
        <w:t>Implementation</w:t>
      </w:r>
      <w:bookmarkEnd w:id="30"/>
      <w:r w:rsidR="000E613C" w:rsidRPr="00CC45D1">
        <w:rPr>
          <w:rFonts w:cstheme="minorHAnsi"/>
        </w:rPr>
        <w:t xml:space="preserve"> </w:t>
      </w:r>
    </w:p>
    <w:p w14:paraId="50C5C016" w14:textId="028ACE76" w:rsidR="00776B4A" w:rsidRPr="00CC45D1" w:rsidRDefault="00B41B1B" w:rsidP="008E27D7">
      <w:pPr>
        <w:spacing w:line="360" w:lineRule="auto"/>
        <w:jc w:val="both"/>
        <w:rPr>
          <w:rFonts w:cstheme="minorHAnsi"/>
          <w:sz w:val="22"/>
          <w:szCs w:val="22"/>
        </w:rPr>
      </w:pPr>
      <w:r w:rsidRPr="00CC45D1">
        <w:rPr>
          <w:rFonts w:cstheme="minorHAnsi"/>
          <w:sz w:val="22"/>
          <w:szCs w:val="22"/>
        </w:rPr>
        <w:t xml:space="preserve">Recent years made it clear that </w:t>
      </w:r>
      <w:r w:rsidR="00E74A2E">
        <w:rPr>
          <w:rFonts w:cstheme="minorHAnsi"/>
          <w:sz w:val="22"/>
          <w:szCs w:val="22"/>
        </w:rPr>
        <w:t>M</w:t>
      </w:r>
      <w:r w:rsidRPr="00CC45D1">
        <w:rPr>
          <w:rFonts w:cstheme="minorHAnsi"/>
          <w:sz w:val="22"/>
          <w:szCs w:val="22"/>
        </w:rPr>
        <w:t xml:space="preserve">achine </w:t>
      </w:r>
      <w:r w:rsidR="00E74A2E">
        <w:rPr>
          <w:rFonts w:cstheme="minorHAnsi"/>
          <w:sz w:val="22"/>
          <w:szCs w:val="22"/>
        </w:rPr>
        <w:t>L</w:t>
      </w:r>
      <w:r w:rsidRPr="00CC45D1">
        <w:rPr>
          <w:rFonts w:cstheme="minorHAnsi"/>
          <w:sz w:val="22"/>
          <w:szCs w:val="22"/>
        </w:rPr>
        <w:t xml:space="preserve">earning is a tool that should be available to all </w:t>
      </w:r>
      <w:r w:rsidR="00E74A2E">
        <w:rPr>
          <w:rFonts w:cstheme="minorHAnsi"/>
          <w:sz w:val="22"/>
          <w:szCs w:val="22"/>
        </w:rPr>
        <w:t>scientists</w:t>
      </w:r>
      <w:r w:rsidRPr="00CC45D1">
        <w:rPr>
          <w:rFonts w:cstheme="minorHAnsi"/>
          <w:sz w:val="22"/>
          <w:szCs w:val="22"/>
        </w:rPr>
        <w:t xml:space="preserve">, but comes with high complexity and its own pitfalls, even without the addition of mathematical characteristics of compositional data and log-ratio transformations. </w:t>
      </w:r>
      <w:r w:rsidR="00752CE9" w:rsidRPr="00CC45D1">
        <w:rPr>
          <w:rFonts w:cstheme="minorHAnsi"/>
          <w:sz w:val="22"/>
          <w:szCs w:val="22"/>
        </w:rPr>
        <w:t>Solutions like</w:t>
      </w:r>
      <w:r w:rsidR="00051522" w:rsidRPr="00CC45D1">
        <w:rPr>
          <w:rFonts w:cstheme="minorHAnsi"/>
          <w:sz w:val="22"/>
          <w:szCs w:val="22"/>
        </w:rPr>
        <w:t xml:space="preserve"> </w:t>
      </w:r>
      <w:r w:rsidR="00051522" w:rsidRPr="00CC45D1">
        <w:rPr>
          <w:rFonts w:cstheme="minorHAnsi"/>
          <w:i/>
          <w:iCs/>
          <w:sz w:val="22"/>
          <w:szCs w:val="22"/>
        </w:rPr>
        <w:t>CoDaCoRe</w:t>
      </w:r>
      <w:r w:rsidR="00051522" w:rsidRPr="00CC45D1">
        <w:rPr>
          <w:rFonts w:cstheme="minorHAnsi"/>
          <w:sz w:val="22"/>
          <w:szCs w:val="22"/>
        </w:rPr>
        <w:t xml:space="preserve"> have been introduced by the scientific community, </w:t>
      </w:r>
      <w:r w:rsidR="00E74A2E">
        <w:rPr>
          <w:rFonts w:cstheme="minorHAnsi"/>
          <w:sz w:val="22"/>
          <w:szCs w:val="22"/>
        </w:rPr>
        <w:t>which</w:t>
      </w:r>
      <w:r w:rsidR="00051522" w:rsidRPr="00CC45D1">
        <w:rPr>
          <w:rFonts w:cstheme="minorHAnsi"/>
          <w:sz w:val="22"/>
          <w:szCs w:val="22"/>
        </w:rPr>
        <w:t xml:space="preserve"> showed that </w:t>
      </w:r>
      <w:r w:rsidR="00E74A2E">
        <w:rPr>
          <w:rFonts w:cstheme="minorHAnsi"/>
          <w:sz w:val="22"/>
          <w:szCs w:val="22"/>
        </w:rPr>
        <w:t xml:space="preserve">tailored algorithms could be an alternative to </w:t>
      </w:r>
      <w:r w:rsidR="00842A52">
        <w:rPr>
          <w:rFonts w:cstheme="minorHAnsi"/>
          <w:sz w:val="22"/>
          <w:szCs w:val="22"/>
        </w:rPr>
        <w:t xml:space="preserve">standard </w:t>
      </w:r>
      <w:r w:rsidR="00752CE9" w:rsidRPr="00CC45D1">
        <w:rPr>
          <w:rFonts w:cstheme="minorHAnsi"/>
          <w:sz w:val="22"/>
          <w:szCs w:val="22"/>
        </w:rPr>
        <w:t>M</w:t>
      </w:r>
      <w:r w:rsidR="00051522" w:rsidRPr="00CC45D1">
        <w:rPr>
          <w:rFonts w:cstheme="minorHAnsi"/>
          <w:sz w:val="22"/>
          <w:szCs w:val="22"/>
        </w:rPr>
        <w:t xml:space="preserve">achine </w:t>
      </w:r>
      <w:r w:rsidR="00752CE9" w:rsidRPr="00CC45D1">
        <w:rPr>
          <w:rFonts w:cstheme="minorHAnsi"/>
          <w:sz w:val="22"/>
          <w:szCs w:val="22"/>
        </w:rPr>
        <w:t>L</w:t>
      </w:r>
      <w:r w:rsidR="00051522" w:rsidRPr="00CC45D1">
        <w:rPr>
          <w:rFonts w:cstheme="minorHAnsi"/>
          <w:sz w:val="22"/>
          <w:szCs w:val="22"/>
        </w:rPr>
        <w:t>earning models</w:t>
      </w:r>
      <w:r w:rsidR="00752CE9" w:rsidRPr="00CC45D1">
        <w:rPr>
          <w:rFonts w:cstheme="minorHAnsi"/>
          <w:sz w:val="22"/>
          <w:szCs w:val="22"/>
        </w:rPr>
        <w:t xml:space="preserve"> </w:t>
      </w:r>
      <w:sdt>
        <w:sdtPr>
          <w:rPr>
            <w:rFonts w:cstheme="minorHAnsi"/>
            <w:sz w:val="22"/>
            <w:szCs w:val="22"/>
          </w:rPr>
          <w:alias w:val="To edit, see citavi.com/edit"/>
          <w:tag w:val="CitaviPlaceholder#0c3df482-2f43-4402-9230-7f949cad7154"/>
          <w:id w:val="2015648689"/>
          <w:placeholder>
            <w:docPart w:val="DefaultPlaceholder_-1854013440"/>
          </w:placeholder>
        </w:sdtPr>
        <w:sdtEndPr/>
        <w:sdtContent>
          <w:r w:rsidR="00752CE9" w:rsidRPr="00CC45D1">
            <w:rPr>
              <w:rFonts w:cstheme="minorHAnsi"/>
              <w:sz w:val="22"/>
              <w:szCs w:val="22"/>
            </w:rPr>
            <w:fldChar w:fldCharType="begin"/>
          </w:r>
          <w:r w:rsidR="00752CE9"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2ZkOTM2LWZiY2EtNDAyMi1hZGEzLTZjYjY0ZTg3YzM0Yy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zNkZjQ4Mi0yZjQzLTQ0MDItOTIzMC03Zjk0OWNhZDcxNTQiLCJUZXh0IjoiKEdvcmRvbi1Sb2RyaWd1ZXogZXQgYWwuIDIwMjEpIiwiV0FJVmVyc2lvbiI6IjYuMTIuMC4wIn0=}</w:instrText>
          </w:r>
          <w:r w:rsidR="00752CE9" w:rsidRPr="00CC45D1">
            <w:rPr>
              <w:rFonts w:cstheme="minorHAnsi"/>
              <w:sz w:val="22"/>
              <w:szCs w:val="22"/>
            </w:rPr>
            <w:fldChar w:fldCharType="separate"/>
          </w:r>
          <w:r w:rsidR="00431736">
            <w:rPr>
              <w:rFonts w:cstheme="minorHAnsi"/>
              <w:sz w:val="22"/>
              <w:szCs w:val="22"/>
            </w:rPr>
            <w:t>(Gordon-Rodriguez et al. 2021)</w:t>
          </w:r>
          <w:r w:rsidR="00752CE9" w:rsidRPr="00CC45D1">
            <w:rPr>
              <w:rFonts w:cstheme="minorHAnsi"/>
              <w:sz w:val="22"/>
              <w:szCs w:val="22"/>
            </w:rPr>
            <w:fldChar w:fldCharType="end"/>
          </w:r>
        </w:sdtContent>
      </w:sdt>
      <w:r w:rsidR="00051522" w:rsidRPr="00CC45D1">
        <w:rPr>
          <w:rFonts w:cstheme="minorHAnsi"/>
          <w:sz w:val="22"/>
          <w:szCs w:val="22"/>
        </w:rPr>
        <w:t xml:space="preserve">. </w:t>
      </w:r>
      <w:r w:rsidRPr="00CC45D1">
        <w:rPr>
          <w:rFonts w:cstheme="minorHAnsi"/>
          <w:sz w:val="22"/>
          <w:szCs w:val="22"/>
        </w:rPr>
        <w:t>The goal of this</w:t>
      </w:r>
      <w:r w:rsidR="00776B4A" w:rsidRPr="00CC45D1">
        <w:rPr>
          <w:rFonts w:cstheme="minorHAnsi"/>
          <w:sz w:val="22"/>
          <w:szCs w:val="22"/>
        </w:rPr>
        <w:t xml:space="preserve"> project focuses on collecting insights on the performances of </w:t>
      </w:r>
      <w:r w:rsidR="00752CE9" w:rsidRPr="00CC45D1">
        <w:rPr>
          <w:rFonts w:cstheme="minorHAnsi"/>
          <w:sz w:val="22"/>
          <w:szCs w:val="22"/>
        </w:rPr>
        <w:t>M</w:t>
      </w:r>
      <w:r w:rsidR="00776B4A" w:rsidRPr="00CC45D1">
        <w:rPr>
          <w:rFonts w:cstheme="minorHAnsi"/>
          <w:sz w:val="22"/>
          <w:szCs w:val="22"/>
        </w:rPr>
        <w:t xml:space="preserve">achine </w:t>
      </w:r>
      <w:r w:rsidR="00752CE9" w:rsidRPr="00CC45D1">
        <w:rPr>
          <w:rFonts w:cstheme="minorHAnsi"/>
          <w:sz w:val="22"/>
          <w:szCs w:val="22"/>
        </w:rPr>
        <w:t>L</w:t>
      </w:r>
      <w:r w:rsidR="00776B4A" w:rsidRPr="00CC45D1">
        <w:rPr>
          <w:rFonts w:cstheme="minorHAnsi"/>
          <w:sz w:val="22"/>
          <w:szCs w:val="22"/>
        </w:rPr>
        <w:t>earning models</w:t>
      </w:r>
      <w:r w:rsidR="00051522" w:rsidRPr="00CC45D1">
        <w:rPr>
          <w:rFonts w:cstheme="minorHAnsi"/>
          <w:sz w:val="22"/>
          <w:szCs w:val="22"/>
        </w:rPr>
        <w:t xml:space="preserve"> in direct comparison with </w:t>
      </w:r>
      <w:r w:rsidR="00051522" w:rsidRPr="00CC45D1">
        <w:rPr>
          <w:rFonts w:cstheme="minorHAnsi"/>
          <w:i/>
          <w:iCs/>
          <w:sz w:val="22"/>
          <w:szCs w:val="22"/>
        </w:rPr>
        <w:t>CoDaCoRe</w:t>
      </w:r>
      <w:r w:rsidR="00051522" w:rsidRPr="00CC45D1">
        <w:rPr>
          <w:rFonts w:cstheme="minorHAnsi"/>
          <w:sz w:val="22"/>
          <w:szCs w:val="22"/>
        </w:rPr>
        <w:t xml:space="preserve">, but also </w:t>
      </w:r>
      <w:r w:rsidR="00F45FE8" w:rsidRPr="00CC45D1">
        <w:rPr>
          <w:rFonts w:cstheme="minorHAnsi"/>
          <w:sz w:val="22"/>
          <w:szCs w:val="22"/>
        </w:rPr>
        <w:t>assessing</w:t>
      </w:r>
      <w:r w:rsidR="00051522" w:rsidRPr="00CC45D1">
        <w:rPr>
          <w:rFonts w:cstheme="minorHAnsi"/>
          <w:sz w:val="22"/>
          <w:szCs w:val="22"/>
        </w:rPr>
        <w:t xml:space="preserve"> the influence of </w:t>
      </w:r>
      <w:r w:rsidR="00752CE9" w:rsidRPr="00CC45D1">
        <w:rPr>
          <w:rFonts w:cstheme="minorHAnsi"/>
          <w:sz w:val="22"/>
          <w:szCs w:val="22"/>
        </w:rPr>
        <w:t xml:space="preserve">log-ratio </w:t>
      </w:r>
      <w:r w:rsidR="00051522" w:rsidRPr="00CC45D1">
        <w:rPr>
          <w:rFonts w:cstheme="minorHAnsi"/>
          <w:sz w:val="22"/>
          <w:szCs w:val="22"/>
        </w:rPr>
        <w:t xml:space="preserve">transformations on </w:t>
      </w:r>
      <w:r w:rsidR="00752CE9" w:rsidRPr="00CC45D1">
        <w:rPr>
          <w:rFonts w:cstheme="minorHAnsi"/>
          <w:sz w:val="22"/>
          <w:szCs w:val="22"/>
        </w:rPr>
        <w:t xml:space="preserve">Machine Learning </w:t>
      </w:r>
      <w:r w:rsidR="00051522" w:rsidRPr="00CC45D1">
        <w:rPr>
          <w:rFonts w:cstheme="minorHAnsi"/>
          <w:sz w:val="22"/>
          <w:szCs w:val="22"/>
        </w:rPr>
        <w:t>performance</w:t>
      </w:r>
      <w:r w:rsidR="00752CE9" w:rsidRPr="00CC45D1">
        <w:rPr>
          <w:rFonts w:cstheme="minorHAnsi"/>
          <w:sz w:val="22"/>
          <w:szCs w:val="22"/>
        </w:rPr>
        <w:t>s</w:t>
      </w:r>
      <w:r w:rsidR="00F45FE8" w:rsidRPr="00CC45D1">
        <w:rPr>
          <w:rFonts w:cstheme="minorHAnsi"/>
          <w:sz w:val="22"/>
          <w:szCs w:val="22"/>
        </w:rPr>
        <w:t xml:space="preserve"> in more detail</w:t>
      </w:r>
      <w:r w:rsidR="00051522" w:rsidRPr="00CC45D1">
        <w:rPr>
          <w:rFonts w:cstheme="minorHAnsi"/>
          <w:sz w:val="22"/>
          <w:szCs w:val="22"/>
        </w:rPr>
        <w:t xml:space="preserve">. Additionally, some practical guidelines </w:t>
      </w:r>
      <w:r w:rsidR="00F45FE8" w:rsidRPr="00CC45D1">
        <w:rPr>
          <w:rFonts w:cstheme="minorHAnsi"/>
          <w:sz w:val="22"/>
          <w:szCs w:val="22"/>
        </w:rPr>
        <w:t xml:space="preserve">will be created </w:t>
      </w:r>
      <w:r w:rsidR="00051522" w:rsidRPr="00CC45D1">
        <w:rPr>
          <w:rFonts w:cstheme="minorHAnsi"/>
          <w:sz w:val="22"/>
          <w:szCs w:val="22"/>
        </w:rPr>
        <w:t xml:space="preserve">on how to </w:t>
      </w:r>
      <w:r w:rsidR="00F45FE8" w:rsidRPr="00CC45D1">
        <w:rPr>
          <w:rFonts w:cstheme="minorHAnsi"/>
          <w:sz w:val="22"/>
          <w:szCs w:val="22"/>
        </w:rPr>
        <w:t>effectively combine Machine Learning and compositional data.</w:t>
      </w:r>
    </w:p>
    <w:p w14:paraId="74931769" w14:textId="634AAE23" w:rsidR="00636F1E" w:rsidRDefault="000A4D6D" w:rsidP="008E27D7">
      <w:pPr>
        <w:spacing w:line="360" w:lineRule="auto"/>
        <w:jc w:val="both"/>
        <w:rPr>
          <w:rFonts w:cstheme="minorHAnsi"/>
          <w:sz w:val="22"/>
          <w:szCs w:val="22"/>
        </w:rPr>
      </w:pPr>
      <w:r w:rsidRPr="00CC45D1">
        <w:rPr>
          <w:rFonts w:cstheme="minorHAnsi"/>
          <w:sz w:val="22"/>
          <w:szCs w:val="22"/>
        </w:rPr>
        <w:t>As mentioned in the introduction, two log-ratio transformations seem to be the most promising, in terms of applicability and interpretability: ALR and CLR. Additionally, it has been decided to compare ALR transformation in three ways: (i) a random reference will be picked as denominator, to assess the average performance of machine learning models for ALR (random ALR), (ii) find the most optimal denominator (optimal ALR) and (iii) worst ALR denominator (worst ALR)</w:t>
      </w:r>
      <w:commentRangeStart w:id="31"/>
      <w:r w:rsidRPr="00CC45D1">
        <w:rPr>
          <w:rFonts w:cstheme="minorHAnsi"/>
          <w:sz w:val="22"/>
          <w:szCs w:val="22"/>
        </w:rPr>
        <w:t>.</w:t>
      </w:r>
      <w:commentRangeEnd w:id="31"/>
      <w:r w:rsidR="00466D78">
        <w:rPr>
          <w:rStyle w:val="CommentReference"/>
        </w:rPr>
        <w:commentReference w:id="31"/>
      </w:r>
      <w:r w:rsidRPr="00CC45D1">
        <w:rPr>
          <w:rFonts w:cstheme="minorHAnsi"/>
          <w:sz w:val="22"/>
          <w:szCs w:val="22"/>
        </w:rPr>
        <w:t xml:space="preserve"> </w:t>
      </w:r>
    </w:p>
    <w:p w14:paraId="43076841" w14:textId="1C05A38E" w:rsidR="003541E2" w:rsidRPr="00CC45D1" w:rsidRDefault="003541E2" w:rsidP="008E27D7">
      <w:pPr>
        <w:spacing w:line="360" w:lineRule="auto"/>
        <w:jc w:val="both"/>
        <w:rPr>
          <w:rFonts w:cstheme="minorHAnsi"/>
          <w:sz w:val="22"/>
          <w:szCs w:val="22"/>
        </w:rPr>
      </w:pPr>
      <w:r>
        <w:rPr>
          <w:rFonts w:cstheme="minorHAnsi"/>
          <w:sz w:val="22"/>
          <w:szCs w:val="22"/>
        </w:rPr>
        <w:t xml:space="preserve">According to his criteria in </w:t>
      </w:r>
      <w:r w:rsidRPr="00CC45D1">
        <w:rPr>
          <w:rFonts w:cstheme="minorHAnsi"/>
          <w:sz w:val="22"/>
          <w:szCs w:val="22"/>
        </w:rPr>
        <w:t>Greenacre et al. (2021)</w:t>
      </w:r>
      <w:r>
        <w:rPr>
          <w:rFonts w:cstheme="minorHAnsi"/>
          <w:sz w:val="22"/>
          <w:szCs w:val="22"/>
        </w:rPr>
        <w:t xml:space="preserve">, the reference component should have a high Procrustes coefficient to maximize the similarity to the original geometry and a low variance. Therefore, </w:t>
      </w:r>
      <w:r>
        <w:rPr>
          <w:rFonts w:cstheme="minorHAnsi"/>
          <w:sz w:val="22"/>
          <w:szCs w:val="22"/>
        </w:rPr>
        <w:t>for optimal ALR</w:t>
      </w:r>
      <w:r>
        <w:rPr>
          <w:rFonts w:cstheme="minorHAnsi"/>
          <w:sz w:val="22"/>
          <w:szCs w:val="22"/>
        </w:rPr>
        <w:t xml:space="preserve"> a feature has been chosen that has a high Procrustes coefficient and a low variance and for </w:t>
      </w:r>
      <w:r>
        <w:rPr>
          <w:rFonts w:cstheme="minorHAnsi"/>
          <w:sz w:val="22"/>
          <w:szCs w:val="22"/>
        </w:rPr>
        <w:t xml:space="preserve">worst ALR </w:t>
      </w:r>
      <w:r>
        <w:rPr>
          <w:rFonts w:cstheme="minorHAnsi"/>
          <w:sz w:val="22"/>
          <w:szCs w:val="22"/>
        </w:rPr>
        <w:t>it is the other way around.</w:t>
      </w:r>
    </w:p>
    <w:p w14:paraId="29DDB0E7" w14:textId="2518E173" w:rsidR="00431864" w:rsidRPr="00CC45D1" w:rsidRDefault="00F14DF2" w:rsidP="008E27D7">
      <w:pPr>
        <w:spacing w:line="360" w:lineRule="auto"/>
        <w:jc w:val="both"/>
        <w:rPr>
          <w:rFonts w:cstheme="minorHAnsi"/>
          <w:sz w:val="22"/>
          <w:szCs w:val="22"/>
        </w:rPr>
      </w:pPr>
      <w:r w:rsidRPr="00CC45D1">
        <w:rPr>
          <w:rFonts w:cstheme="minorHAnsi"/>
          <w:sz w:val="22"/>
          <w:szCs w:val="22"/>
        </w:rPr>
        <w:t>A standard normalization for raw relative abundances is total sum scaling transformation (TSS)</w:t>
      </w:r>
      <w:commentRangeStart w:id="32"/>
      <w:r w:rsidRPr="00CC45D1">
        <w:rPr>
          <w:rFonts w:cstheme="minorHAnsi"/>
          <w:sz w:val="22"/>
          <w:szCs w:val="22"/>
        </w:rPr>
        <w:t>.</w:t>
      </w:r>
      <w:commentRangeEnd w:id="32"/>
      <w:r w:rsidR="00466D78">
        <w:rPr>
          <w:rStyle w:val="CommentReference"/>
        </w:rPr>
        <w:commentReference w:id="32"/>
      </w:r>
      <w:r w:rsidRPr="00CC45D1">
        <w:rPr>
          <w:rFonts w:cstheme="minorHAnsi"/>
          <w:sz w:val="22"/>
          <w:szCs w:val="22"/>
        </w:rPr>
        <w:t xml:space="preserve"> In theory, it removes technical bias related to different sequencing depth by dividing each feature count with the total library size. As mentioned in the introduction, Aitchison criticized these normalization techniques very early on and therefore its impact on Machine Learning</w:t>
      </w:r>
      <w:r w:rsidR="001839D3" w:rsidRPr="00CC45D1">
        <w:rPr>
          <w:rFonts w:cstheme="minorHAnsi"/>
          <w:sz w:val="22"/>
          <w:szCs w:val="22"/>
        </w:rPr>
        <w:t xml:space="preserve"> </w:t>
      </w:r>
      <w:r w:rsidR="001E3FC6" w:rsidRPr="00CC45D1">
        <w:rPr>
          <w:rFonts w:cstheme="minorHAnsi"/>
          <w:sz w:val="22"/>
          <w:szCs w:val="22"/>
        </w:rPr>
        <w:lastRenderedPageBreak/>
        <w:t>performances will be directly compared</w:t>
      </w:r>
      <w:r w:rsidRPr="00CC45D1">
        <w:rPr>
          <w:rFonts w:cstheme="minorHAnsi"/>
          <w:sz w:val="22"/>
          <w:szCs w:val="22"/>
        </w:rPr>
        <w:t xml:space="preserve"> to chosen log-ratio transformations. Finally, all Machine </w:t>
      </w:r>
      <w:r w:rsidR="00A70591">
        <w:rPr>
          <w:rFonts w:cstheme="minorHAnsi"/>
          <w:noProof/>
          <w:sz w:val="22"/>
          <w:szCs w:val="22"/>
        </w:rPr>
        <w:drawing>
          <wp:anchor distT="0" distB="0" distL="114300" distR="114300" simplePos="0" relativeHeight="251706368" behindDoc="0" locked="0" layoutInCell="1" allowOverlap="1" wp14:anchorId="21873CCC" wp14:editId="728FB46C">
            <wp:simplePos x="0" y="0"/>
            <wp:positionH relativeFrom="column">
              <wp:posOffset>-9856</wp:posOffset>
            </wp:positionH>
            <wp:positionV relativeFrom="paragraph">
              <wp:posOffset>572494</wp:posOffset>
            </wp:positionV>
            <wp:extent cx="5791200" cy="2913380"/>
            <wp:effectExtent l="0" t="0" r="0" b="127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200" cy="2913380"/>
                    </a:xfrm>
                    <a:prstGeom prst="rect">
                      <a:avLst/>
                    </a:prstGeom>
                    <a:noFill/>
                  </pic:spPr>
                </pic:pic>
              </a:graphicData>
            </a:graphic>
          </wp:anchor>
        </w:drawing>
      </w:r>
      <w:commentRangeStart w:id="33"/>
      <w:commentRangeStart w:id="34"/>
      <w:commentRangeEnd w:id="33"/>
      <w:r w:rsidR="00BE2AF5">
        <w:rPr>
          <w:rStyle w:val="CommentReference"/>
        </w:rPr>
        <w:commentReference w:id="33"/>
      </w:r>
      <w:commentRangeEnd w:id="34"/>
      <w:r w:rsidR="00910ABB">
        <w:rPr>
          <w:rStyle w:val="CommentReference"/>
        </w:rPr>
        <w:commentReference w:id="34"/>
      </w:r>
      <w:r w:rsidRPr="00CC45D1">
        <w:rPr>
          <w:rFonts w:cstheme="minorHAnsi"/>
          <w:sz w:val="22"/>
          <w:szCs w:val="22"/>
        </w:rPr>
        <w:t xml:space="preserve">Learning performances are compared to </w:t>
      </w:r>
      <w:r w:rsidR="007A19F8" w:rsidRPr="00CC45D1">
        <w:rPr>
          <w:rFonts w:cstheme="minorHAnsi"/>
          <w:i/>
          <w:iCs/>
          <w:sz w:val="22"/>
          <w:szCs w:val="22"/>
        </w:rPr>
        <w:t>CoDaCoRe</w:t>
      </w:r>
      <w:r w:rsidR="007A19F8" w:rsidRPr="00CC45D1">
        <w:rPr>
          <w:rFonts w:cstheme="minorHAnsi"/>
          <w:sz w:val="22"/>
          <w:szCs w:val="22"/>
        </w:rPr>
        <w:t xml:space="preserve"> </w:t>
      </w:r>
      <w:r w:rsidR="003A19BD" w:rsidRPr="00CC45D1">
        <w:rPr>
          <w:rFonts w:cstheme="minorHAnsi"/>
          <w:sz w:val="22"/>
          <w:szCs w:val="22"/>
        </w:rPr>
        <w:t xml:space="preserve">in the following conceptual </w:t>
      </w:r>
      <w:r w:rsidR="00321D5E" w:rsidRPr="00CC45D1">
        <w:rPr>
          <w:rFonts w:cstheme="minorHAnsi"/>
          <w:noProof/>
          <w:sz w:val="22"/>
          <w:szCs w:val="22"/>
        </w:rPr>
        <mc:AlternateContent>
          <mc:Choice Requires="wps">
            <w:drawing>
              <wp:anchor distT="0" distB="0" distL="114300" distR="114300" simplePos="0" relativeHeight="251692032" behindDoc="0" locked="0" layoutInCell="1" allowOverlap="1" wp14:anchorId="6481F3BA" wp14:editId="350913C1">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18D4D634" w:rsidR="000D0526" w:rsidRPr="00431864" w:rsidRDefault="000D0526" w:rsidP="00431864">
                            <w:pPr>
                              <w:pStyle w:val="Caption"/>
                            </w:pPr>
                            <w:r w:rsidRPr="00431864">
                              <w:t xml:space="preserve">Figure </w:t>
                            </w:r>
                            <w:fldSimple w:instr=" SEQ Figure \* ARABIC ">
                              <w:r w:rsidR="000B6F76">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18D4D634" w:rsidR="000D0526" w:rsidRPr="00431864" w:rsidRDefault="000D0526" w:rsidP="00431864">
                      <w:pPr>
                        <w:pStyle w:val="Caption"/>
                      </w:pPr>
                      <w:r w:rsidRPr="00431864">
                        <w:t xml:space="preserve">Figure </w:t>
                      </w:r>
                      <w:fldSimple w:instr=" SEQ Figure \* ARABIC ">
                        <w:r w:rsidR="000B6F76">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v:textbox>
                <w10:wrap type="topAndBottom" anchorx="margin"/>
              </v:shape>
            </w:pict>
          </mc:Fallback>
        </mc:AlternateContent>
      </w:r>
      <w:r w:rsidR="00E84C41" w:rsidRPr="00CC45D1">
        <w:rPr>
          <w:rFonts w:cstheme="minorHAnsi"/>
          <w:sz w:val="22"/>
          <w:szCs w:val="22"/>
        </w:rPr>
        <w:t>framework</w:t>
      </w:r>
      <w:r w:rsidR="003A19BD" w:rsidRPr="00CC45D1">
        <w:rPr>
          <w:rFonts w:cstheme="minorHAnsi"/>
          <w:sz w:val="22"/>
          <w:szCs w:val="22"/>
        </w:rPr>
        <w:t xml:space="preserve">: </w:t>
      </w:r>
    </w:p>
    <w:p w14:paraId="04A4FD64" w14:textId="68CC3293" w:rsidR="00F37517" w:rsidRPr="00CC45D1" w:rsidRDefault="003A19BD" w:rsidP="008E27D7">
      <w:pPr>
        <w:spacing w:line="360" w:lineRule="auto"/>
        <w:jc w:val="both"/>
        <w:rPr>
          <w:rFonts w:cstheme="minorHAnsi"/>
          <w:sz w:val="22"/>
          <w:szCs w:val="22"/>
        </w:rPr>
      </w:pPr>
      <w:r w:rsidRPr="00CC45D1">
        <w:rPr>
          <w:rFonts w:cstheme="minorHAnsi"/>
          <w:sz w:val="22"/>
          <w:szCs w:val="22"/>
        </w:rPr>
        <w:t xml:space="preserve">The general pipeline will be constructed of the following building blocks: Pre-processing, Imputation, Transformation, and Machine Learning Models/Microbiome Approaches. </w:t>
      </w:r>
      <w:r w:rsidR="00F37517" w:rsidRPr="00CC45D1">
        <w:rPr>
          <w:rFonts w:cstheme="minorHAnsi"/>
          <w:sz w:val="22"/>
          <w:szCs w:val="22"/>
        </w:rPr>
        <w:t xml:space="preserve">Usually, model performances are averaged after several repeats with random training and test splits. However, it was decided here to use the same training/test split for all transformations to directly compare the difference. </w:t>
      </w:r>
    </w:p>
    <w:p w14:paraId="21CF34A7" w14:textId="1B5A8AD9" w:rsidR="00932D9A" w:rsidRPr="00CC45D1" w:rsidRDefault="00F37517" w:rsidP="008E27D7">
      <w:pPr>
        <w:spacing w:line="360" w:lineRule="auto"/>
        <w:jc w:val="both"/>
        <w:rPr>
          <w:rFonts w:cstheme="minorHAnsi"/>
          <w:sz w:val="22"/>
          <w:szCs w:val="22"/>
        </w:rPr>
      </w:pPr>
      <w:r w:rsidRPr="00CC45D1">
        <w:rPr>
          <w:rFonts w:cstheme="minorHAnsi"/>
          <w:sz w:val="22"/>
          <w:szCs w:val="22"/>
        </w:rPr>
        <w:t xml:space="preserve">As representation for Machine Learning models, </w:t>
      </w:r>
      <w:r w:rsidR="00BE2AF5">
        <w:rPr>
          <w:rFonts w:cstheme="minorHAnsi"/>
          <w:sz w:val="22"/>
          <w:szCs w:val="22"/>
        </w:rPr>
        <w:t xml:space="preserve">regularized </w:t>
      </w:r>
      <w:r w:rsidR="00431864" w:rsidRPr="00CC45D1">
        <w:rPr>
          <w:rFonts w:cstheme="minorHAnsi"/>
          <w:sz w:val="22"/>
          <w:szCs w:val="22"/>
        </w:rPr>
        <w:t>Generalized Linear Model (</w:t>
      </w:r>
      <w:r w:rsidR="00932D9A" w:rsidRPr="00CC45D1">
        <w:rPr>
          <w:rFonts w:cstheme="minorHAnsi"/>
          <w:i/>
          <w:sz w:val="22"/>
          <w:szCs w:val="22"/>
        </w:rPr>
        <w:t>glmnet</w:t>
      </w:r>
      <w:r w:rsidR="00431864" w:rsidRPr="00CC45D1">
        <w:rPr>
          <w:rFonts w:cstheme="minorHAnsi"/>
          <w:sz w:val="22"/>
          <w:szCs w:val="22"/>
        </w:rPr>
        <w:t>)</w:t>
      </w:r>
      <w:r w:rsidR="00932D9A" w:rsidRPr="00CC45D1">
        <w:rPr>
          <w:rFonts w:cstheme="minorHAnsi"/>
          <w:sz w:val="22"/>
          <w:szCs w:val="22"/>
        </w:rPr>
        <w:t xml:space="preserve"> and </w:t>
      </w:r>
      <w:r w:rsidR="00431864" w:rsidRPr="00CC45D1">
        <w:rPr>
          <w:rFonts w:cstheme="minorHAnsi"/>
          <w:sz w:val="22"/>
          <w:szCs w:val="22"/>
        </w:rPr>
        <w:t>Support Vector Machine (</w:t>
      </w:r>
      <w:proofErr w:type="spellStart"/>
      <w:r w:rsidR="00932D9A" w:rsidRPr="00CC45D1">
        <w:rPr>
          <w:rFonts w:cstheme="minorHAnsi"/>
          <w:i/>
          <w:sz w:val="22"/>
          <w:szCs w:val="22"/>
        </w:rPr>
        <w:t>svmRadial</w:t>
      </w:r>
      <w:proofErr w:type="spellEnd"/>
      <w:r w:rsidR="00431864" w:rsidRPr="00CC45D1">
        <w:rPr>
          <w:rFonts w:cstheme="minorHAnsi"/>
          <w:sz w:val="22"/>
          <w:szCs w:val="22"/>
        </w:rPr>
        <w:t>)</w:t>
      </w:r>
      <w:r w:rsidR="00932D9A" w:rsidRPr="00CC45D1">
        <w:rPr>
          <w:rFonts w:cstheme="minorHAnsi"/>
          <w:sz w:val="22"/>
          <w:szCs w:val="22"/>
        </w:rPr>
        <w:t xml:space="preserve"> </w:t>
      </w:r>
      <w:r w:rsidRPr="00CC45D1">
        <w:rPr>
          <w:rFonts w:cstheme="minorHAnsi"/>
          <w:sz w:val="22"/>
          <w:szCs w:val="22"/>
        </w:rPr>
        <w:t>are used</w:t>
      </w:r>
      <w:r w:rsidR="00932D9A" w:rsidRPr="00CC45D1">
        <w:rPr>
          <w:rFonts w:cstheme="minorHAnsi"/>
          <w:sz w:val="22"/>
          <w:szCs w:val="22"/>
        </w:rPr>
        <w:t xml:space="preserve">. </w:t>
      </w:r>
      <w:r w:rsidR="00932D9A" w:rsidRPr="00CC45D1">
        <w:rPr>
          <w:rFonts w:cstheme="minorHAnsi"/>
          <w:i/>
          <w:sz w:val="22"/>
          <w:szCs w:val="22"/>
        </w:rPr>
        <w:t>Glmnet</w:t>
      </w:r>
      <w:r w:rsidR="00932D9A" w:rsidRPr="00CC45D1">
        <w:rPr>
          <w:rFonts w:cstheme="minorHAnsi"/>
          <w:sz w:val="22"/>
          <w:szCs w:val="22"/>
        </w:rPr>
        <w:t xml:space="preserve"> represents a common linear </w:t>
      </w:r>
      <w:r w:rsidR="00257B1A">
        <w:rPr>
          <w:rFonts w:cstheme="minorHAnsi"/>
          <w:sz w:val="22"/>
          <w:szCs w:val="22"/>
        </w:rPr>
        <w:t>M</w:t>
      </w:r>
      <w:r w:rsidR="00932D9A" w:rsidRPr="00CC45D1">
        <w:rPr>
          <w:rFonts w:cstheme="minorHAnsi"/>
          <w:sz w:val="22"/>
          <w:szCs w:val="22"/>
        </w:rPr>
        <w:t xml:space="preserve">achine </w:t>
      </w:r>
      <w:r w:rsidR="00257B1A">
        <w:rPr>
          <w:rFonts w:cstheme="minorHAnsi"/>
          <w:sz w:val="22"/>
          <w:szCs w:val="22"/>
        </w:rPr>
        <w:t>L</w:t>
      </w:r>
      <w:r w:rsidR="00932D9A" w:rsidRPr="00CC45D1">
        <w:rPr>
          <w:rFonts w:cstheme="minorHAnsi"/>
          <w:sz w:val="22"/>
          <w:szCs w:val="22"/>
        </w:rPr>
        <w:t xml:space="preserve">earning model and </w:t>
      </w:r>
      <w:proofErr w:type="spellStart"/>
      <w:r w:rsidR="00932D9A" w:rsidRPr="00CC45D1">
        <w:rPr>
          <w:rFonts w:cstheme="minorHAnsi"/>
          <w:i/>
          <w:sz w:val="22"/>
          <w:szCs w:val="22"/>
        </w:rPr>
        <w:t>svmRadial</w:t>
      </w:r>
      <w:proofErr w:type="spellEnd"/>
      <w:r w:rsidR="00932D9A" w:rsidRPr="00CC45D1">
        <w:rPr>
          <w:rFonts w:cstheme="minorHAnsi"/>
          <w:sz w:val="22"/>
          <w:szCs w:val="22"/>
        </w:rPr>
        <w:t xml:space="preserve"> a non-linear one</w:t>
      </w:r>
      <w:r w:rsidR="00BD7492" w:rsidRPr="00CC45D1">
        <w:rPr>
          <w:rFonts w:cstheme="minorHAnsi"/>
          <w:sz w:val="22"/>
          <w:szCs w:val="22"/>
        </w:rPr>
        <w:t xml:space="preserve">, as several papers already showed different performances for microbiome data depending on the choice of model </w:t>
      </w:r>
      <w:sdt>
        <w:sdtPr>
          <w:rPr>
            <w:rFonts w:cstheme="minorHAnsi"/>
            <w:sz w:val="22"/>
            <w:szCs w:val="22"/>
          </w:rPr>
          <w:alias w:val="To edit, see citavi.com/edit"/>
          <w:tag w:val="CitaviPlaceholder#a7d845bc-c0f3-4af6-b144-35f71b83a735"/>
          <w:id w:val="-482923304"/>
          <w:placeholder>
            <w:docPart w:val="DefaultPlaceholder_-1854013440"/>
          </w:placeholder>
        </w:sdtPr>
        <w:sdtEndPr/>
        <w:sdtContent>
          <w:r w:rsidR="00B34B25">
            <w:rPr>
              <w:rFonts w:cstheme="minorHAnsi"/>
              <w:sz w:val="22"/>
              <w:szCs w:val="22"/>
            </w:rPr>
            <w:fldChar w:fldCharType="begin"/>
          </w:r>
          <w:r w:rsidR="00B34B2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OGE1ZTgwLTIyZjMtNDZmMS1hODU0LTNmMTUxMTM5MjE5MC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jlmNDFjNWJmLTE4NDktNDM5ZS1hOGQ2LWNhYWE5ZDAzNzE3MCIsIlJhbmdlU3RhcnQiOjE5LCJSYW5nZUxlbmd0aCI6MjIsIlJlZmVyZW5jZUlkIjoiYTg4NjY0M2EtNjZiNy00YjM1LTg5Y2QtOTVhODg3ZWJiY2Rj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x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E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E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E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E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E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x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j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y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I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jYiLCIkdHlwZSI6IlN3aXNzQWNhZGVtaWMuQ2l0YXZpLkxvY2F0aW9uLCBTd2lzc0FjYWRlbWljLkNpdGF2aSIsIkFkZHJlc3MiOnsiJGlkIjoiMj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M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MzIiwiJHR5cGUiOiJTd2lzc0FjYWRlbWljLkNpdGF2aS5DaXRhdGlvbnMuV29yZFBsYWNlaG9sZGVyRW50cnksIFN3aXNzQWNhZGVtaWMuQ2l0YXZpIiwiSWQiOiI2YjBmMTA0Ny1iODAzLTQ4NDItYWY5Yy00MGRlMjk5ZTA3M2IiLCJSYW5nZVN0YXJ0Ijo0MSwiUmFuZ2VMZW5ndGgiOjI4LCJSZWZlcmVuY2VJZCI6ImYyMTgwOGYzLWU2NTgtNDNjYi1hMTJhLWJhNmI3NjRjNmI2ZCI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M2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M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zg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V0sIkZvcm1hdHRlZFRleHQiOnsiJGlkIjoiMzkiLCJDb3VudCI6MSwiVGV4dFVuaXRzIjpbeyIkaWQiOiI0MCIsIkZvbnRTdHlsZSI6eyIkaWQiOiI0MSIsIk5ldXRyYWwiOnRydWV9LCJSZWFkaW5nT3JkZXIiOjEsIlRleHQiOiIoWmhhbmcgYW5kIFNoaSAyMDE5OyBLdWJpbnNraSBldCBhbC4gMjAyMjsgdmFuIGRlciBQbG9lZyBldCBhbC4gMjAxNCkifV19LCJUYWciOiJDaXRhdmlQbGFjZWhvbGRlciNhN2Q4NDViYy1jMGYzLTRhZjYtYjE0NC0zNWY3MWI4M2E3MzUiLCJUZXh0IjoiKFpoYW5nIGFuZCBTaGkgMjAxOTsgS3ViaW5za2kgZXQgYWwuIDIwMjI7IHZhbiBkZXIgUGxvZWcgZXQgYWwuIDIwMTQpIiwiV0FJVmVyc2lvbiI6IjYuMTIuMC4wIn0=}</w:instrText>
          </w:r>
          <w:r w:rsidR="00B34B25">
            <w:rPr>
              <w:rFonts w:cstheme="minorHAnsi"/>
              <w:sz w:val="22"/>
              <w:szCs w:val="22"/>
            </w:rPr>
            <w:fldChar w:fldCharType="separate"/>
          </w:r>
          <w:r w:rsidR="00431736">
            <w:rPr>
              <w:rFonts w:cstheme="minorHAnsi"/>
              <w:sz w:val="22"/>
              <w:szCs w:val="22"/>
            </w:rPr>
            <w:t>(Zhang and Shi 2019; Kubinski et al. 2022; van der Ploeg et al. 2014)</w:t>
          </w:r>
          <w:r w:rsidR="00B34B25">
            <w:rPr>
              <w:rFonts w:cstheme="minorHAnsi"/>
              <w:sz w:val="22"/>
              <w:szCs w:val="22"/>
            </w:rPr>
            <w:fldChar w:fldCharType="end"/>
          </w:r>
        </w:sdtContent>
      </w:sdt>
      <w:r w:rsidR="00B34B25">
        <w:rPr>
          <w:rFonts w:cstheme="minorHAnsi"/>
          <w:sz w:val="22"/>
          <w:szCs w:val="22"/>
        </w:rPr>
        <w:t xml:space="preserve">. </w:t>
      </w:r>
    </w:p>
    <w:p w14:paraId="5C2EE767" w14:textId="1C98397A" w:rsidR="00431864" w:rsidRDefault="00431864" w:rsidP="008E27D7">
      <w:pPr>
        <w:spacing w:line="360" w:lineRule="auto"/>
        <w:jc w:val="both"/>
        <w:rPr>
          <w:rFonts w:cstheme="minorHAnsi"/>
          <w:sz w:val="22"/>
          <w:szCs w:val="22"/>
        </w:rPr>
      </w:pPr>
      <w:r w:rsidRPr="00CC45D1">
        <w:rPr>
          <w:rFonts w:cstheme="minorHAnsi"/>
          <w:sz w:val="22"/>
          <w:szCs w:val="22"/>
        </w:rPr>
        <w:t xml:space="preserve">For </w:t>
      </w:r>
      <w:r w:rsidRPr="00CC45D1">
        <w:rPr>
          <w:rFonts w:cstheme="minorHAnsi"/>
          <w:i/>
          <w:iCs/>
          <w:sz w:val="22"/>
          <w:szCs w:val="22"/>
        </w:rPr>
        <w:t>CoDaCoRe</w:t>
      </w:r>
      <w:r w:rsidRPr="00CC45D1">
        <w:rPr>
          <w:rFonts w:cstheme="minorHAnsi"/>
          <w:sz w:val="22"/>
          <w:szCs w:val="22"/>
        </w:rPr>
        <w:t>, it was decided to train two models per run, one with lambda = 0</w:t>
      </w:r>
      <w:r w:rsidR="00144A83" w:rsidRPr="00CC45D1">
        <w:rPr>
          <w:rFonts w:cstheme="minorHAnsi"/>
          <w:sz w:val="22"/>
          <w:szCs w:val="22"/>
        </w:rPr>
        <w:t xml:space="preserve"> </w:t>
      </w:r>
      <w:r w:rsidRPr="00CC45D1">
        <w:rPr>
          <w:rFonts w:cstheme="minorHAnsi"/>
          <w:sz w:val="22"/>
          <w:szCs w:val="22"/>
        </w:rPr>
        <w:t>and the other with lambda = 1</w:t>
      </w:r>
      <w:r w:rsidR="00144A83" w:rsidRPr="00CC45D1">
        <w:rPr>
          <w:rFonts w:cstheme="minorHAnsi"/>
          <w:sz w:val="22"/>
          <w:szCs w:val="22"/>
        </w:rPr>
        <w:t xml:space="preserve">. </w:t>
      </w:r>
      <w:r w:rsidRPr="00CC45D1">
        <w:rPr>
          <w:rFonts w:cstheme="minorHAnsi"/>
          <w:sz w:val="22"/>
          <w:szCs w:val="22"/>
        </w:rPr>
        <w:t xml:space="preserve">In </w:t>
      </w:r>
      <w:r w:rsidRPr="00CC45D1">
        <w:rPr>
          <w:rFonts w:cstheme="minorHAnsi"/>
          <w:i/>
          <w:iCs/>
          <w:sz w:val="22"/>
          <w:szCs w:val="22"/>
        </w:rPr>
        <w:t>CoDaCoRe</w:t>
      </w:r>
      <w:r w:rsidRPr="00CC45D1">
        <w:rPr>
          <w:rFonts w:cstheme="minorHAnsi"/>
          <w:sz w:val="22"/>
          <w:szCs w:val="22"/>
        </w:rPr>
        <w:t xml:space="preserve"> the parameter lambda controls the regularization strength of the model. Lambda = 1 applies the 1-standard-error r</w:t>
      </w:r>
      <w:r w:rsidR="00134695" w:rsidRPr="00CC45D1">
        <w:rPr>
          <w:rFonts w:cstheme="minorHAnsi"/>
          <w:sz w:val="22"/>
          <w:szCs w:val="22"/>
        </w:rPr>
        <w:t>u</w:t>
      </w:r>
      <w:r w:rsidRPr="00CC45D1">
        <w:rPr>
          <w:rFonts w:cstheme="minorHAnsi"/>
          <w:sz w:val="22"/>
          <w:szCs w:val="22"/>
        </w:rPr>
        <w:t xml:space="preserve">le in the discretization step of the log-ratio. This is typically a good choice, leading to models that are both sparse and predictive. </w:t>
      </w:r>
      <w:r w:rsidR="00134695" w:rsidRPr="00CC45D1">
        <w:rPr>
          <w:rFonts w:cstheme="minorHAnsi"/>
          <w:sz w:val="22"/>
          <w:szCs w:val="22"/>
        </w:rPr>
        <w:t>L</w:t>
      </w:r>
      <w:r w:rsidRPr="00CC45D1">
        <w:rPr>
          <w:rFonts w:cstheme="minorHAnsi"/>
          <w:sz w:val="22"/>
          <w:szCs w:val="22"/>
        </w:rPr>
        <w:t xml:space="preserve">ambda = 0 </w:t>
      </w:r>
      <w:r w:rsidRPr="00CC45D1">
        <w:rPr>
          <w:rFonts w:cstheme="minorHAnsi"/>
          <w:sz w:val="22"/>
          <w:szCs w:val="22"/>
        </w:rPr>
        <w:lastRenderedPageBreak/>
        <w:t>corresponds to a 0</w:t>
      </w:r>
      <w:r w:rsidR="00A22649" w:rsidRPr="00CC45D1">
        <w:rPr>
          <w:rFonts w:cstheme="minorHAnsi"/>
          <w:sz w:val="22"/>
          <w:szCs w:val="22"/>
        </w:rPr>
        <w:t>-</w:t>
      </w:r>
      <w:r w:rsidRPr="00CC45D1">
        <w:rPr>
          <w:rFonts w:cstheme="minorHAnsi"/>
          <w:sz w:val="22"/>
          <w:szCs w:val="22"/>
        </w:rPr>
        <w:t>standard-error rule</w:t>
      </w:r>
      <w:r w:rsidR="009460A4" w:rsidRPr="00CC45D1">
        <w:rPr>
          <w:rFonts w:cstheme="minorHAnsi"/>
          <w:sz w:val="22"/>
          <w:szCs w:val="22"/>
        </w:rPr>
        <w:t xml:space="preserve">, </w:t>
      </w:r>
      <w:r w:rsidRPr="00CC45D1">
        <w:rPr>
          <w:rFonts w:cstheme="minorHAnsi"/>
          <w:sz w:val="22"/>
          <w:szCs w:val="22"/>
        </w:rPr>
        <w:t xml:space="preserve"> in other words choosing the log-ratio that minimizes cross-validation score</w:t>
      </w:r>
      <w:r w:rsidR="00144A83" w:rsidRPr="00CC45D1">
        <w:rPr>
          <w:rFonts w:cstheme="minorHAnsi"/>
          <w:sz w:val="22"/>
          <w:szCs w:val="22"/>
        </w:rPr>
        <w:t xml:space="preserve"> </w:t>
      </w:r>
      <w:sdt>
        <w:sdtPr>
          <w:rPr>
            <w:rFonts w:cstheme="minorHAnsi"/>
            <w:sz w:val="22"/>
            <w:szCs w:val="22"/>
          </w:rPr>
          <w:alias w:val="To edit, see citavi.com/edit"/>
          <w:tag w:val="CitaviPlaceholder#47e1780f-2a81-49b5-ad44-7161f442b9b4"/>
          <w:id w:val="-1922634962"/>
          <w:placeholder>
            <w:docPart w:val="DefaultPlaceholder_-1854013440"/>
          </w:placeholder>
        </w:sdtPr>
        <w:sdtEndPr/>
        <w:sdtContent>
          <w:r w:rsidR="00144A83"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IuMC4wIn0=}</w:instrText>
          </w:r>
          <w:r w:rsidR="00144A83" w:rsidRPr="00CC45D1">
            <w:rPr>
              <w:rFonts w:cstheme="minorHAnsi"/>
              <w:sz w:val="22"/>
              <w:szCs w:val="22"/>
            </w:rPr>
            <w:fldChar w:fldCharType="separate"/>
          </w:r>
          <w:r w:rsidR="00431736">
            <w:rPr>
              <w:rFonts w:cstheme="minorHAnsi"/>
              <w:sz w:val="22"/>
              <w:szCs w:val="22"/>
            </w:rPr>
            <w:t>(Gordon-Rodriguez et al. 2021)</w:t>
          </w:r>
          <w:r w:rsidR="00144A83" w:rsidRPr="00CC45D1">
            <w:rPr>
              <w:rFonts w:cstheme="minorHAnsi"/>
              <w:sz w:val="22"/>
              <w:szCs w:val="22"/>
            </w:rPr>
            <w:fldChar w:fldCharType="end"/>
          </w:r>
        </w:sdtContent>
      </w:sdt>
      <w:r w:rsidRPr="00CC45D1">
        <w:rPr>
          <w:rFonts w:cstheme="minorHAnsi"/>
          <w:sz w:val="22"/>
          <w:szCs w:val="22"/>
        </w:rPr>
        <w:t>.</w:t>
      </w:r>
      <w:r w:rsidR="00144A83" w:rsidRPr="00CC45D1">
        <w:rPr>
          <w:rFonts w:cstheme="minorHAnsi"/>
          <w:sz w:val="22"/>
          <w:szCs w:val="22"/>
        </w:rPr>
        <w:t xml:space="preserve"> Using both models </w:t>
      </w:r>
      <w:r w:rsidR="008A1213" w:rsidRPr="00CC45D1">
        <w:rPr>
          <w:rFonts w:cstheme="minorHAnsi"/>
          <w:sz w:val="22"/>
          <w:szCs w:val="22"/>
        </w:rPr>
        <w:t>allow</w:t>
      </w:r>
      <w:r w:rsidR="00144A83" w:rsidRPr="00CC45D1">
        <w:rPr>
          <w:rFonts w:cstheme="minorHAnsi"/>
          <w:sz w:val="22"/>
          <w:szCs w:val="22"/>
        </w:rPr>
        <w:t xml:space="preserve"> for a direct comparison in how </w:t>
      </w:r>
      <w:r w:rsidR="00144A83" w:rsidRPr="00CC45D1">
        <w:rPr>
          <w:rFonts w:cstheme="minorHAnsi"/>
          <w:i/>
          <w:sz w:val="22"/>
          <w:szCs w:val="22"/>
        </w:rPr>
        <w:t>CoDaCoRe</w:t>
      </w:r>
      <w:r w:rsidR="00144A83" w:rsidRPr="00CC45D1">
        <w:rPr>
          <w:rFonts w:cstheme="minorHAnsi"/>
          <w:sz w:val="22"/>
          <w:szCs w:val="22"/>
        </w:rPr>
        <w:t xml:space="preserve"> handles different types of microbiome data sets, that are typically very sparse.</w:t>
      </w:r>
      <w:r w:rsidR="00CC5A6C" w:rsidRPr="00CC45D1">
        <w:rPr>
          <w:rFonts w:cstheme="minorHAnsi"/>
          <w:sz w:val="22"/>
          <w:szCs w:val="22"/>
        </w:rPr>
        <w:t xml:space="preserve"> Additionally, </w:t>
      </w:r>
      <w:r w:rsidR="00CC5A6C" w:rsidRPr="00CC45D1">
        <w:rPr>
          <w:rFonts w:cstheme="minorHAnsi"/>
          <w:i/>
          <w:sz w:val="22"/>
          <w:szCs w:val="22"/>
        </w:rPr>
        <w:t>CoDaCoRe</w:t>
      </w:r>
      <w:r w:rsidR="00CC5A6C" w:rsidRPr="00CC45D1">
        <w:rPr>
          <w:rFonts w:cstheme="minorHAnsi"/>
          <w:sz w:val="22"/>
          <w:szCs w:val="22"/>
        </w:rPr>
        <w:t xml:space="preserve"> allows in prediction tasks to include all found log-ratios or just the most descriptive one. It was decided to use both to see how influential one found log-ratio can be for the chosen data sets</w:t>
      </w:r>
      <w:r w:rsidR="00372A23" w:rsidRPr="00CC45D1">
        <w:rPr>
          <w:rFonts w:cstheme="minorHAnsi"/>
          <w:sz w:val="22"/>
          <w:szCs w:val="22"/>
        </w:rPr>
        <w:t xml:space="preserve"> or if it is better to use several log-ratios.</w:t>
      </w:r>
    </w:p>
    <w:p w14:paraId="21BF1167" w14:textId="77777777" w:rsidR="002839DF" w:rsidRPr="00CC45D1" w:rsidRDefault="002839DF" w:rsidP="002839DF">
      <w:pPr>
        <w:spacing w:line="360" w:lineRule="auto"/>
        <w:jc w:val="both"/>
        <w:rPr>
          <w:rFonts w:cstheme="minorHAnsi"/>
        </w:rPr>
      </w:pPr>
      <w:r w:rsidRPr="00CC45D1">
        <w:rPr>
          <w:rFonts w:cstheme="minorHAnsi"/>
          <w:sz w:val="22"/>
          <w:szCs w:val="22"/>
        </w:rPr>
        <w:t>Performance assessment scores are necessary to compare all models directly. For discrete parameters (e.g., two binary classes like “healthy” and “non-healthy”) AUROC</w:t>
      </w:r>
      <w:r>
        <w:rPr>
          <w:rFonts w:cstheme="minorHAnsi"/>
          <w:sz w:val="22"/>
          <w:szCs w:val="22"/>
        </w:rPr>
        <w:t xml:space="preserve"> (area under the receiver operating characteristic)</w:t>
      </w:r>
      <w:r w:rsidRPr="00CC45D1">
        <w:rPr>
          <w:rFonts w:cstheme="minorHAnsi"/>
          <w:sz w:val="22"/>
          <w:szCs w:val="22"/>
        </w:rPr>
        <w:t xml:space="preserve"> will be used to assess model performances. AUROC </w:t>
      </w:r>
      <w:r>
        <w:rPr>
          <w:rFonts w:cstheme="minorHAnsi"/>
          <w:sz w:val="22"/>
          <w:szCs w:val="22"/>
        </w:rPr>
        <w:t>indicates</w:t>
      </w:r>
      <w:r w:rsidRPr="00CC45D1">
        <w:rPr>
          <w:rFonts w:cstheme="minorHAnsi"/>
          <w:sz w:val="22"/>
          <w:szCs w:val="22"/>
        </w:rPr>
        <w:t xml:space="preserve"> the model’s ability to discriminate between cases (positive examples) and non-cases (negative examples). An </w:t>
      </w:r>
      <w:commentRangeStart w:id="35"/>
      <w:r w:rsidRPr="00CC45D1">
        <w:rPr>
          <w:rFonts w:cstheme="minorHAnsi"/>
          <w:sz w:val="22"/>
          <w:szCs w:val="22"/>
        </w:rPr>
        <w:t>AUROC</w:t>
      </w:r>
      <w:commentRangeEnd w:id="35"/>
      <w:r>
        <w:rPr>
          <w:rStyle w:val="CommentReference"/>
        </w:rPr>
        <w:commentReference w:id="35"/>
      </w:r>
      <w:r w:rsidRPr="00CC45D1">
        <w:rPr>
          <w:rFonts w:cstheme="minorHAnsi"/>
          <w:sz w:val="22"/>
          <w:szCs w:val="22"/>
        </w:rPr>
        <w:t xml:space="preserve"> above 0.8 generally means excellent discriminatory ability for the model, whereas an AUROC of 0.5 corresponds to a coin flip (i.e., a useless model). </w:t>
      </w:r>
    </w:p>
    <w:p w14:paraId="3A0B5F2E" w14:textId="77777777" w:rsidR="002839DF" w:rsidRPr="00CC45D1" w:rsidRDefault="002839DF" w:rsidP="002839DF">
      <w:pPr>
        <w:spacing w:line="360" w:lineRule="auto"/>
        <w:jc w:val="both"/>
        <w:rPr>
          <w:rFonts w:cstheme="minorHAnsi"/>
          <w:sz w:val="22"/>
          <w:szCs w:val="22"/>
        </w:rPr>
      </w:pPr>
      <w:r w:rsidRPr="00CC45D1">
        <w:rPr>
          <w:rFonts w:cstheme="minorHAnsi"/>
          <w:sz w:val="22"/>
          <w:szCs w:val="22"/>
        </w:rPr>
        <w:t xml:space="preserve">For continuous parameters (e.g., BMI, which can have any real number) a root mean squared error (RMSE) is used for performance evaluation. It is the </w:t>
      </w:r>
      <w:hyperlink r:id="rId18" w:history="1">
        <w:r w:rsidRPr="00CC45D1">
          <w:rPr>
            <w:rFonts w:cstheme="minorHAnsi"/>
            <w:sz w:val="22"/>
            <w:szCs w:val="22"/>
          </w:rPr>
          <w:t>standard deviation</w:t>
        </w:r>
      </w:hyperlink>
      <w:r w:rsidRPr="00CC45D1">
        <w:rPr>
          <w:rFonts w:cstheme="minorHAnsi"/>
          <w:sz w:val="22"/>
          <w:szCs w:val="22"/>
        </w:rPr>
        <w:t xml:space="preserve"> of the </w:t>
      </w:r>
      <w:hyperlink r:id="rId19" w:history="1">
        <w:r w:rsidRPr="00CC45D1">
          <w:rPr>
            <w:rFonts w:cstheme="minorHAnsi"/>
            <w:sz w:val="22"/>
            <w:szCs w:val="22"/>
          </w:rPr>
          <w:t>residuals</w:t>
        </w:r>
      </w:hyperlink>
      <w:r w:rsidRPr="00CC45D1">
        <w:rPr>
          <w:rFonts w:cstheme="minorHAnsi"/>
          <w:sz w:val="22"/>
          <w:szCs w:val="22"/>
        </w:rPr>
        <w:t>. Residuals are a measure of how far from the regression line data points are</w:t>
      </w:r>
      <w:r>
        <w:rPr>
          <w:rFonts w:cstheme="minorHAnsi"/>
          <w:sz w:val="22"/>
          <w:szCs w:val="22"/>
        </w:rPr>
        <w:t xml:space="preserve"> distributed</w:t>
      </w:r>
      <w:r w:rsidRPr="00CC45D1">
        <w:rPr>
          <w:rFonts w:cstheme="minorHAnsi"/>
          <w:sz w:val="22"/>
          <w:szCs w:val="22"/>
        </w:rPr>
        <w:t xml:space="preserve"> and </w:t>
      </w:r>
      <w:commentRangeStart w:id="36"/>
      <w:r w:rsidRPr="00CC45D1">
        <w:rPr>
          <w:rFonts w:cstheme="minorHAnsi"/>
          <w:sz w:val="22"/>
          <w:szCs w:val="22"/>
        </w:rPr>
        <w:t>a</w:t>
      </w:r>
      <w:commentRangeEnd w:id="36"/>
      <w:r>
        <w:rPr>
          <w:rStyle w:val="CommentReference"/>
        </w:rPr>
        <w:commentReference w:id="36"/>
      </w:r>
      <w:r>
        <w:rPr>
          <w:rFonts w:cstheme="minorHAnsi"/>
          <w:sz w:val="22"/>
          <w:szCs w:val="22"/>
        </w:rPr>
        <w:t>n</w:t>
      </w:r>
      <w:r w:rsidRPr="00CC45D1">
        <w:rPr>
          <w:rFonts w:cstheme="minorHAnsi"/>
          <w:sz w:val="22"/>
          <w:szCs w:val="22"/>
        </w:rPr>
        <w:t xml:space="preserve"> RMSE consequently measures how spread out these residuals are. A value of 0 would indicate a perfect fit to the data. Contrary to the AUROC, the lower the RMSE, the better the </w:t>
      </w:r>
      <w:commentRangeStart w:id="37"/>
      <w:r w:rsidRPr="00CC45D1">
        <w:rPr>
          <w:rFonts w:cstheme="minorHAnsi"/>
          <w:sz w:val="22"/>
          <w:szCs w:val="22"/>
        </w:rPr>
        <w:t>model</w:t>
      </w:r>
      <w:commentRangeEnd w:id="37"/>
      <w:r w:rsidRPr="00CC45D1">
        <w:rPr>
          <w:rStyle w:val="CommentReference"/>
          <w:rFonts w:cstheme="minorHAnsi"/>
        </w:rPr>
        <w:commentReference w:id="37"/>
      </w:r>
      <w:r w:rsidRPr="00CC45D1">
        <w:rPr>
          <w:rFonts w:cstheme="minorHAnsi"/>
          <w:sz w:val="22"/>
          <w:szCs w:val="22"/>
        </w:rPr>
        <w:t>.</w:t>
      </w:r>
    </w:p>
    <w:p w14:paraId="276C4ED1" w14:textId="49A795BF" w:rsidR="00FF61BF" w:rsidRPr="00CC45D1" w:rsidRDefault="00FF61BF" w:rsidP="008E27D7">
      <w:pPr>
        <w:spacing w:line="360" w:lineRule="auto"/>
        <w:jc w:val="both"/>
        <w:rPr>
          <w:rFonts w:cstheme="minorHAnsi"/>
          <w:sz w:val="22"/>
          <w:szCs w:val="22"/>
        </w:rPr>
      </w:pPr>
      <w:r w:rsidRPr="00CC45D1">
        <w:rPr>
          <w:rFonts w:cstheme="minorHAnsi"/>
          <w:sz w:val="22"/>
          <w:szCs w:val="22"/>
        </w:rPr>
        <w:t xml:space="preserve">As several authors pointed out </w:t>
      </w:r>
      <w:r w:rsidR="008A1213">
        <w:rPr>
          <w:rFonts w:cstheme="minorHAnsi"/>
          <w:sz w:val="22"/>
          <w:szCs w:val="22"/>
        </w:rPr>
        <w:t>M</w:t>
      </w:r>
      <w:r w:rsidRPr="00CC45D1">
        <w:rPr>
          <w:rFonts w:cstheme="minorHAnsi"/>
          <w:sz w:val="22"/>
          <w:szCs w:val="22"/>
        </w:rPr>
        <w:t xml:space="preserve">achine </w:t>
      </w:r>
      <w:r w:rsidR="008A1213">
        <w:rPr>
          <w:rFonts w:cstheme="minorHAnsi"/>
          <w:sz w:val="22"/>
          <w:szCs w:val="22"/>
        </w:rPr>
        <w:t>L</w:t>
      </w:r>
      <w:r w:rsidRPr="00CC45D1">
        <w:rPr>
          <w:rFonts w:cstheme="minorHAnsi"/>
          <w:sz w:val="22"/>
          <w:szCs w:val="22"/>
        </w:rPr>
        <w:t>earning performance is influenced by data size</w:t>
      </w:r>
      <w:r w:rsidR="00431736">
        <w:rPr>
          <w:rFonts w:cstheme="minorHAnsi"/>
          <w:sz w:val="22"/>
          <w:szCs w:val="22"/>
        </w:rPr>
        <w:t xml:space="preserve"> </w:t>
      </w:r>
      <w:sdt>
        <w:sdtPr>
          <w:rPr>
            <w:rFonts w:cstheme="minorHAnsi"/>
            <w:sz w:val="22"/>
            <w:szCs w:val="22"/>
          </w:rPr>
          <w:alias w:val="To edit, see citavi.com/edit"/>
          <w:tag w:val="CitaviPlaceholder#20bd4c83-21bc-45f8-81da-d9b25f6449e2"/>
          <w:id w:val="1633753412"/>
          <w:placeholder>
            <w:docPart w:val="C84152B8CEC9441781F6C7B38476F0D1"/>
          </w:placeholder>
        </w:sdtPr>
        <w:sdtEndPr/>
        <w:sdtContent>
          <w:r w:rsidR="0043173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2VDA5OjQ2OjE3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E5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MzMiLCIkdHlwZSI6IlN3aXNzQWNhZGVtaWMuQ2l0YXZpLkNpdGF0aW9ucy5Xb3JkUGxhY2Vob2xkZXJFbnRyeSwgU3dpc3NBY2FkZW1pYy5DaXRhdmkiLCJJZCI6IjI0OTMxMjA4LTM0ZTktNGI4Ny05NDIwLWYwMTZlOTMzZGU5NyIsIlJhbmdlU3RhcnQiOjM4LCJSYW5nZUxlbmd0aCI6Mjc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MC4xMDE2L2ouY21wYi4yMDIxLjEwNjUwNCIsIlVyaVN0cmluZyI6Imh0dHBzOi8vZG9pLm9yZy8xMC4xMDE2L2ouY21wYi4yMDIxLjEwNjUwNC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MTQ3OTNhNzktMTVlYS00ZTVhLWI4NTktYzliNzA0YTJjMTMzIiwiTW9kaWZpZWRPbiI6IjIwMjItMDUtMzFUMTE6MjQ6MDg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IzNDc5ODQwOCIsIlVyaVN0cmluZyI6Imh0dHA6Ly93d3cubmNiaS5ubG0ubmloLmdvdi9wdWJtZWQvMzQ3OTg0MDg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}</w:instrText>
          </w:r>
          <w:r w:rsidR="00431736" w:rsidRPr="00CC45D1">
            <w:rPr>
              <w:rFonts w:cstheme="minorHAnsi"/>
              <w:sz w:val="22"/>
              <w:szCs w:val="22"/>
            </w:rPr>
            <w:fldChar w:fldCharType="separate"/>
          </w:r>
          <w:r w:rsidR="00431736">
            <w:rPr>
              <w:rFonts w:cstheme="minorHAnsi"/>
              <w:sz w:val="22"/>
              <w:szCs w:val="22"/>
            </w:rPr>
            <w:t>(Quinn and Erb 2020; Gloor et al. 2017; van der Ploeg et al. 2014; Bailly et al. 2022)</w:t>
          </w:r>
          <w:r w:rsidR="00431736" w:rsidRPr="00CC45D1">
            <w:rPr>
              <w:rFonts w:cstheme="minorHAnsi"/>
              <w:sz w:val="22"/>
              <w:szCs w:val="22"/>
            </w:rPr>
            <w:fldChar w:fldCharType="end"/>
          </w:r>
        </w:sdtContent>
      </w:sdt>
      <w:r w:rsidRPr="00CC45D1">
        <w:rPr>
          <w:rFonts w:cstheme="minorHAnsi"/>
          <w:sz w:val="22"/>
          <w:szCs w:val="22"/>
        </w:rPr>
        <w:t>. Therefore, three data sets were chosen accordingly to include direct comparison of performances of small and large data sets, as well as high and low known correlations between microbiome and host</w:t>
      </w:r>
      <w:r w:rsidR="00431736">
        <w:rPr>
          <w:rFonts w:cstheme="minorHAnsi"/>
          <w:sz w:val="22"/>
          <w:szCs w:val="22"/>
        </w:rPr>
        <w:t xml:space="preserve">. We treat these characteristics as </w:t>
      </w:r>
      <w:r w:rsidR="002839DF">
        <w:rPr>
          <w:rFonts w:cstheme="minorHAnsi"/>
          <w:sz w:val="22"/>
          <w:szCs w:val="22"/>
        </w:rPr>
        <w:t xml:space="preserve">part of the analysis to compare model performances. </w:t>
      </w:r>
      <w:r w:rsidRPr="00CC45D1">
        <w:rPr>
          <w:rFonts w:cstheme="minorHAnsi"/>
          <w:sz w:val="22"/>
          <w:szCs w:val="22"/>
        </w:rPr>
        <w:t xml:space="preserve">There is no explicit definition for small datasets in the literature. However, several studies classified data sets ranging from 18 to 1030 samples as small data sets </w:t>
      </w:r>
      <w:sdt>
        <w:sdtPr>
          <w:rPr>
            <w:rFonts w:cstheme="minorHAnsi"/>
            <w:sz w:val="22"/>
            <w:szCs w:val="22"/>
          </w:rPr>
          <w:alias w:val="To edit, see citavi.com/edit"/>
          <w:tag w:val="CitaviPlaceholder#81089ad0-4428-4dfa-9f6e-00785cc9681e"/>
          <w:id w:val="-1327124907"/>
          <w:placeholder>
            <w:docPart w:val="C53CEAC169364F9098496A2C1258F604"/>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i4wLjAifQ==}</w:instrText>
          </w:r>
          <w:r w:rsidRPr="00CC45D1">
            <w:rPr>
              <w:rFonts w:cstheme="minorHAnsi"/>
              <w:sz w:val="22"/>
              <w:szCs w:val="22"/>
            </w:rPr>
            <w:fldChar w:fldCharType="separate"/>
          </w:r>
          <w:r w:rsidR="00431736">
            <w:rPr>
              <w:rFonts w:cstheme="minorHAnsi"/>
              <w:sz w:val="22"/>
              <w:szCs w:val="22"/>
            </w:rPr>
            <w:t>(Althnian et al. 2021)</w:t>
          </w:r>
          <w:r w:rsidRPr="00CC45D1">
            <w:rPr>
              <w:rFonts w:cstheme="minorHAnsi"/>
              <w:sz w:val="22"/>
              <w:szCs w:val="22"/>
            </w:rPr>
            <w:fldChar w:fldCharType="end"/>
          </w:r>
        </w:sdtContent>
      </w:sdt>
      <w:r w:rsidRPr="00CC45D1">
        <w:rPr>
          <w:rFonts w:cstheme="minorHAnsi"/>
          <w:sz w:val="22"/>
          <w:szCs w:val="22"/>
        </w:rPr>
        <w:t xml:space="preserve"> and this guideline is used here, too. </w:t>
      </w:r>
    </w:p>
    <w:p w14:paraId="5898641E" w14:textId="005353BE" w:rsidR="00FF61BF" w:rsidRPr="00CC45D1" w:rsidRDefault="00FF61BF" w:rsidP="008E27D7">
      <w:pPr>
        <w:spacing w:line="360" w:lineRule="auto"/>
        <w:jc w:val="both"/>
        <w:rPr>
          <w:rFonts w:cstheme="minorHAnsi"/>
          <w:sz w:val="22"/>
          <w:szCs w:val="22"/>
        </w:rPr>
      </w:pPr>
      <w:r w:rsidRPr="00CC45D1">
        <w:rPr>
          <w:rFonts w:cstheme="minorHAnsi"/>
          <w:sz w:val="22"/>
          <w:szCs w:val="22"/>
        </w:rPr>
        <w:t>This leads to two small (CRC and PCOS) and one large data set (EstMB) for this project. The CRC data set was first used and described b</w:t>
      </w:r>
      <w:r w:rsidR="008A1213">
        <w:rPr>
          <w:rFonts w:cstheme="minorHAnsi"/>
          <w:sz w:val="22"/>
          <w:szCs w:val="22"/>
        </w:rPr>
        <w:t xml:space="preserve">y </w:t>
      </w:r>
      <w:proofErr w:type="spellStart"/>
      <w:r w:rsidR="008A1213">
        <w:rPr>
          <w:rFonts w:cstheme="minorHAnsi"/>
          <w:sz w:val="22"/>
          <w:szCs w:val="22"/>
        </w:rPr>
        <w:t>Wirbel</w:t>
      </w:r>
      <w:proofErr w:type="spellEnd"/>
      <w:r w:rsidR="008A1213">
        <w:rPr>
          <w:rFonts w:cstheme="minorHAnsi"/>
          <w:sz w:val="22"/>
          <w:szCs w:val="22"/>
        </w:rPr>
        <w:t xml:space="preserve"> et. Al (2019)</w:t>
      </w:r>
      <w:r w:rsidRPr="00CC45D1">
        <w:rPr>
          <w:rFonts w:cstheme="minorHAnsi"/>
          <w:sz w:val="22"/>
          <w:szCs w:val="22"/>
        </w:rPr>
        <w:t xml:space="preserve"> in their meta-analysis for colorectal cancer. This data set contains 7727 features with 695 samples. It shows clear </w:t>
      </w:r>
      <w:r w:rsidR="002839DF">
        <w:rPr>
          <w:rFonts w:cstheme="minorHAnsi"/>
          <w:sz w:val="22"/>
          <w:szCs w:val="22"/>
        </w:rPr>
        <w:t>associations</w:t>
      </w:r>
      <w:commentRangeStart w:id="38"/>
      <w:r w:rsidRPr="00CC45D1">
        <w:rPr>
          <w:rFonts w:cstheme="minorHAnsi"/>
          <w:sz w:val="22"/>
          <w:szCs w:val="22"/>
        </w:rPr>
        <w:t xml:space="preserve"> </w:t>
      </w:r>
      <w:commentRangeEnd w:id="38"/>
      <w:r w:rsidR="005D75B1">
        <w:rPr>
          <w:rStyle w:val="CommentReference"/>
        </w:rPr>
        <w:commentReference w:id="38"/>
      </w:r>
      <w:r w:rsidRPr="00CC45D1">
        <w:rPr>
          <w:rFonts w:cstheme="minorHAnsi"/>
          <w:sz w:val="22"/>
          <w:szCs w:val="22"/>
        </w:rPr>
        <w:t xml:space="preserve">between gut microbiota and colorectal cancer and is therefore helpful to show the behavior of transformations and machine learning algorithms on small but highly specific data sets. The second data set is the Polycystic Ovary Syndrome (PCOS) data set described by </w:t>
      </w:r>
      <w:r w:rsidR="00431736">
        <w:rPr>
          <w:rFonts w:cstheme="minorHAnsi"/>
          <w:sz w:val="22"/>
          <w:szCs w:val="22"/>
        </w:rPr>
        <w:t>Lüll</w:t>
      </w:r>
      <w:r w:rsidRPr="00CC45D1">
        <w:rPr>
          <w:rFonts w:cstheme="minorHAnsi"/>
          <w:sz w:val="22"/>
          <w:szCs w:val="22"/>
        </w:rPr>
        <w:t xml:space="preserve"> et </w:t>
      </w:r>
      <w:r w:rsidRPr="00CC45D1">
        <w:rPr>
          <w:rFonts w:cstheme="minorHAnsi"/>
          <w:sz w:val="22"/>
          <w:szCs w:val="22"/>
        </w:rPr>
        <w:lastRenderedPageBreak/>
        <w:t>al. (202</w:t>
      </w:r>
      <w:r w:rsidR="00431736">
        <w:rPr>
          <w:rFonts w:cstheme="minorHAnsi"/>
          <w:sz w:val="22"/>
          <w:szCs w:val="22"/>
        </w:rPr>
        <w:t>1</w:t>
      </w:r>
      <w:r w:rsidRPr="00CC45D1">
        <w:rPr>
          <w:rFonts w:cstheme="minorHAnsi"/>
          <w:sz w:val="22"/>
          <w:szCs w:val="22"/>
        </w:rPr>
        <w:t xml:space="preserve">). It observed 312 individuals, with two-thirds of them being healthy, and 72738 features. It is a valuable addition as it is a small data set that shows </w:t>
      </w:r>
      <w:r w:rsidR="002839DF">
        <w:rPr>
          <w:rFonts w:cstheme="minorHAnsi"/>
          <w:sz w:val="22"/>
          <w:szCs w:val="22"/>
        </w:rPr>
        <w:t xml:space="preserve">weak associations </w:t>
      </w:r>
      <w:r w:rsidRPr="00CC45D1">
        <w:rPr>
          <w:rFonts w:cstheme="minorHAnsi"/>
          <w:sz w:val="22"/>
          <w:szCs w:val="22"/>
        </w:rPr>
        <w:t xml:space="preserve">between the disease and microbiome structure </w:t>
      </w:r>
      <w:sdt>
        <w:sdtPr>
          <w:rPr>
            <w:rFonts w:cstheme="minorHAnsi"/>
            <w:sz w:val="22"/>
            <w:szCs w:val="22"/>
          </w:rPr>
          <w:alias w:val="To edit, see citavi.com/edit"/>
          <w:tag w:val="CitaviPlaceholder#4b282ae3-f149-41a2-907a-f9a7ca99a00a"/>
          <w:id w:val="588736755"/>
          <w:placeholder>
            <w:docPart w:val="DefaultPlaceholder_-1854013440"/>
          </w:placeholder>
        </w:sdtPr>
        <w:sdtEndPr/>
        <w:sdtContent>
          <w:r w:rsidR="00DB7095">
            <w:rPr>
              <w:rFonts w:cstheme="minorHAnsi"/>
              <w:sz w:val="22"/>
              <w:szCs w:val="22"/>
            </w:rPr>
            <w:fldChar w:fldCharType="begin"/>
          </w:r>
          <w:r w:rsidR="00DB709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BmZmE2LTNmODctNGFmOC05MDMxLTc4ZmU3ODIzYjM5MiIsIlJhbmdlTGVuZ3RoIjoxOCwiUmVmZXJlbmNlSWQiOiIxM2FkYzMwMC05NmI4LTQ1NzUtOTcyYS1mNjA2YzE4ZGY3Yj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MzMyMDUxNTciLCJVcmlTdHJpbmciOiJodHRwOi8vd3d3Lm5jYmkubmxtLm5paC5nb3YvcHVibWVkLzMzMjA1MTU3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YtMDZUMDc6MjU6NTNaIiwiTW9kaWZpZWRCeSI6IngycnU2ZXk3ZHF2eGs4M2Qzcnl2cTFldDQ2emN3eHE4ZDR2bHJtcyIsIklkIjoiMzI5NDU5YzItYzc5Yi00OGQ2LWEzNzYtMTIyMWZhMzdlZWMyIiwiTW9kaWZpZWRPbiI6IjIwMjItMDYtMDZUMDc6MjU6NTNa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MTAuMTIxMC9jbGluZW0vZGdhYTg0OCIsIlVyaVN0cmluZyI6Imh0dHBzOi8vZG9pLm9yZy8xMC4xMjEwL2NsaW5lbS9kZ2FhODQ4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}</w:instrText>
          </w:r>
          <w:r w:rsidR="00DB7095">
            <w:rPr>
              <w:rFonts w:cstheme="minorHAnsi"/>
              <w:sz w:val="22"/>
              <w:szCs w:val="22"/>
            </w:rPr>
            <w:fldChar w:fldCharType="separate"/>
          </w:r>
          <w:r w:rsidR="00431736">
            <w:rPr>
              <w:rFonts w:cstheme="minorHAnsi"/>
              <w:sz w:val="22"/>
              <w:szCs w:val="22"/>
            </w:rPr>
            <w:t>(Lüll et al. 2021)</w:t>
          </w:r>
          <w:r w:rsidR="00DB7095">
            <w:rPr>
              <w:rFonts w:cstheme="minorHAnsi"/>
              <w:sz w:val="22"/>
              <w:szCs w:val="22"/>
            </w:rPr>
            <w:fldChar w:fldCharType="end"/>
          </w:r>
        </w:sdtContent>
      </w:sdt>
      <w:r w:rsidR="00DB7095">
        <w:rPr>
          <w:rFonts w:cstheme="minorHAnsi"/>
          <w:sz w:val="22"/>
          <w:szCs w:val="22"/>
        </w:rPr>
        <w:t xml:space="preserve">. </w:t>
      </w:r>
      <w:r w:rsidRPr="00CC45D1">
        <w:rPr>
          <w:rFonts w:cstheme="minorHAnsi"/>
          <w:sz w:val="22"/>
          <w:szCs w:val="22"/>
        </w:rPr>
        <w:t xml:space="preserve">Lastly, is the Estonian Biobank microbiome cohort (EstMB). This data set includes 2509 individuals with several phenotypical markers collected over time and 17180 features overall, which classifies it as a big data set and it contains two </w:t>
      </w:r>
      <w:r w:rsidR="002B436C" w:rsidRPr="00CC45D1">
        <w:rPr>
          <w:rFonts w:cstheme="minorHAnsi"/>
          <w:sz w:val="22"/>
          <w:szCs w:val="22"/>
        </w:rPr>
        <w:t>phenotypes</w:t>
      </w:r>
      <w:r w:rsidRPr="00CC45D1">
        <w:rPr>
          <w:rFonts w:cstheme="minorHAnsi"/>
          <w:sz w:val="22"/>
          <w:szCs w:val="22"/>
        </w:rPr>
        <w:t xml:space="preserve"> that are of value for this project: Hypertensive heart disease (HHD) which has a low</w:t>
      </w:r>
      <w:r w:rsidR="00A30566" w:rsidRPr="00CC45D1">
        <w:rPr>
          <w:rFonts w:cstheme="minorHAnsi"/>
          <w:sz w:val="22"/>
          <w:szCs w:val="22"/>
        </w:rPr>
        <w:t>er</w:t>
      </w:r>
      <w:r w:rsidRPr="00CC45D1">
        <w:rPr>
          <w:rFonts w:cstheme="minorHAnsi"/>
          <w:sz w:val="22"/>
          <w:szCs w:val="22"/>
        </w:rPr>
        <w:t xml:space="preserve"> to moderate correlation with gut microbiota and Diabetes Type 2 (DT2) which is known to show a high</w:t>
      </w:r>
      <w:r w:rsidR="00802E2B" w:rsidRPr="00CC45D1">
        <w:rPr>
          <w:rFonts w:cstheme="minorHAnsi"/>
          <w:sz w:val="22"/>
          <w:szCs w:val="22"/>
        </w:rPr>
        <w:t>er</w:t>
      </w:r>
      <w:r w:rsidRPr="00CC45D1">
        <w:rPr>
          <w:rFonts w:cstheme="minorHAnsi"/>
          <w:sz w:val="22"/>
          <w:szCs w:val="22"/>
        </w:rPr>
        <w:t xml:space="preserve"> correlation to gut microbiome compositions</w:t>
      </w:r>
      <w:r w:rsidR="004839EE" w:rsidRPr="00CC45D1">
        <w:rPr>
          <w:rFonts w:cstheme="minorHAnsi"/>
          <w:sz w:val="22"/>
          <w:szCs w:val="22"/>
        </w:rPr>
        <w:t xml:space="preserve"> </w:t>
      </w:r>
      <w:sdt>
        <w:sdtPr>
          <w:rPr>
            <w:rFonts w:cstheme="minorHAnsi"/>
            <w:sz w:val="22"/>
            <w:szCs w:val="22"/>
          </w:rPr>
          <w:alias w:val="To edit, see citavi.com/edit"/>
          <w:tag w:val="CitaviPlaceholder#f0caaeda-75b8-4c05-8806-84b6954f6d72"/>
          <w:id w:val="-1993854232"/>
          <w:placeholder>
            <w:docPart w:val="DefaultPlaceholder_-1854013440"/>
          </w:placeholder>
        </w:sdtPr>
        <w:sdtEndPr/>
        <w:sdtContent>
          <w:r w:rsidR="00B22B4B">
            <w:rPr>
              <w:rFonts w:cstheme="minorHAnsi"/>
              <w:sz w:val="22"/>
              <w:szCs w:val="22"/>
            </w:rPr>
            <w:fldChar w:fldCharType="begin"/>
          </w:r>
          <w:r w:rsidR="00B22B4B">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GQ5ZDA2LTRiN2QtNGU3MS04MDBhLTBlNzFmNjUyMzNmNCIsIlJhbmdlTGVuZ3RoIjoyMCwiUmVmZXJlbmNlSWQiOiJlMjAxMWY4ZC1iNDgyLTRhMjktOWQxMi1lOTJkMDQwMTVh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zNTQxODY3NCIsIlVyaVN0cmluZyI6Imh0dHA6Ly93d3cubmNiaS5ubG0ubmloLmdvdi9wdWJtZWQvMzU0MTg2NzQ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eDJydTZleTdkcXZ4azgzZDNyeXZxMWV0NDZ6Y3d4cThkNHZscm1zIiwiQ3JlYXRlZE9uIjoiMjAyMi0wNi0wNlQwNzozMDoxOVoiLCJNb2RpZmllZEJ5IjoieDJydTZleTdkcXZ4azgzZDNyeXZxMWV0NDZ6Y3d4cThkNHZscm1zIiwiSWQiOiJiNzNiNmYxNi01MjVkLTRkYjEtODdiMS03NGQ3MDYwMGU4MDAiLCJNb2RpZmllZE9uIjoiMjAyMi0wNi0wNlQwNzozMDoxOVo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IxMC4xMDM4L3M0MTU4Ni0wMjItMDQ1NjctNyIsIlVyaVN0cmluZyI6Imh0dHBzOi8vZG9pLm9yZy8xMC4xMDM4L3M0MTU4Ni0wMjItMDQ1NjctNy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}</w:instrText>
          </w:r>
          <w:r w:rsidR="00B22B4B">
            <w:rPr>
              <w:rFonts w:cstheme="minorHAnsi"/>
              <w:sz w:val="22"/>
              <w:szCs w:val="22"/>
            </w:rPr>
            <w:fldChar w:fldCharType="separate"/>
          </w:r>
          <w:r w:rsidR="00B22B4B">
            <w:rPr>
              <w:rFonts w:cstheme="minorHAnsi"/>
              <w:sz w:val="22"/>
              <w:szCs w:val="22"/>
            </w:rPr>
            <w:t>(Gacesa et al. 2022)</w:t>
          </w:r>
          <w:r w:rsidR="00B22B4B">
            <w:rPr>
              <w:rFonts w:cstheme="minorHAnsi"/>
              <w:sz w:val="22"/>
              <w:szCs w:val="22"/>
            </w:rPr>
            <w:fldChar w:fldCharType="end"/>
          </w:r>
        </w:sdtContent>
      </w:sdt>
      <w:r w:rsidR="00B22B4B">
        <w:rPr>
          <w:rStyle w:val="c-bibliographic-informationvalue"/>
          <w:rFonts w:cstheme="minorHAnsi"/>
        </w:rPr>
        <w:t>.</w:t>
      </w:r>
      <w:r w:rsidR="00B22B4B" w:rsidRPr="00CC45D1">
        <w:rPr>
          <w:rFonts w:cstheme="minorHAnsi"/>
          <w:sz w:val="22"/>
          <w:szCs w:val="22"/>
        </w:rPr>
        <w:t xml:space="preserve"> </w:t>
      </w:r>
    </w:p>
    <w:p w14:paraId="470533A5" w14:textId="45DD1D51" w:rsidR="00E32DE3" w:rsidRPr="00CC45D1" w:rsidRDefault="00B22B4B" w:rsidP="008E27D7">
      <w:pPr>
        <w:spacing w:line="360" w:lineRule="auto"/>
        <w:jc w:val="both"/>
        <w:rPr>
          <w:rFonts w:cstheme="minorHAnsi"/>
          <w:sz w:val="22"/>
          <w:szCs w:val="22"/>
        </w:rPr>
      </w:pPr>
      <w:r>
        <w:rPr>
          <w:rFonts w:cstheme="minorHAnsi"/>
          <w:sz w:val="22"/>
          <w:szCs w:val="22"/>
        </w:rPr>
        <w:t>To assess if the feature size is an important parameter in Machine Learning performances, i</w:t>
      </w:r>
      <w:r w:rsidR="00A1540C" w:rsidRPr="00CC45D1">
        <w:rPr>
          <w:rFonts w:cstheme="minorHAnsi"/>
          <w:sz w:val="22"/>
          <w:szCs w:val="22"/>
        </w:rPr>
        <w:t xml:space="preserve">t has been decided to </w:t>
      </w:r>
      <w:r>
        <w:rPr>
          <w:rFonts w:cstheme="minorHAnsi"/>
          <w:sz w:val="22"/>
          <w:szCs w:val="22"/>
        </w:rPr>
        <w:t>apply an abundance filter on all data sets. This has the advantage of removing the majority of zeros and solves therefore some of the issues described above</w:t>
      </w:r>
      <w:r w:rsidR="00A1540C" w:rsidRPr="00CC45D1">
        <w:rPr>
          <w:rFonts w:cstheme="minorHAnsi"/>
          <w:sz w:val="22"/>
          <w:szCs w:val="22"/>
        </w:rPr>
        <w:t xml:space="preserve">. </w:t>
      </w:r>
    </w:p>
    <w:p w14:paraId="11B6AB80" w14:textId="77777777" w:rsidR="003D5001" w:rsidRPr="00CC45D1" w:rsidRDefault="003D5001" w:rsidP="008E27D7">
      <w:pPr>
        <w:spacing w:line="360" w:lineRule="auto"/>
        <w:jc w:val="both"/>
        <w:rPr>
          <w:rFonts w:cstheme="minorHAnsi"/>
          <w:color w:val="FFC000"/>
          <w:sz w:val="22"/>
          <w:szCs w:val="22"/>
        </w:rPr>
      </w:pPr>
    </w:p>
    <w:p w14:paraId="5D051250" w14:textId="28595F62" w:rsidR="001B18EB" w:rsidRPr="00CC45D1" w:rsidRDefault="001B18EB" w:rsidP="008E27D7">
      <w:pPr>
        <w:spacing w:line="360" w:lineRule="auto"/>
        <w:jc w:val="both"/>
        <w:rPr>
          <w:rFonts w:cstheme="minorHAnsi"/>
          <w:sz w:val="22"/>
          <w:szCs w:val="22"/>
        </w:rPr>
      </w:pPr>
      <w:r w:rsidRPr="00CC45D1">
        <w:rPr>
          <w:rFonts w:cstheme="minorHAnsi"/>
          <w:sz w:val="22"/>
          <w:szCs w:val="22"/>
        </w:rPr>
        <w:br w:type="page"/>
      </w:r>
    </w:p>
    <w:p w14:paraId="2BE4E9AD" w14:textId="77777777" w:rsidR="00AD36E6" w:rsidRPr="00CC45D1" w:rsidRDefault="00AD36E6" w:rsidP="008E27D7">
      <w:pPr>
        <w:pStyle w:val="Heading1"/>
        <w:spacing w:line="360" w:lineRule="auto"/>
        <w:jc w:val="both"/>
        <w:rPr>
          <w:rFonts w:cstheme="minorHAnsi"/>
        </w:rPr>
      </w:pPr>
      <w:bookmarkStart w:id="39" w:name="_Toc106540040"/>
      <w:r w:rsidRPr="00CC45D1">
        <w:rPr>
          <w:rFonts w:cstheme="minorHAnsi"/>
        </w:rPr>
        <w:lastRenderedPageBreak/>
        <w:t>Methodology</w:t>
      </w:r>
      <w:bookmarkEnd w:id="39"/>
    </w:p>
    <w:p w14:paraId="07E5506B" w14:textId="7C4874EF" w:rsidR="00AD36E6" w:rsidRPr="00CC45D1" w:rsidRDefault="00AD36E6" w:rsidP="008E27D7">
      <w:pPr>
        <w:spacing w:line="360" w:lineRule="auto"/>
        <w:jc w:val="both"/>
        <w:rPr>
          <w:rFonts w:cstheme="minorHAnsi"/>
          <w:sz w:val="22"/>
          <w:szCs w:val="22"/>
        </w:rPr>
      </w:pPr>
      <w:r w:rsidRPr="00CC45D1">
        <w:rPr>
          <w:rFonts w:cstheme="minorHAnsi"/>
          <w:sz w:val="22"/>
          <w:szCs w:val="22"/>
        </w:rPr>
        <w:t>For data analysis and model pipelines, the script language R (v4.1.3) in combination with RStudio (v2022.02.1+461) has been used. For data cleaning and filtering the main librar</w:t>
      </w:r>
      <w:r w:rsidR="006D5EC8" w:rsidRPr="00CC45D1">
        <w:rPr>
          <w:rFonts w:cstheme="minorHAnsi"/>
          <w:sz w:val="22"/>
          <w:szCs w:val="22"/>
        </w:rPr>
        <w:t>y</w:t>
      </w:r>
      <w:r w:rsidRPr="00CC45D1">
        <w:rPr>
          <w:rFonts w:cstheme="minorHAnsi"/>
          <w:sz w:val="22"/>
          <w:szCs w:val="22"/>
        </w:rPr>
        <w:t xml:space="preserve"> is </w:t>
      </w:r>
      <w:commentRangeStart w:id="40"/>
      <w:r w:rsidRPr="00CC45D1">
        <w:rPr>
          <w:rFonts w:cstheme="minorHAnsi"/>
          <w:sz w:val="22"/>
          <w:szCs w:val="22"/>
        </w:rPr>
        <w:t>“</w:t>
      </w:r>
      <w:proofErr w:type="spellStart"/>
      <w:r w:rsidRPr="00CC45D1">
        <w:rPr>
          <w:rFonts w:cstheme="minorHAnsi"/>
          <w:sz w:val="22"/>
          <w:szCs w:val="22"/>
        </w:rPr>
        <w:t>tidyverse</w:t>
      </w:r>
      <w:proofErr w:type="spellEnd"/>
      <w:r w:rsidRPr="00CC45D1">
        <w:rPr>
          <w:rFonts w:cstheme="minorHAnsi"/>
          <w:sz w:val="22"/>
          <w:szCs w:val="22"/>
        </w:rPr>
        <w:t>” (1.3.1). Imputation was conducted with “zCompositions” (1.4.0.1)</w:t>
      </w:r>
      <w:r w:rsidR="006D44B4">
        <w:rPr>
          <w:rFonts w:cstheme="minorHAnsi"/>
          <w:sz w:val="22"/>
          <w:szCs w:val="22"/>
        </w:rPr>
        <w:t xml:space="preserve">, </w:t>
      </w:r>
      <w:r w:rsidRPr="00CC45D1">
        <w:rPr>
          <w:rFonts w:cstheme="minorHAnsi"/>
          <w:sz w:val="22"/>
          <w:szCs w:val="22"/>
        </w:rPr>
        <w:t>and transformations were done with “</w:t>
      </w:r>
      <w:proofErr w:type="spellStart"/>
      <w:r w:rsidRPr="00CC45D1">
        <w:rPr>
          <w:rFonts w:cstheme="minorHAnsi"/>
          <w:sz w:val="22"/>
          <w:szCs w:val="22"/>
        </w:rPr>
        <w:t>easyCODA</w:t>
      </w:r>
      <w:proofErr w:type="spellEnd"/>
      <w:r w:rsidRPr="00CC45D1">
        <w:rPr>
          <w:rFonts w:cstheme="minorHAnsi"/>
          <w:sz w:val="22"/>
          <w:szCs w:val="22"/>
        </w:rPr>
        <w:t>” (0.34.3). Models were constructed with “</w:t>
      </w:r>
      <w:proofErr w:type="spellStart"/>
      <w:r w:rsidRPr="00CC45D1">
        <w:rPr>
          <w:rFonts w:cstheme="minorHAnsi"/>
          <w:sz w:val="22"/>
          <w:szCs w:val="22"/>
        </w:rPr>
        <w:t>mikropml</w:t>
      </w:r>
      <w:proofErr w:type="spellEnd"/>
      <w:r w:rsidRPr="00CC45D1">
        <w:rPr>
          <w:rFonts w:cstheme="minorHAnsi"/>
          <w:sz w:val="22"/>
          <w:szCs w:val="22"/>
        </w:rPr>
        <w:t>” (1.2.2), “</w:t>
      </w:r>
      <w:proofErr w:type="spellStart"/>
      <w:r w:rsidRPr="00CC45D1">
        <w:rPr>
          <w:rFonts w:cstheme="minorHAnsi"/>
          <w:sz w:val="22"/>
          <w:szCs w:val="22"/>
        </w:rPr>
        <w:t>tidymodels</w:t>
      </w:r>
      <w:proofErr w:type="spellEnd"/>
      <w:r w:rsidRPr="00CC45D1">
        <w:rPr>
          <w:rFonts w:cstheme="minorHAnsi"/>
          <w:sz w:val="22"/>
          <w:szCs w:val="22"/>
        </w:rPr>
        <w:t>” (0.2.0) and “</w:t>
      </w:r>
      <w:proofErr w:type="spellStart"/>
      <w:r w:rsidRPr="00CC45D1">
        <w:rPr>
          <w:rFonts w:cstheme="minorHAnsi"/>
          <w:sz w:val="22"/>
          <w:szCs w:val="22"/>
        </w:rPr>
        <w:t>codacore</w:t>
      </w:r>
      <w:proofErr w:type="spellEnd"/>
      <w:r w:rsidRPr="00CC45D1">
        <w:rPr>
          <w:rFonts w:cstheme="minorHAnsi"/>
          <w:sz w:val="22"/>
          <w:szCs w:val="22"/>
        </w:rPr>
        <w:t xml:space="preserve">” (0.0.3). </w:t>
      </w:r>
      <w:commentRangeEnd w:id="40"/>
      <w:r w:rsidRPr="00CC45D1">
        <w:rPr>
          <w:rStyle w:val="CommentReference"/>
          <w:rFonts w:cstheme="minorHAnsi"/>
          <w:sz w:val="22"/>
          <w:szCs w:val="22"/>
        </w:rPr>
        <w:commentReference w:id="40"/>
      </w:r>
    </w:p>
    <w:p w14:paraId="034ABFB0" w14:textId="4F492F5C" w:rsidR="00AD36E6" w:rsidRPr="00CC45D1" w:rsidRDefault="00AD36E6" w:rsidP="008E27D7">
      <w:pPr>
        <w:spacing w:line="360" w:lineRule="auto"/>
        <w:jc w:val="both"/>
        <w:rPr>
          <w:rFonts w:cstheme="minorHAnsi"/>
          <w:sz w:val="22"/>
          <w:szCs w:val="22"/>
        </w:rPr>
      </w:pPr>
      <w:commentRangeStart w:id="41"/>
      <w:commentRangeStart w:id="42"/>
      <w:r w:rsidRPr="00CC45D1">
        <w:rPr>
          <w:rFonts w:cstheme="minorHAnsi"/>
          <w:sz w:val="22"/>
          <w:szCs w:val="22"/>
        </w:rPr>
        <w:t xml:space="preserve">Additionally, scripts were created for convenience purposes. All </w:t>
      </w:r>
      <w:r w:rsidR="006D44B4">
        <w:rPr>
          <w:rFonts w:cstheme="minorHAnsi"/>
          <w:sz w:val="22"/>
          <w:szCs w:val="22"/>
        </w:rPr>
        <w:t>codes</w:t>
      </w:r>
      <w:r w:rsidRPr="00CC45D1">
        <w:rPr>
          <w:rFonts w:cstheme="minorHAnsi"/>
          <w:sz w:val="22"/>
          <w:szCs w:val="22"/>
        </w:rPr>
        <w:t xml:space="preserve"> can be found on </w:t>
      </w:r>
      <w:proofErr w:type="spellStart"/>
      <w:r w:rsidRPr="00CC45D1">
        <w:rPr>
          <w:rFonts w:cstheme="minorHAnsi"/>
          <w:sz w:val="22"/>
          <w:szCs w:val="22"/>
        </w:rPr>
        <w:t>Github</w:t>
      </w:r>
      <w:proofErr w:type="spellEnd"/>
      <w:r w:rsidRPr="00CC45D1">
        <w:rPr>
          <w:rFonts w:cstheme="minorHAnsi"/>
          <w:sz w:val="22"/>
          <w:szCs w:val="22"/>
        </w:rPr>
        <w:t xml:space="preserve"> </w:t>
      </w:r>
      <w:proofErr w:type="spellStart"/>
      <w:r w:rsidRPr="00CC45D1">
        <w:rPr>
          <w:rFonts w:cstheme="minorHAnsi"/>
          <w:sz w:val="22"/>
          <w:szCs w:val="22"/>
        </w:rPr>
        <w:t>JenniferNeumaier</w:t>
      </w:r>
      <w:proofErr w:type="spellEnd"/>
      <w:r w:rsidRPr="00CC45D1">
        <w:rPr>
          <w:rFonts w:cstheme="minorHAnsi"/>
          <w:sz w:val="22"/>
          <w:szCs w:val="22"/>
        </w:rPr>
        <w:t>/</w:t>
      </w:r>
      <w:proofErr w:type="spellStart"/>
      <w:r w:rsidRPr="00CC45D1">
        <w:rPr>
          <w:rFonts w:cstheme="minorHAnsi"/>
          <w:sz w:val="22"/>
          <w:szCs w:val="22"/>
        </w:rPr>
        <w:t>ml_coda</w:t>
      </w:r>
      <w:proofErr w:type="spellEnd"/>
      <w:r w:rsidRPr="00CC45D1">
        <w:rPr>
          <w:rFonts w:cstheme="minorHAnsi"/>
          <w:sz w:val="22"/>
          <w:szCs w:val="22"/>
        </w:rPr>
        <w:t xml:space="preserve">. </w:t>
      </w:r>
      <w:commentRangeEnd w:id="41"/>
      <w:r w:rsidR="00A95786" w:rsidRPr="00CC45D1">
        <w:rPr>
          <w:rStyle w:val="CommentReference"/>
          <w:rFonts w:cstheme="minorHAnsi"/>
        </w:rPr>
        <w:commentReference w:id="41"/>
      </w:r>
      <w:commentRangeEnd w:id="42"/>
      <w:r w:rsidR="005D75B1">
        <w:rPr>
          <w:rStyle w:val="CommentReference"/>
        </w:rPr>
        <w:commentReference w:id="42"/>
      </w:r>
    </w:p>
    <w:p w14:paraId="1B813D4C" w14:textId="77777777" w:rsidR="00AD36E6" w:rsidRPr="00CC45D1" w:rsidRDefault="00AD36E6" w:rsidP="008E27D7">
      <w:pPr>
        <w:pStyle w:val="Heading2"/>
        <w:spacing w:line="360" w:lineRule="auto"/>
        <w:jc w:val="both"/>
        <w:rPr>
          <w:rFonts w:cstheme="minorHAnsi"/>
        </w:rPr>
      </w:pPr>
      <w:bookmarkStart w:id="43" w:name="_Toc106540041"/>
      <w:r w:rsidRPr="00CC45D1">
        <w:rPr>
          <w:rFonts w:cstheme="minorHAnsi"/>
        </w:rPr>
        <w:t>Pre-Processing</w:t>
      </w:r>
      <w:bookmarkEnd w:id="43"/>
    </w:p>
    <w:p w14:paraId="481950A5" w14:textId="1C1463F8"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First, all data sets were cleaned in order to remove NAs in predictor columns or patients that have no sequencing data. In EstMB data set, 21 rows removed in metadata due to </w:t>
      </w:r>
      <w:commentRangeStart w:id="44"/>
      <w:commentRangeStart w:id="45"/>
      <w:r w:rsidRPr="00CC45D1">
        <w:rPr>
          <w:rFonts w:cstheme="minorHAnsi"/>
          <w:sz w:val="22"/>
          <w:szCs w:val="22"/>
        </w:rPr>
        <w:t>NA</w:t>
      </w:r>
      <w:commentRangeEnd w:id="44"/>
      <w:r w:rsidR="005D75B1">
        <w:rPr>
          <w:rStyle w:val="CommentReference"/>
        </w:rPr>
        <w:commentReference w:id="44"/>
      </w:r>
      <w:commentRangeEnd w:id="45"/>
      <w:r w:rsidR="004C78E8">
        <w:rPr>
          <w:rStyle w:val="CommentReference"/>
        </w:rPr>
        <w:commentReference w:id="45"/>
      </w:r>
      <w:r w:rsidRPr="00CC45D1">
        <w:rPr>
          <w:rFonts w:cstheme="minorHAnsi"/>
          <w:sz w:val="22"/>
          <w:szCs w:val="22"/>
        </w:rPr>
        <w:t xml:space="preserve"> and 21 patients respectively cut out of abundance table. This leads to </w:t>
      </w:r>
      <w:r w:rsidR="005D75B1">
        <w:rPr>
          <w:rFonts w:cstheme="minorHAnsi"/>
          <w:sz w:val="22"/>
          <w:szCs w:val="22"/>
        </w:rPr>
        <w:t xml:space="preserve">N = </w:t>
      </w:r>
      <w:r w:rsidRPr="00CC45D1">
        <w:rPr>
          <w:rFonts w:cstheme="minorHAnsi"/>
          <w:sz w:val="22"/>
          <w:szCs w:val="22"/>
        </w:rPr>
        <w:t xml:space="preserve">2485 final sample-size. In CRC, 128 rows were removed due to NA in feature “BMI”, leading to 567 samples </w:t>
      </w:r>
      <w:commentRangeStart w:id="46"/>
      <w:commentRangeStart w:id="47"/>
      <w:r w:rsidRPr="00CC45D1">
        <w:rPr>
          <w:rFonts w:cstheme="minorHAnsi"/>
          <w:sz w:val="22"/>
          <w:szCs w:val="22"/>
        </w:rPr>
        <w:t>overall</w:t>
      </w:r>
      <w:commentRangeEnd w:id="46"/>
      <w:r w:rsidR="005D75B1">
        <w:rPr>
          <w:rStyle w:val="CommentReference"/>
        </w:rPr>
        <w:commentReference w:id="46"/>
      </w:r>
      <w:commentRangeEnd w:id="47"/>
      <w:r w:rsidR="004C78E8">
        <w:rPr>
          <w:rStyle w:val="CommentReference"/>
        </w:rPr>
        <w:commentReference w:id="47"/>
      </w:r>
      <w:r w:rsidRPr="00CC45D1">
        <w:rPr>
          <w:rFonts w:cstheme="minorHAnsi"/>
          <w:sz w:val="22"/>
          <w:szCs w:val="22"/>
        </w:rPr>
        <w:t xml:space="preserve">. In PCOS, 6 rows were removed in the abundance table because no matching patient has been found in metadata, reducing the number of samples to 304. </w:t>
      </w:r>
    </w:p>
    <w:p w14:paraId="0E37A116" w14:textId="32644F6A" w:rsidR="00AD36E6" w:rsidRPr="00CC45D1" w:rsidRDefault="00F74677" w:rsidP="008E27D7">
      <w:pPr>
        <w:spacing w:before="0" w:after="0" w:line="360" w:lineRule="auto"/>
        <w:jc w:val="both"/>
        <w:rPr>
          <w:rFonts w:cstheme="minorHAnsi"/>
          <w:sz w:val="22"/>
          <w:szCs w:val="22"/>
        </w:rPr>
      </w:pPr>
      <w:r w:rsidRPr="00CC45D1">
        <w:rPr>
          <w:rFonts w:cstheme="minorHAnsi"/>
          <w:sz w:val="22"/>
          <w:szCs w:val="22"/>
        </w:rPr>
        <w:t xml:space="preserve">As discussed, the </w:t>
      </w:r>
      <w:commentRangeStart w:id="48"/>
      <w:r w:rsidRPr="00CC45D1">
        <w:rPr>
          <w:rFonts w:cstheme="minorHAnsi"/>
          <w:sz w:val="22"/>
          <w:szCs w:val="22"/>
        </w:rPr>
        <w:t>sparse</w:t>
      </w:r>
      <w:r w:rsidR="004C78E8">
        <w:rPr>
          <w:rFonts w:cstheme="minorHAnsi"/>
          <w:sz w:val="22"/>
          <w:szCs w:val="22"/>
        </w:rPr>
        <w:t xml:space="preserve"> and high-dimensional</w:t>
      </w:r>
      <w:r w:rsidRPr="00CC45D1">
        <w:rPr>
          <w:rFonts w:cstheme="minorHAnsi"/>
          <w:sz w:val="22"/>
          <w:szCs w:val="22"/>
        </w:rPr>
        <w:t xml:space="preserve"> nature of microbiome data leads to several problems</w:t>
      </w:r>
      <w:commentRangeEnd w:id="48"/>
      <w:r w:rsidR="00910ABB">
        <w:rPr>
          <w:rStyle w:val="CommentReference"/>
        </w:rPr>
        <w:commentReference w:id="48"/>
      </w:r>
      <w:r w:rsidR="00AD36E6" w:rsidRPr="00CC45D1">
        <w:rPr>
          <w:rFonts w:cstheme="minorHAnsi"/>
          <w:sz w:val="22"/>
          <w:szCs w:val="22"/>
        </w:rPr>
        <w:t xml:space="preserve">. Therefore, filters were applied to all three data sets. In this benchmarking project, taxa with ≤10% </w:t>
      </w:r>
      <w:commentRangeStart w:id="49"/>
      <w:r w:rsidR="00910ABB">
        <w:rPr>
          <w:rFonts w:cstheme="minorHAnsi"/>
          <w:sz w:val="22"/>
          <w:szCs w:val="22"/>
        </w:rPr>
        <w:t>prevalence</w:t>
      </w:r>
      <w:r w:rsidR="00910ABB" w:rsidRPr="00CC45D1">
        <w:rPr>
          <w:rFonts w:cstheme="minorHAnsi"/>
          <w:sz w:val="22"/>
          <w:szCs w:val="22"/>
        </w:rPr>
        <w:t xml:space="preserve"> </w:t>
      </w:r>
      <w:commentRangeEnd w:id="49"/>
      <w:r w:rsidR="00910ABB">
        <w:rPr>
          <w:rStyle w:val="CommentReference"/>
        </w:rPr>
        <w:commentReference w:id="49"/>
      </w:r>
      <w:r w:rsidR="00AD36E6" w:rsidRPr="00CC45D1">
        <w:rPr>
          <w:rFonts w:cstheme="minorHAnsi"/>
          <w:sz w:val="22"/>
          <w:szCs w:val="22"/>
        </w:rPr>
        <w:t xml:space="preserve">in </w:t>
      </w:r>
      <w:r w:rsidR="00910ABB">
        <w:rPr>
          <w:rFonts w:cstheme="minorHAnsi"/>
          <w:sz w:val="22"/>
          <w:szCs w:val="22"/>
        </w:rPr>
        <w:t>the datasets</w:t>
      </w:r>
      <w:r w:rsidR="00910ABB" w:rsidRPr="00CC45D1">
        <w:rPr>
          <w:rFonts w:cstheme="minorHAnsi"/>
          <w:sz w:val="22"/>
          <w:szCs w:val="22"/>
        </w:rPr>
        <w:t xml:space="preserve"> </w:t>
      </w:r>
      <w:r w:rsidR="00AD36E6" w:rsidRPr="00CC45D1">
        <w:rPr>
          <w:rFonts w:cstheme="minorHAnsi"/>
          <w:sz w:val="22"/>
          <w:szCs w:val="22"/>
        </w:rPr>
        <w:t xml:space="preserve">will be discarded. Additionally, a filter of ≤50% abundance </w:t>
      </w:r>
      <w:r w:rsidR="00910ABB">
        <w:rPr>
          <w:rFonts w:cstheme="minorHAnsi"/>
          <w:sz w:val="22"/>
          <w:szCs w:val="22"/>
        </w:rPr>
        <w:t>prevalence</w:t>
      </w:r>
      <w:r w:rsidR="00910ABB" w:rsidRPr="00CC45D1">
        <w:rPr>
          <w:rFonts w:cstheme="minorHAnsi"/>
          <w:sz w:val="22"/>
          <w:szCs w:val="22"/>
        </w:rPr>
        <w:t xml:space="preserve"> </w:t>
      </w:r>
      <w:r w:rsidR="00AD36E6" w:rsidRPr="00CC45D1">
        <w:rPr>
          <w:rFonts w:cstheme="minorHAnsi"/>
          <w:sz w:val="22"/>
          <w:szCs w:val="22"/>
        </w:rPr>
        <w:t xml:space="preserve">in samples will be applied, as well as a mean relative abundance filter for 0.001. For 10% </w:t>
      </w:r>
      <w:r w:rsidR="00253671">
        <w:rPr>
          <w:rFonts w:cstheme="minorHAnsi"/>
          <w:sz w:val="22"/>
          <w:szCs w:val="22"/>
        </w:rPr>
        <w:t>prevalence</w:t>
      </w:r>
      <w:r w:rsidR="00AD36E6" w:rsidRPr="00CC45D1">
        <w:rPr>
          <w:rFonts w:cstheme="minorHAnsi"/>
          <w:sz w:val="22"/>
          <w:szCs w:val="22"/>
        </w:rPr>
        <w:t xml:space="preserve"> filters CRC keeps 650 features and PCOS 1154 features. Respectively, for 50% </w:t>
      </w:r>
      <w:r w:rsidR="00253671">
        <w:rPr>
          <w:rFonts w:cstheme="minorHAnsi"/>
          <w:sz w:val="22"/>
          <w:szCs w:val="22"/>
        </w:rPr>
        <w:t>prevalence</w:t>
      </w:r>
      <w:r w:rsidR="00253671" w:rsidRPr="00CC45D1">
        <w:rPr>
          <w:rFonts w:cstheme="minorHAnsi"/>
          <w:sz w:val="22"/>
          <w:szCs w:val="22"/>
        </w:rPr>
        <w:t xml:space="preserve"> </w:t>
      </w:r>
      <w:r w:rsidR="00AD36E6" w:rsidRPr="00CC45D1">
        <w:rPr>
          <w:rFonts w:cstheme="minorHAnsi"/>
          <w:sz w:val="22"/>
          <w:szCs w:val="22"/>
        </w:rPr>
        <w:t xml:space="preserve">filters CRC keeps 189 features and PCOS 120 features. For EstMB data, 90% </w:t>
      </w:r>
      <w:r w:rsidR="00910ABB">
        <w:rPr>
          <w:rFonts w:cstheme="minorHAnsi"/>
          <w:sz w:val="22"/>
          <w:szCs w:val="22"/>
        </w:rPr>
        <w:t>prevalence filter</w:t>
      </w:r>
      <w:r w:rsidR="00910ABB" w:rsidRPr="00CC45D1">
        <w:rPr>
          <w:rFonts w:cstheme="minorHAnsi"/>
          <w:sz w:val="22"/>
          <w:szCs w:val="22"/>
        </w:rPr>
        <w:t xml:space="preserve"> </w:t>
      </w:r>
      <w:r w:rsidR="00AD36E6" w:rsidRPr="00CC45D1">
        <w:rPr>
          <w:rFonts w:cstheme="minorHAnsi"/>
          <w:sz w:val="22"/>
          <w:szCs w:val="22"/>
        </w:rPr>
        <w:t>was used, as the data was otherwise not practically usable without heavy computational power. Even with 90% filtering, EstMB keeps 3062 features</w:t>
      </w:r>
      <w:r w:rsidR="008F3EC4" w:rsidRPr="00CC45D1">
        <w:rPr>
          <w:rFonts w:cstheme="minorHAnsi"/>
          <w:sz w:val="22"/>
          <w:szCs w:val="22"/>
        </w:rPr>
        <w:t xml:space="preserve"> and with 95% filtering 2589 features.</w:t>
      </w:r>
      <w:r w:rsidR="00FC1AC3">
        <w:rPr>
          <w:rFonts w:cstheme="minorHAnsi"/>
          <w:sz w:val="22"/>
          <w:szCs w:val="22"/>
        </w:rPr>
        <w:t xml:space="preserve"> If not otherwise stated, all tests use the 10% </w:t>
      </w:r>
      <w:r w:rsidR="00253671">
        <w:rPr>
          <w:rFonts w:cstheme="minorHAnsi"/>
          <w:sz w:val="22"/>
          <w:szCs w:val="22"/>
        </w:rPr>
        <w:t>prevalence</w:t>
      </w:r>
      <w:r w:rsidR="00253671" w:rsidRPr="00CC45D1">
        <w:rPr>
          <w:rFonts w:cstheme="minorHAnsi"/>
          <w:sz w:val="22"/>
          <w:szCs w:val="22"/>
        </w:rPr>
        <w:t xml:space="preserve"> </w:t>
      </w:r>
      <w:r w:rsidR="00FC1AC3">
        <w:rPr>
          <w:rFonts w:cstheme="minorHAnsi"/>
          <w:sz w:val="22"/>
          <w:szCs w:val="22"/>
        </w:rPr>
        <w:t>filtered data sets for PCOS and CRC and 90% filtered data sets for EstMB.</w:t>
      </w:r>
    </w:p>
    <w:p w14:paraId="072B85FD" w14:textId="77777777" w:rsidR="00AD36E6" w:rsidRPr="00CC45D1" w:rsidRDefault="00AD36E6" w:rsidP="008E27D7">
      <w:pPr>
        <w:pStyle w:val="Heading2"/>
        <w:spacing w:line="360" w:lineRule="auto"/>
        <w:jc w:val="both"/>
        <w:rPr>
          <w:rFonts w:cstheme="minorHAnsi"/>
        </w:rPr>
      </w:pPr>
      <w:bookmarkStart w:id="50" w:name="_Toc106540042"/>
      <w:r w:rsidRPr="00CC45D1">
        <w:rPr>
          <w:rFonts w:cstheme="minorHAnsi"/>
        </w:rPr>
        <w:t>Imputation</w:t>
      </w:r>
      <w:bookmarkEnd w:id="50"/>
    </w:p>
    <w:p w14:paraId="7758D5B9" w14:textId="18E7F2F8" w:rsidR="00E21902" w:rsidRDefault="00472E64" w:rsidP="008206E5">
      <w:pPr>
        <w:spacing w:before="0" w:after="0" w:line="360" w:lineRule="auto"/>
        <w:jc w:val="both"/>
        <w:rPr>
          <w:rFonts w:cstheme="minorHAnsi"/>
          <w:sz w:val="22"/>
          <w:szCs w:val="22"/>
        </w:rPr>
      </w:pPr>
      <w:r w:rsidRPr="00CC45D1">
        <w:rPr>
          <w:rFonts w:cstheme="minorHAnsi"/>
          <w:sz w:val="22"/>
          <w:szCs w:val="22"/>
        </w:rPr>
        <w:t>O</w:t>
      </w:r>
      <w:r w:rsidR="00AD36E6" w:rsidRPr="00CC45D1">
        <w:rPr>
          <w:rFonts w:cstheme="minorHAnsi"/>
          <w:sz w:val="22"/>
          <w:szCs w:val="22"/>
        </w:rPr>
        <w:t>ne of the first steps after filtering and before</w:t>
      </w:r>
      <w:commentRangeStart w:id="51"/>
      <w:commentRangeStart w:id="52"/>
      <w:r w:rsidR="00AD36E6" w:rsidRPr="00CC45D1">
        <w:rPr>
          <w:rFonts w:cstheme="minorHAnsi"/>
          <w:sz w:val="22"/>
          <w:szCs w:val="22"/>
        </w:rPr>
        <w:t xml:space="preserve"> log-ratio transformation is zero-imputation</w:t>
      </w:r>
      <w:commentRangeEnd w:id="51"/>
      <w:r w:rsidR="00AD36E6" w:rsidRPr="00CC45D1">
        <w:rPr>
          <w:rStyle w:val="CommentReference"/>
          <w:rFonts w:cstheme="minorHAnsi"/>
          <w:sz w:val="22"/>
          <w:szCs w:val="22"/>
        </w:rPr>
        <w:commentReference w:id="51"/>
      </w:r>
      <w:commentRangeEnd w:id="52"/>
      <w:r w:rsidR="00AD36E6" w:rsidRPr="00CC45D1">
        <w:rPr>
          <w:rStyle w:val="CommentReference"/>
          <w:rFonts w:cstheme="minorHAnsi"/>
          <w:sz w:val="22"/>
          <w:szCs w:val="22"/>
        </w:rPr>
        <w:commentReference w:id="52"/>
      </w:r>
      <w:r w:rsidR="00AD36E6" w:rsidRPr="00CC45D1">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EndPr/>
        <w:sdtContent>
          <w:r w:rsidR="00AD36E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ZUMDk6NDY6MT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i4wLjAifQ==}</w:instrText>
          </w:r>
          <w:r w:rsidR="00AD36E6" w:rsidRPr="00CC45D1">
            <w:rPr>
              <w:rFonts w:cstheme="minorHAnsi"/>
              <w:sz w:val="22"/>
              <w:szCs w:val="22"/>
            </w:rPr>
            <w:fldChar w:fldCharType="separate"/>
          </w:r>
          <w:r w:rsidR="00431736">
            <w:rPr>
              <w:rFonts w:cstheme="minorHAnsi"/>
              <w:sz w:val="22"/>
              <w:szCs w:val="22"/>
            </w:rPr>
            <w:t>(Palarea-Albaladejo and Martín-Fernández 2015)</w:t>
          </w:r>
          <w:r w:rsidR="00AD36E6" w:rsidRPr="00CC45D1">
            <w:rPr>
              <w:rFonts w:cstheme="minorHAnsi"/>
              <w:sz w:val="22"/>
              <w:szCs w:val="22"/>
            </w:rPr>
            <w:fldChar w:fldCharType="end"/>
          </w:r>
        </w:sdtContent>
      </w:sdt>
      <w:r w:rsidR="00AD36E6" w:rsidRPr="00CC45D1">
        <w:rPr>
          <w:rFonts w:cstheme="minorHAnsi"/>
          <w:sz w:val="22"/>
          <w:szCs w:val="22"/>
        </w:rPr>
        <w:t xml:space="preserve"> is </w:t>
      </w:r>
      <w:r w:rsidR="00976322" w:rsidRPr="00CC45D1">
        <w:rPr>
          <w:rFonts w:cstheme="minorHAnsi"/>
          <w:sz w:val="22"/>
          <w:szCs w:val="22"/>
        </w:rPr>
        <w:t>the library “zCompositions”</w:t>
      </w:r>
      <w:r w:rsidR="00AD36E6" w:rsidRPr="00CC45D1">
        <w:rPr>
          <w:rFonts w:cstheme="minorHAnsi"/>
          <w:sz w:val="22"/>
          <w:szCs w:val="22"/>
        </w:rPr>
        <w:t xml:space="preserve">. All three data sets were imputed with </w:t>
      </w:r>
      <w:commentRangeStart w:id="53"/>
      <w:r w:rsidR="00AD36E6" w:rsidRPr="00CC45D1">
        <w:rPr>
          <w:rFonts w:cstheme="minorHAnsi"/>
          <w:sz w:val="22"/>
          <w:szCs w:val="22"/>
        </w:rPr>
        <w:t xml:space="preserve">Geometric Bayesian Multiplicative </w:t>
      </w:r>
      <w:commentRangeEnd w:id="53"/>
      <w:r w:rsidR="00910ABB">
        <w:rPr>
          <w:rStyle w:val="CommentReference"/>
        </w:rPr>
        <w:commentReference w:id="53"/>
      </w:r>
      <w:r w:rsidR="00AD36E6" w:rsidRPr="00CC45D1">
        <w:rPr>
          <w:rFonts w:cstheme="minorHAnsi"/>
          <w:sz w:val="22"/>
          <w:szCs w:val="22"/>
        </w:rPr>
        <w:t xml:space="preserve">(GBM) and output form “p-counts”. </w:t>
      </w:r>
    </w:p>
    <w:p w14:paraId="7C546734" w14:textId="77777777" w:rsidR="00AD36E6" w:rsidRPr="00CC45D1" w:rsidRDefault="00AD36E6" w:rsidP="008E27D7">
      <w:pPr>
        <w:pStyle w:val="Heading2"/>
        <w:spacing w:line="360" w:lineRule="auto"/>
        <w:jc w:val="both"/>
        <w:rPr>
          <w:rFonts w:cstheme="minorHAnsi"/>
        </w:rPr>
      </w:pPr>
      <w:bookmarkStart w:id="54" w:name="_Toc106540043"/>
      <w:r w:rsidRPr="00CC45D1">
        <w:rPr>
          <w:rFonts w:cstheme="minorHAnsi"/>
        </w:rPr>
        <w:lastRenderedPageBreak/>
        <w:t>Transformations</w:t>
      </w:r>
      <w:bookmarkEnd w:id="54"/>
    </w:p>
    <w:p w14:paraId="4B294937" w14:textId="2C75BC21" w:rsidR="00DA4116" w:rsidRDefault="00AD36E6" w:rsidP="008E27D7">
      <w:pPr>
        <w:spacing w:line="360" w:lineRule="auto"/>
        <w:jc w:val="both"/>
        <w:rPr>
          <w:rFonts w:cstheme="minorHAnsi"/>
          <w:sz w:val="22"/>
          <w:szCs w:val="22"/>
        </w:rPr>
      </w:pPr>
      <w:r w:rsidRPr="00CC45D1">
        <w:rPr>
          <w:rFonts w:cstheme="minorHAnsi"/>
          <w:sz w:val="22"/>
          <w:szCs w:val="22"/>
        </w:rPr>
        <w:t xml:space="preserve">Greenacre et al. (2021) proposed </w:t>
      </w:r>
      <w:r w:rsidR="003F74C9" w:rsidRPr="00CC45D1">
        <w:rPr>
          <w:rFonts w:cstheme="minorHAnsi"/>
          <w:sz w:val="22"/>
          <w:szCs w:val="22"/>
        </w:rPr>
        <w:t>a computational solution</w:t>
      </w:r>
      <w:r w:rsidRPr="00CC45D1">
        <w:rPr>
          <w:rFonts w:cstheme="minorHAnsi"/>
          <w:sz w:val="22"/>
          <w:szCs w:val="22"/>
        </w:rPr>
        <w:t xml:space="preserve"> of finding a</w:t>
      </w:r>
      <w:r w:rsidR="003F74C9" w:rsidRPr="00CC45D1">
        <w:rPr>
          <w:rFonts w:cstheme="minorHAnsi"/>
          <w:sz w:val="22"/>
          <w:szCs w:val="22"/>
        </w:rPr>
        <w:t xml:space="preserve">n ALR </w:t>
      </w:r>
      <w:r w:rsidRPr="00CC45D1">
        <w:rPr>
          <w:rFonts w:cstheme="minorHAnsi"/>
          <w:sz w:val="22"/>
          <w:szCs w:val="22"/>
        </w:rPr>
        <w:t xml:space="preserve">reference. </w:t>
      </w:r>
      <w:r w:rsidR="00F91871">
        <w:rPr>
          <w:rFonts w:cstheme="minorHAnsi"/>
          <w:sz w:val="22"/>
          <w:szCs w:val="22"/>
        </w:rPr>
        <w:t xml:space="preserve">Taken from his </w:t>
      </w:r>
      <w:proofErr w:type="spellStart"/>
      <w:r w:rsidR="00F91871">
        <w:rPr>
          <w:rFonts w:cstheme="minorHAnsi"/>
          <w:sz w:val="22"/>
          <w:szCs w:val="22"/>
        </w:rPr>
        <w:t>Github</w:t>
      </w:r>
      <w:proofErr w:type="spellEnd"/>
      <w:r w:rsidR="00F91871">
        <w:rPr>
          <w:rFonts w:cstheme="minorHAnsi"/>
          <w:sz w:val="22"/>
          <w:szCs w:val="22"/>
        </w:rPr>
        <w:t xml:space="preserve"> (</w:t>
      </w:r>
      <w:hyperlink r:id="rId20" w:history="1">
        <w:r w:rsidR="00F91871" w:rsidRPr="00A0347C">
          <w:rPr>
            <w:rStyle w:val="Hyperlink"/>
            <w:rFonts w:cstheme="minorHAnsi"/>
            <w:sz w:val="22"/>
            <w:szCs w:val="22"/>
          </w:rPr>
          <w:t>https://github.com/michaelgreenacre/CODAinPractice</w:t>
        </w:r>
      </w:hyperlink>
      <w:r w:rsidR="00F91871">
        <w:rPr>
          <w:rFonts w:cstheme="minorHAnsi"/>
          <w:sz w:val="22"/>
          <w:szCs w:val="22"/>
        </w:rPr>
        <w:t xml:space="preserve">) is the function FINDALR() that </w:t>
      </w:r>
      <w:r w:rsidRPr="00CC45D1">
        <w:rPr>
          <w:rFonts w:cstheme="minorHAnsi"/>
          <w:sz w:val="22"/>
          <w:szCs w:val="22"/>
        </w:rPr>
        <w:t xml:space="preserve">assesses the abundances and variances of features in a data matrix, followed by a Procrustes analysis to assess </w:t>
      </w:r>
      <w:r w:rsidR="00F971C8">
        <w:rPr>
          <w:rFonts w:cstheme="minorHAnsi"/>
          <w:sz w:val="22"/>
          <w:szCs w:val="22"/>
        </w:rPr>
        <w:t>the similarity to the original geometry</w:t>
      </w:r>
      <w:r w:rsidRPr="00CC45D1">
        <w:rPr>
          <w:rFonts w:cstheme="minorHAnsi"/>
          <w:sz w:val="22"/>
          <w:szCs w:val="22"/>
        </w:rPr>
        <w:t>.</w:t>
      </w:r>
      <w:r w:rsidR="00F971C8">
        <w:rPr>
          <w:rFonts w:cstheme="minorHAnsi"/>
          <w:sz w:val="22"/>
          <w:szCs w:val="22"/>
        </w:rPr>
        <w:t xml:space="preserve"> </w:t>
      </w:r>
      <w:r w:rsidR="00F91871">
        <w:rPr>
          <w:rFonts w:cstheme="minorHAnsi"/>
          <w:sz w:val="22"/>
          <w:szCs w:val="22"/>
        </w:rPr>
        <w:t xml:space="preserve">It therefore calculates the variances for all features as well as a Procrustes coefficient. </w:t>
      </w:r>
      <w:r w:rsidR="003541E2">
        <w:rPr>
          <w:rFonts w:cstheme="minorHAnsi"/>
          <w:sz w:val="22"/>
          <w:szCs w:val="22"/>
        </w:rPr>
        <w:t>Custom functions were created for all ALR functions that uses this function, as well as ALR() from the library “</w:t>
      </w:r>
      <w:proofErr w:type="spellStart"/>
      <w:r w:rsidR="003541E2">
        <w:rPr>
          <w:rFonts w:cstheme="minorHAnsi"/>
          <w:sz w:val="22"/>
          <w:szCs w:val="22"/>
        </w:rPr>
        <w:t>easyCODA</w:t>
      </w:r>
      <w:proofErr w:type="spellEnd"/>
      <w:r w:rsidR="003541E2">
        <w:rPr>
          <w:rFonts w:cstheme="minorHAnsi"/>
          <w:sz w:val="22"/>
          <w:szCs w:val="22"/>
        </w:rPr>
        <w:t xml:space="preserve">”. </w:t>
      </w:r>
    </w:p>
    <w:p w14:paraId="4EB40C9A" w14:textId="2812D5F8" w:rsidR="00AD36E6" w:rsidRPr="00CC45D1" w:rsidRDefault="00AD36E6" w:rsidP="008E27D7">
      <w:pPr>
        <w:spacing w:line="360" w:lineRule="auto"/>
        <w:jc w:val="both"/>
        <w:rPr>
          <w:rFonts w:cstheme="minorHAnsi"/>
          <w:sz w:val="22"/>
          <w:szCs w:val="22"/>
        </w:rPr>
      </w:pPr>
      <w:r w:rsidRPr="00CC45D1">
        <w:rPr>
          <w:rFonts w:cstheme="minorHAnsi"/>
          <w:sz w:val="22"/>
          <w:szCs w:val="22"/>
        </w:rPr>
        <w:t>Similarly, “</w:t>
      </w:r>
      <w:proofErr w:type="spellStart"/>
      <w:r w:rsidRPr="00CC45D1">
        <w:rPr>
          <w:rFonts w:cstheme="minorHAnsi"/>
          <w:sz w:val="22"/>
          <w:szCs w:val="22"/>
        </w:rPr>
        <w:t>easyCODA</w:t>
      </w:r>
      <w:proofErr w:type="spellEnd"/>
      <w:r w:rsidRPr="00CC45D1">
        <w:rPr>
          <w:rFonts w:cstheme="minorHAnsi"/>
          <w:sz w:val="22"/>
          <w:szCs w:val="22"/>
        </w:rPr>
        <w:t>” also contains the function CLR() to compute the centered log-ratio.</w:t>
      </w:r>
      <w:r w:rsidR="00512BB7" w:rsidRPr="00CC45D1">
        <w:rPr>
          <w:rFonts w:cstheme="minorHAnsi"/>
          <w:sz w:val="22"/>
          <w:szCs w:val="22"/>
        </w:rPr>
        <w:t xml:space="preserve"> For TSS() a custom function has been created.</w:t>
      </w:r>
    </w:p>
    <w:p w14:paraId="6C546116" w14:textId="77777777" w:rsidR="00AD36E6" w:rsidRPr="00CC45D1" w:rsidRDefault="00AD36E6" w:rsidP="008E27D7">
      <w:pPr>
        <w:pStyle w:val="Heading2"/>
        <w:spacing w:line="360" w:lineRule="auto"/>
        <w:jc w:val="both"/>
        <w:rPr>
          <w:rFonts w:cstheme="minorHAnsi"/>
        </w:rPr>
      </w:pPr>
      <w:bookmarkStart w:id="55" w:name="_Toc106540044"/>
      <w:r w:rsidRPr="00CC45D1">
        <w:rPr>
          <w:rFonts w:cstheme="minorHAnsi"/>
        </w:rPr>
        <w:t>Machine LEarning models</w:t>
      </w:r>
      <w:bookmarkEnd w:id="55"/>
    </w:p>
    <w:p w14:paraId="100F9D9C" w14:textId="08F24574" w:rsidR="00623608" w:rsidRPr="00CC45D1" w:rsidRDefault="00623608" w:rsidP="008E27D7">
      <w:pPr>
        <w:spacing w:line="360" w:lineRule="auto"/>
        <w:jc w:val="both"/>
        <w:rPr>
          <w:rFonts w:cstheme="minorHAnsi"/>
          <w:sz w:val="22"/>
          <w:szCs w:val="22"/>
        </w:rPr>
      </w:pPr>
      <w:r w:rsidRPr="00CC45D1">
        <w:rPr>
          <w:rFonts w:cstheme="minorHAnsi"/>
          <w:sz w:val="22"/>
          <w:szCs w:val="22"/>
        </w:rPr>
        <w:t>The</w:t>
      </w:r>
      <w:r w:rsidR="00AD36E6" w:rsidRPr="00CC45D1">
        <w:rPr>
          <w:rFonts w:cstheme="minorHAnsi"/>
          <w:sz w:val="22"/>
          <w:szCs w:val="22"/>
        </w:rPr>
        <w:t xml:space="preserve"> focus will be on </w:t>
      </w:r>
      <w:r w:rsidRPr="00CC45D1">
        <w:rPr>
          <w:rFonts w:cstheme="minorHAnsi"/>
          <w:sz w:val="22"/>
          <w:szCs w:val="22"/>
        </w:rPr>
        <w:t xml:space="preserve">two </w:t>
      </w:r>
      <w:r w:rsidR="00AD36E6" w:rsidRPr="00CC45D1">
        <w:rPr>
          <w:rFonts w:cstheme="minorHAnsi"/>
          <w:sz w:val="22"/>
          <w:szCs w:val="22"/>
        </w:rPr>
        <w:t xml:space="preserve">standard </w:t>
      </w:r>
      <w:r w:rsidR="002D5B4A">
        <w:rPr>
          <w:rFonts w:cstheme="minorHAnsi"/>
          <w:sz w:val="22"/>
          <w:szCs w:val="22"/>
        </w:rPr>
        <w:t>M</w:t>
      </w:r>
      <w:r w:rsidR="00AD36E6" w:rsidRPr="00CC45D1">
        <w:rPr>
          <w:rFonts w:cstheme="minorHAnsi"/>
          <w:sz w:val="22"/>
          <w:szCs w:val="22"/>
        </w:rPr>
        <w:t xml:space="preserve">achine </w:t>
      </w:r>
      <w:r w:rsidR="002D5B4A">
        <w:rPr>
          <w:rFonts w:cstheme="minorHAnsi"/>
          <w:sz w:val="22"/>
          <w:szCs w:val="22"/>
        </w:rPr>
        <w:t>L</w:t>
      </w:r>
      <w:r w:rsidR="00AD36E6" w:rsidRPr="00CC45D1">
        <w:rPr>
          <w:rFonts w:cstheme="minorHAnsi"/>
          <w:sz w:val="22"/>
          <w:szCs w:val="22"/>
        </w:rPr>
        <w:t xml:space="preserve">earning models, that are already incorporated in easy-to-use packages in R: generalized linear models (GLMs) and support vector machines (SVM) as non-linear approach. </w:t>
      </w:r>
      <w:r w:rsidRPr="00CC45D1">
        <w:rPr>
          <w:rFonts w:cstheme="minorHAnsi"/>
          <w:sz w:val="22"/>
          <w:szCs w:val="22"/>
        </w:rPr>
        <w:t xml:space="preserve">Both are available in the function </w:t>
      </w:r>
      <w:proofErr w:type="spellStart"/>
      <w:r w:rsidRPr="00CC45D1">
        <w:rPr>
          <w:rFonts w:cstheme="minorHAnsi"/>
          <w:sz w:val="22"/>
          <w:szCs w:val="22"/>
        </w:rPr>
        <w:t>run_ml</w:t>
      </w:r>
      <w:proofErr w:type="spellEnd"/>
      <w:r w:rsidRPr="00CC45D1">
        <w:rPr>
          <w:rFonts w:cstheme="minorHAnsi"/>
          <w:sz w:val="22"/>
          <w:szCs w:val="22"/>
        </w:rPr>
        <w:t>() from the package “</w:t>
      </w:r>
      <w:proofErr w:type="spellStart"/>
      <w:r w:rsidRPr="00CC45D1">
        <w:rPr>
          <w:rFonts w:cstheme="minorHAnsi"/>
          <w:sz w:val="22"/>
          <w:szCs w:val="22"/>
        </w:rPr>
        <w:t>mikropml</w:t>
      </w:r>
      <w:proofErr w:type="spellEnd"/>
      <w:r w:rsidRPr="00CC45D1">
        <w:rPr>
          <w:rFonts w:cstheme="minorHAnsi"/>
          <w:sz w:val="22"/>
          <w:szCs w:val="22"/>
        </w:rPr>
        <w:t xml:space="preserve">” by </w:t>
      </w:r>
      <w:proofErr w:type="spellStart"/>
      <w:r w:rsidRPr="00CC45D1">
        <w:rPr>
          <w:rFonts w:cstheme="minorHAnsi"/>
          <w:sz w:val="22"/>
          <w:szCs w:val="22"/>
        </w:rPr>
        <w:t>Schlosslab</w:t>
      </w:r>
      <w:proofErr w:type="spellEnd"/>
      <w:r w:rsidRPr="00CC45D1">
        <w:rPr>
          <w:rFonts w:cstheme="minorHAnsi"/>
          <w:sz w:val="22"/>
          <w:szCs w:val="22"/>
        </w:rPr>
        <w:t xml:space="preserve"> (paper). </w:t>
      </w:r>
      <w:r w:rsidR="00AD36E6" w:rsidRPr="00CC45D1">
        <w:rPr>
          <w:rFonts w:cstheme="minorHAnsi"/>
          <w:sz w:val="22"/>
          <w:szCs w:val="22"/>
        </w:rPr>
        <w:t>This package nicely compacts the use of standard machine learning models to a few lines of code and supports the use of GLMs (</w:t>
      </w:r>
      <w:r w:rsidR="00AD36E6" w:rsidRPr="00CC45D1">
        <w:rPr>
          <w:rFonts w:cstheme="minorHAnsi"/>
          <w:i/>
          <w:sz w:val="22"/>
          <w:szCs w:val="22"/>
        </w:rPr>
        <w:t>glmnet</w:t>
      </w:r>
      <w:r w:rsidR="00AD36E6" w:rsidRPr="00CC45D1">
        <w:rPr>
          <w:rFonts w:cstheme="minorHAnsi"/>
          <w:sz w:val="22"/>
          <w:szCs w:val="22"/>
        </w:rPr>
        <w:t>), as well as SVMs (</w:t>
      </w:r>
      <w:proofErr w:type="spellStart"/>
      <w:r w:rsidR="00AD36E6" w:rsidRPr="00CC45D1">
        <w:rPr>
          <w:rFonts w:cstheme="minorHAnsi"/>
          <w:i/>
          <w:sz w:val="22"/>
          <w:szCs w:val="22"/>
        </w:rPr>
        <w:t>svmRadial</w:t>
      </w:r>
      <w:proofErr w:type="spellEnd"/>
      <w:r w:rsidR="00AD36E6" w:rsidRPr="00CC45D1">
        <w:rPr>
          <w:rFonts w:cstheme="minorHAnsi"/>
          <w:sz w:val="22"/>
          <w:szCs w:val="22"/>
        </w:rPr>
        <w:t xml:space="preserve">). </w:t>
      </w:r>
    </w:p>
    <w:p w14:paraId="2450741C" w14:textId="28329617" w:rsidR="00673C80" w:rsidRDefault="00623608" w:rsidP="008E27D7">
      <w:pPr>
        <w:spacing w:line="360" w:lineRule="auto"/>
        <w:jc w:val="both"/>
        <w:rPr>
          <w:rFonts w:cstheme="minorHAnsi"/>
          <w:sz w:val="22"/>
          <w:szCs w:val="22"/>
        </w:rPr>
      </w:pPr>
      <w:r w:rsidRPr="00CC45D1">
        <w:rPr>
          <w:rFonts w:cstheme="minorHAnsi"/>
          <w:sz w:val="22"/>
          <w:szCs w:val="22"/>
        </w:rPr>
        <w:t>“</w:t>
      </w:r>
      <w:proofErr w:type="spellStart"/>
      <w:r w:rsidRPr="00CC45D1">
        <w:rPr>
          <w:rFonts w:cstheme="minorHAnsi"/>
          <w:sz w:val="22"/>
          <w:szCs w:val="22"/>
        </w:rPr>
        <w:t>Tidymodels</w:t>
      </w:r>
      <w:proofErr w:type="spellEnd"/>
      <w:r w:rsidRPr="00CC45D1">
        <w:rPr>
          <w:rFonts w:cstheme="minorHAnsi"/>
          <w:sz w:val="22"/>
          <w:szCs w:val="22"/>
        </w:rPr>
        <w:t xml:space="preserve">” was used split the data into 80% training set and 20% test set. A seed was used to ensure that the data splits were the same for every repeat and following test. The split data has then been fed into </w:t>
      </w:r>
      <w:proofErr w:type="spellStart"/>
      <w:r w:rsidRPr="00CC45D1">
        <w:rPr>
          <w:rFonts w:cstheme="minorHAnsi"/>
          <w:sz w:val="22"/>
          <w:szCs w:val="22"/>
        </w:rPr>
        <w:t>run_ml</w:t>
      </w:r>
      <w:proofErr w:type="spellEnd"/>
      <w:r w:rsidRPr="00CC45D1">
        <w:rPr>
          <w:rFonts w:cstheme="minorHAnsi"/>
          <w:sz w:val="22"/>
          <w:szCs w:val="22"/>
        </w:rPr>
        <w:t xml:space="preserve">() and </w:t>
      </w:r>
      <w:proofErr w:type="spellStart"/>
      <w:r w:rsidRPr="00CC45D1">
        <w:rPr>
          <w:rFonts w:cstheme="minorHAnsi"/>
          <w:sz w:val="22"/>
          <w:szCs w:val="22"/>
        </w:rPr>
        <w:t>codacore</w:t>
      </w:r>
      <w:proofErr w:type="spellEnd"/>
      <w:r w:rsidRPr="00CC45D1">
        <w:rPr>
          <w:rFonts w:cstheme="minorHAnsi"/>
          <w:sz w:val="22"/>
          <w:szCs w:val="22"/>
        </w:rPr>
        <w:t xml:space="preserve">(), respectively. </w:t>
      </w:r>
      <w:r w:rsidR="008B4033" w:rsidRPr="00CC45D1">
        <w:rPr>
          <w:rFonts w:cstheme="minorHAnsi"/>
          <w:sz w:val="22"/>
          <w:szCs w:val="22"/>
        </w:rPr>
        <w:t>Both functions then s</w:t>
      </w:r>
      <w:r w:rsidR="00AD36E6" w:rsidRPr="00CC45D1">
        <w:rPr>
          <w:rFonts w:cstheme="minorHAnsi"/>
          <w:sz w:val="22"/>
          <w:szCs w:val="22"/>
        </w:rPr>
        <w:t xml:space="preserve">plit </w:t>
      </w:r>
      <w:r w:rsidR="008B4033" w:rsidRPr="00CC45D1">
        <w:rPr>
          <w:rFonts w:cstheme="minorHAnsi"/>
          <w:sz w:val="22"/>
          <w:szCs w:val="22"/>
        </w:rPr>
        <w:t xml:space="preserve">the training set </w:t>
      </w:r>
      <w:r w:rsidR="00AD36E6" w:rsidRPr="00CC45D1">
        <w:rPr>
          <w:rFonts w:cstheme="minorHAnsi"/>
          <w:sz w:val="22"/>
          <w:szCs w:val="22"/>
        </w:rPr>
        <w:t xml:space="preserve">into 5 folds and assessed via </w:t>
      </w:r>
      <w:commentRangeStart w:id="56"/>
      <w:r w:rsidR="00AD36E6" w:rsidRPr="00CC45D1">
        <w:rPr>
          <w:rFonts w:cstheme="minorHAnsi"/>
          <w:sz w:val="22"/>
          <w:szCs w:val="22"/>
        </w:rPr>
        <w:t>10-</w:t>
      </w:r>
      <w:r w:rsidR="0065020E">
        <w:rPr>
          <w:rFonts w:cstheme="minorHAnsi"/>
          <w:sz w:val="22"/>
          <w:szCs w:val="22"/>
        </w:rPr>
        <w:t>times</w:t>
      </w:r>
      <w:r w:rsidR="00AD36E6" w:rsidRPr="00CC45D1">
        <w:rPr>
          <w:rFonts w:cstheme="minorHAnsi"/>
          <w:sz w:val="22"/>
          <w:szCs w:val="22"/>
        </w:rPr>
        <w:t xml:space="preserve"> </w:t>
      </w:r>
      <w:commentRangeEnd w:id="56"/>
      <w:r w:rsidR="000F61D1">
        <w:rPr>
          <w:rStyle w:val="CommentReference"/>
        </w:rPr>
        <w:commentReference w:id="56"/>
      </w:r>
      <w:r w:rsidR="00AD36E6" w:rsidRPr="00CC45D1">
        <w:rPr>
          <w:rFonts w:cstheme="minorHAnsi"/>
          <w:sz w:val="22"/>
          <w:szCs w:val="22"/>
        </w:rPr>
        <w:t>repeated cross</w:t>
      </w:r>
      <w:r w:rsidR="008B4033" w:rsidRPr="00CC45D1">
        <w:rPr>
          <w:rFonts w:cstheme="minorHAnsi"/>
          <w:sz w:val="22"/>
          <w:szCs w:val="22"/>
        </w:rPr>
        <w:t>-</w:t>
      </w:r>
      <w:r w:rsidR="00AD36E6" w:rsidRPr="00CC45D1">
        <w:rPr>
          <w:rFonts w:cstheme="minorHAnsi"/>
          <w:sz w:val="22"/>
          <w:szCs w:val="22"/>
        </w:rPr>
        <w:t xml:space="preserve">validation </w:t>
      </w:r>
      <w:r w:rsidR="008B4033" w:rsidRPr="00CC45D1">
        <w:rPr>
          <w:rFonts w:cstheme="minorHAnsi"/>
          <w:sz w:val="22"/>
          <w:szCs w:val="22"/>
        </w:rPr>
        <w:t xml:space="preserve">the best model. Here, </w:t>
      </w:r>
      <w:proofErr w:type="spellStart"/>
      <w:r w:rsidR="008B4033" w:rsidRPr="00CC45D1">
        <w:rPr>
          <w:rFonts w:cstheme="minorHAnsi"/>
          <w:sz w:val="22"/>
          <w:szCs w:val="22"/>
        </w:rPr>
        <w:t>run_ml</w:t>
      </w:r>
      <w:proofErr w:type="spellEnd"/>
      <w:r w:rsidR="008B4033" w:rsidRPr="00CC45D1">
        <w:rPr>
          <w:rFonts w:cstheme="minorHAnsi"/>
          <w:sz w:val="22"/>
          <w:szCs w:val="22"/>
        </w:rPr>
        <w:t xml:space="preserve">() also tunes hyperparameters for </w:t>
      </w:r>
      <w:proofErr w:type="spellStart"/>
      <w:r w:rsidR="008B4033" w:rsidRPr="004F50E1">
        <w:rPr>
          <w:rFonts w:cstheme="minorHAnsi"/>
          <w:i/>
          <w:iCs/>
          <w:sz w:val="22"/>
          <w:szCs w:val="22"/>
        </w:rPr>
        <w:t>glmnet</w:t>
      </w:r>
      <w:proofErr w:type="spellEnd"/>
      <w:r w:rsidR="008B4033" w:rsidRPr="00CC45D1">
        <w:rPr>
          <w:rFonts w:cstheme="minorHAnsi"/>
          <w:sz w:val="22"/>
          <w:szCs w:val="22"/>
        </w:rPr>
        <w:t xml:space="preserve"> and </w:t>
      </w:r>
      <w:proofErr w:type="spellStart"/>
      <w:r w:rsidR="008B4033" w:rsidRPr="00BD15EA">
        <w:rPr>
          <w:rFonts w:cstheme="minorHAnsi"/>
          <w:i/>
          <w:iCs/>
          <w:sz w:val="22"/>
          <w:szCs w:val="22"/>
        </w:rPr>
        <w:t>svmRadial</w:t>
      </w:r>
      <w:proofErr w:type="spellEnd"/>
      <w:r w:rsidR="008B4033" w:rsidRPr="00CC45D1">
        <w:rPr>
          <w:rFonts w:cstheme="minorHAnsi"/>
          <w:sz w:val="22"/>
          <w:szCs w:val="22"/>
        </w:rPr>
        <w:t xml:space="preserve">, respectively. In </w:t>
      </w:r>
      <w:r w:rsidR="008B4033" w:rsidRPr="00CC45D1">
        <w:rPr>
          <w:rFonts w:cstheme="minorHAnsi"/>
          <w:i/>
          <w:iCs/>
          <w:sz w:val="22"/>
          <w:szCs w:val="22"/>
        </w:rPr>
        <w:t>CoDaCoRe</w:t>
      </w:r>
      <w:r w:rsidR="008B4033" w:rsidRPr="00CC45D1">
        <w:rPr>
          <w:rFonts w:cstheme="minorHAnsi"/>
          <w:sz w:val="22"/>
          <w:szCs w:val="22"/>
        </w:rPr>
        <w:t xml:space="preserve"> lambda is not tuned, but instead two models are trained, one with lambda = 0 and the other with lambda = 1. The best model then is used for predictions on the test set and its AUROC/RMSE scores saved. </w:t>
      </w:r>
    </w:p>
    <w:p w14:paraId="37B4AAA7" w14:textId="50645D67" w:rsidR="00673C80" w:rsidRDefault="00673C80" w:rsidP="008E27D7">
      <w:pPr>
        <w:spacing w:line="360" w:lineRule="auto"/>
        <w:jc w:val="both"/>
        <w:rPr>
          <w:rFonts w:cstheme="minorHAnsi"/>
          <w:sz w:val="22"/>
          <w:szCs w:val="22"/>
        </w:rPr>
      </w:pPr>
      <w:r>
        <w:rPr>
          <w:rFonts w:cstheme="minorHAnsi"/>
          <w:sz w:val="22"/>
          <w:szCs w:val="22"/>
        </w:rPr>
        <w:t xml:space="preserve">This procedure (without a new data split) is repeated 10 times. </w:t>
      </w:r>
    </w:p>
    <w:p w14:paraId="73CBCA7A" w14:textId="5B7D2CE2" w:rsidR="006E5779" w:rsidRPr="00CC45D1" w:rsidRDefault="008B4033" w:rsidP="008E27D7">
      <w:pPr>
        <w:spacing w:line="360" w:lineRule="auto"/>
        <w:jc w:val="both"/>
        <w:rPr>
          <w:rFonts w:cstheme="minorHAnsi"/>
          <w:sz w:val="22"/>
          <w:szCs w:val="22"/>
        </w:rPr>
      </w:pPr>
      <w:r w:rsidRPr="00CC45D1">
        <w:rPr>
          <w:rFonts w:cstheme="minorHAnsi"/>
          <w:sz w:val="22"/>
          <w:szCs w:val="22"/>
        </w:rPr>
        <w:t xml:space="preserve">For </w:t>
      </w:r>
      <w:proofErr w:type="spellStart"/>
      <w:r w:rsidRPr="00BD15EA">
        <w:rPr>
          <w:rFonts w:cstheme="minorHAnsi"/>
          <w:i/>
          <w:iCs/>
          <w:sz w:val="22"/>
          <w:szCs w:val="22"/>
        </w:rPr>
        <w:t>svmRadial</w:t>
      </w:r>
      <w:proofErr w:type="spellEnd"/>
      <w:r w:rsidRPr="00CC45D1">
        <w:rPr>
          <w:rFonts w:cstheme="minorHAnsi"/>
          <w:sz w:val="22"/>
          <w:szCs w:val="22"/>
        </w:rPr>
        <w:t xml:space="preserve"> the number of repeats had to be lowered, otherwise the training of the model would have taken too long. It has been decided to </w:t>
      </w:r>
      <w:r w:rsidR="00A7726E">
        <w:rPr>
          <w:rFonts w:cstheme="minorHAnsi"/>
          <w:sz w:val="22"/>
          <w:szCs w:val="22"/>
        </w:rPr>
        <w:t xml:space="preserve">split the training set in </w:t>
      </w:r>
      <w:commentRangeStart w:id="57"/>
      <w:r w:rsidR="00A7726E">
        <w:rPr>
          <w:rFonts w:cstheme="minorHAnsi"/>
          <w:sz w:val="22"/>
          <w:szCs w:val="22"/>
        </w:rPr>
        <w:t xml:space="preserve">5 folds and apply a </w:t>
      </w:r>
      <w:r w:rsidRPr="00CC45D1">
        <w:rPr>
          <w:rFonts w:cstheme="minorHAnsi"/>
          <w:sz w:val="22"/>
          <w:szCs w:val="22"/>
        </w:rPr>
        <w:t>2-</w:t>
      </w:r>
      <w:r w:rsidR="00400181">
        <w:rPr>
          <w:rFonts w:cstheme="minorHAnsi"/>
          <w:sz w:val="22"/>
          <w:szCs w:val="22"/>
        </w:rPr>
        <w:t>times</w:t>
      </w:r>
      <w:r w:rsidRPr="00CC45D1">
        <w:rPr>
          <w:rFonts w:cstheme="minorHAnsi"/>
          <w:sz w:val="22"/>
          <w:szCs w:val="22"/>
        </w:rPr>
        <w:t xml:space="preserve"> repeated cross-validation and only 5 repeats overall. </w:t>
      </w:r>
      <w:commentRangeEnd w:id="57"/>
      <w:r w:rsidR="00D52EAC">
        <w:rPr>
          <w:rStyle w:val="CommentReference"/>
        </w:rPr>
        <w:commentReference w:id="57"/>
      </w:r>
    </w:p>
    <w:p w14:paraId="1757B961" w14:textId="77777777" w:rsidR="006E5779" w:rsidRPr="00CC45D1" w:rsidRDefault="006E5779" w:rsidP="008E27D7">
      <w:pPr>
        <w:spacing w:line="360" w:lineRule="auto"/>
        <w:jc w:val="both"/>
        <w:rPr>
          <w:rFonts w:cstheme="minorHAnsi"/>
          <w:sz w:val="22"/>
          <w:szCs w:val="22"/>
        </w:rPr>
      </w:pPr>
      <w:r w:rsidRPr="00CC45D1">
        <w:rPr>
          <w:rFonts w:cstheme="minorHAnsi"/>
          <w:sz w:val="22"/>
          <w:szCs w:val="22"/>
        </w:rPr>
        <w:br w:type="page"/>
      </w:r>
    </w:p>
    <w:p w14:paraId="13A742D7" w14:textId="21D45B5E" w:rsidR="00DC60AE" w:rsidRPr="00CC45D1" w:rsidRDefault="00DC60AE" w:rsidP="008E27D7">
      <w:pPr>
        <w:pStyle w:val="Heading1"/>
        <w:spacing w:line="360" w:lineRule="auto"/>
        <w:jc w:val="both"/>
        <w:rPr>
          <w:rFonts w:cstheme="minorHAnsi"/>
        </w:rPr>
      </w:pPr>
      <w:bookmarkStart w:id="58" w:name="_Toc106540045"/>
      <w:r w:rsidRPr="00CC45D1">
        <w:rPr>
          <w:rFonts w:cstheme="minorHAnsi"/>
        </w:rPr>
        <w:lastRenderedPageBreak/>
        <w:t>Results</w:t>
      </w:r>
      <w:bookmarkEnd w:id="58"/>
    </w:p>
    <w:p w14:paraId="568FDE21" w14:textId="6EDD46C8" w:rsidR="005A5817" w:rsidRPr="00CC45D1" w:rsidRDefault="003C65BF" w:rsidP="008E27D7">
      <w:pPr>
        <w:pStyle w:val="Heading2"/>
        <w:spacing w:line="360" w:lineRule="auto"/>
        <w:jc w:val="both"/>
        <w:rPr>
          <w:rFonts w:cstheme="minorHAnsi"/>
          <w:sz w:val="22"/>
          <w:szCs w:val="22"/>
        </w:rPr>
      </w:pPr>
      <w:bookmarkStart w:id="59" w:name="_Toc106540046"/>
      <w:r w:rsidRPr="00CC45D1">
        <w:rPr>
          <w:rFonts w:cstheme="minorHAnsi"/>
          <w:sz w:val="22"/>
          <w:szCs w:val="22"/>
        </w:rPr>
        <w:t>Influence of Transformations on ML Performances</w:t>
      </w:r>
      <w:bookmarkEnd w:id="59"/>
    </w:p>
    <w:p w14:paraId="6713477E" w14:textId="266B1FC1" w:rsidR="005A5817" w:rsidRPr="00CC45D1" w:rsidRDefault="00EC3F24" w:rsidP="008E27D7">
      <w:pPr>
        <w:spacing w:line="360" w:lineRule="auto"/>
        <w:jc w:val="both"/>
        <w:rPr>
          <w:rFonts w:cstheme="minorHAnsi"/>
          <w:sz w:val="22"/>
          <w:szCs w:val="22"/>
        </w:rPr>
      </w:pPr>
      <w:r w:rsidRPr="00CC45D1">
        <w:rPr>
          <w:rFonts w:cstheme="minorHAnsi"/>
          <w:sz w:val="22"/>
          <w:szCs w:val="22"/>
        </w:rPr>
        <w:t xml:space="preserve">The most important research question of this thesis was if and how log-ratio transformations influence </w:t>
      </w:r>
      <w:r w:rsidR="001604AE">
        <w:rPr>
          <w:rFonts w:cstheme="minorHAnsi"/>
          <w:sz w:val="22"/>
          <w:szCs w:val="22"/>
        </w:rPr>
        <w:t>M</w:t>
      </w:r>
      <w:r w:rsidRPr="00CC45D1">
        <w:rPr>
          <w:rFonts w:cstheme="minorHAnsi"/>
          <w:sz w:val="22"/>
          <w:szCs w:val="22"/>
        </w:rPr>
        <w:t xml:space="preserve">achine </w:t>
      </w:r>
      <w:r w:rsidR="001604AE">
        <w:rPr>
          <w:rFonts w:cstheme="minorHAnsi"/>
          <w:sz w:val="22"/>
          <w:szCs w:val="22"/>
        </w:rPr>
        <w:t>L</w:t>
      </w:r>
      <w:r w:rsidRPr="00CC45D1">
        <w:rPr>
          <w:rFonts w:cstheme="minorHAnsi"/>
          <w:sz w:val="22"/>
          <w:szCs w:val="22"/>
        </w:rPr>
        <w:t xml:space="preserve">earning performances. The pipeline </w:t>
      </w:r>
      <w:r w:rsidR="00D52EAC" w:rsidRPr="00CC45D1">
        <w:rPr>
          <w:rFonts w:cstheme="minorHAnsi"/>
          <w:sz w:val="22"/>
          <w:szCs w:val="22"/>
        </w:rPr>
        <w:t xml:space="preserve">introduced in section </w:t>
      </w:r>
      <w:r w:rsidR="00D52EAC">
        <w:rPr>
          <w:rFonts w:cstheme="minorHAnsi"/>
          <w:sz w:val="22"/>
          <w:szCs w:val="22"/>
        </w:rPr>
        <w:t xml:space="preserve">3 </w:t>
      </w:r>
      <w:r w:rsidRPr="00CC45D1">
        <w:rPr>
          <w:rFonts w:cstheme="minorHAnsi"/>
          <w:sz w:val="22"/>
          <w:szCs w:val="22"/>
        </w:rPr>
        <w:t xml:space="preserve">has been applied to all three data sets and </w:t>
      </w:r>
      <w:r w:rsidR="00D643E0" w:rsidRPr="00CC45D1">
        <w:rPr>
          <w:rFonts w:cstheme="minorHAnsi"/>
          <w:sz w:val="22"/>
          <w:szCs w:val="22"/>
        </w:rPr>
        <w:t xml:space="preserve">Figure </w:t>
      </w:r>
      <w:r w:rsidRPr="00CC45D1">
        <w:rPr>
          <w:rFonts w:cstheme="minorHAnsi"/>
          <w:sz w:val="22"/>
          <w:szCs w:val="22"/>
        </w:rPr>
        <w:t>6</w:t>
      </w:r>
      <w:r w:rsidR="00D643E0" w:rsidRPr="00CC45D1">
        <w:rPr>
          <w:rFonts w:cstheme="minorHAnsi"/>
          <w:sz w:val="22"/>
          <w:szCs w:val="22"/>
        </w:rPr>
        <w:t xml:space="preserve"> shows the culminated results of the presented pipeline and combined in one figure to show the differences of </w:t>
      </w:r>
      <w:r w:rsidR="009067EF">
        <w:rPr>
          <w:rFonts w:cstheme="minorHAnsi"/>
          <w:sz w:val="22"/>
          <w:szCs w:val="22"/>
        </w:rPr>
        <w:t>M</w:t>
      </w:r>
      <w:r w:rsidR="00D643E0" w:rsidRPr="00CC45D1">
        <w:rPr>
          <w:rFonts w:cstheme="minorHAnsi"/>
          <w:sz w:val="22"/>
          <w:szCs w:val="22"/>
        </w:rPr>
        <w:t xml:space="preserve">achine </w:t>
      </w:r>
      <w:r w:rsidR="009067EF">
        <w:rPr>
          <w:rFonts w:cstheme="minorHAnsi"/>
          <w:sz w:val="22"/>
          <w:szCs w:val="22"/>
        </w:rPr>
        <w:t>L</w:t>
      </w:r>
      <w:r w:rsidR="00D643E0" w:rsidRPr="00CC45D1">
        <w:rPr>
          <w:rFonts w:cstheme="minorHAnsi"/>
          <w:sz w:val="22"/>
          <w:szCs w:val="22"/>
        </w:rPr>
        <w:t xml:space="preserve">earning and </w:t>
      </w:r>
      <w:r w:rsidR="009067EF">
        <w:rPr>
          <w:rFonts w:cstheme="minorHAnsi"/>
          <w:sz w:val="22"/>
          <w:szCs w:val="22"/>
        </w:rPr>
        <w:t xml:space="preserve">log-ratio </w:t>
      </w:r>
      <w:r w:rsidR="00D643E0" w:rsidRPr="00CC45D1">
        <w:rPr>
          <w:rFonts w:cstheme="minorHAnsi"/>
          <w:sz w:val="22"/>
          <w:szCs w:val="22"/>
        </w:rPr>
        <w:t xml:space="preserve">transformations on several data sets directly. </w:t>
      </w:r>
    </w:p>
    <w:p w14:paraId="40773689" w14:textId="7CBA95EC" w:rsidR="007D68CF" w:rsidRPr="00CC45D1" w:rsidRDefault="00660500" w:rsidP="008E27D7">
      <w:pPr>
        <w:keepNext/>
        <w:spacing w:line="360" w:lineRule="auto"/>
        <w:jc w:val="both"/>
        <w:rPr>
          <w:rFonts w:cstheme="minorHAnsi"/>
          <w:sz w:val="22"/>
          <w:szCs w:val="22"/>
        </w:rPr>
      </w:pPr>
      <w:commentRangeStart w:id="60"/>
      <w:commentRangeStart w:id="61"/>
      <w:r w:rsidRPr="00CC45D1">
        <w:rPr>
          <w:rFonts w:cstheme="minorHAnsi"/>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commentRangeEnd w:id="60"/>
      <w:r w:rsidR="00A75C41">
        <w:rPr>
          <w:rStyle w:val="CommentReference"/>
        </w:rPr>
        <w:commentReference w:id="60"/>
      </w:r>
      <w:commentRangeEnd w:id="61"/>
      <w:r w:rsidR="00A75C41">
        <w:rPr>
          <w:rStyle w:val="CommentReference"/>
        </w:rPr>
        <w:commentReference w:id="61"/>
      </w:r>
    </w:p>
    <w:p w14:paraId="404C4D7F" w14:textId="38FDF616" w:rsidR="00936A96" w:rsidRPr="00CC45D1" w:rsidRDefault="007D68CF"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6</w:t>
      </w:r>
      <w:r w:rsidR="009624E3" w:rsidRPr="00CC45D1">
        <w:rPr>
          <w:rFonts w:cstheme="minorHAnsi"/>
          <w:noProof/>
        </w:rPr>
        <w:fldChar w:fldCharType="end"/>
      </w:r>
      <w:r w:rsidRPr="00CC45D1">
        <w:rPr>
          <w:rFonts w:cstheme="minorHAnsi"/>
        </w:rPr>
        <w:t>: Statistical Fluctuations in Classification</w:t>
      </w:r>
    </w:p>
    <w:p w14:paraId="04361FA5" w14:textId="7CCBD8D4" w:rsidR="00A647C2" w:rsidRDefault="00EF71FB" w:rsidP="008E27D7">
      <w:pPr>
        <w:pStyle w:val="Caption"/>
        <w:spacing w:line="360" w:lineRule="auto"/>
        <w:jc w:val="both"/>
        <w:rPr>
          <w:rFonts w:cstheme="minorHAnsi"/>
        </w:rPr>
      </w:pPr>
      <w:r>
        <w:rPr>
          <w:rFonts w:cstheme="minorHAnsi"/>
        </w:rPr>
        <w:t>(</w:t>
      </w:r>
      <w:commentRangeStart w:id="62"/>
      <w:r w:rsidR="00A647C2" w:rsidRPr="00CC45D1">
        <w:rPr>
          <w:rFonts w:cstheme="minorHAnsi"/>
        </w:rPr>
        <w:t>A</w:t>
      </w:r>
      <w:commentRangeEnd w:id="62"/>
      <w:r w:rsidR="00A75C41">
        <w:rPr>
          <w:rStyle w:val="CommentReference"/>
          <w:b w:val="0"/>
          <w:bCs w:val="0"/>
          <w:color w:val="auto"/>
        </w:rPr>
        <w:commentReference w:id="62"/>
      </w:r>
      <w:r>
        <w:rPr>
          <w:rFonts w:cstheme="minorHAnsi"/>
        </w:rPr>
        <w:t>)</w:t>
      </w:r>
      <w:r w:rsidR="00A647C2" w:rsidRPr="00CC45D1">
        <w:rPr>
          <w:rFonts w:cstheme="minorHAnsi"/>
        </w:rPr>
        <w:t xml:space="preserve"> contains data from PCOS data set predicting PCOS phenotype. </w:t>
      </w:r>
      <w:r>
        <w:rPr>
          <w:rFonts w:cstheme="minorHAnsi"/>
        </w:rPr>
        <w:t>(</w:t>
      </w:r>
      <w:r w:rsidR="00A647C2" w:rsidRPr="00CC45D1">
        <w:rPr>
          <w:rFonts w:cstheme="minorHAnsi"/>
        </w:rPr>
        <w:t>B</w:t>
      </w:r>
      <w:r>
        <w:rPr>
          <w:rFonts w:cstheme="minorHAnsi"/>
        </w:rPr>
        <w:t>)</w:t>
      </w:r>
      <w:r w:rsidR="00A647C2" w:rsidRPr="00CC45D1">
        <w:rPr>
          <w:rFonts w:cstheme="minorHAnsi"/>
        </w:rPr>
        <w:t xml:space="preserve"> contains data from CRC data set predicting CRC phenotype. C and D both contain data from EstMB data set, with </w:t>
      </w:r>
      <w:r>
        <w:rPr>
          <w:rFonts w:cstheme="minorHAnsi"/>
        </w:rPr>
        <w:t>(</w:t>
      </w:r>
      <w:r w:rsidR="00A647C2" w:rsidRPr="00CC45D1">
        <w:rPr>
          <w:rFonts w:cstheme="minorHAnsi"/>
        </w:rPr>
        <w:t>C</w:t>
      </w:r>
      <w:r>
        <w:rPr>
          <w:rFonts w:cstheme="minorHAnsi"/>
        </w:rPr>
        <w:t>)</w:t>
      </w:r>
      <w:r w:rsidR="00A647C2" w:rsidRPr="00CC45D1">
        <w:rPr>
          <w:rFonts w:cstheme="minorHAnsi"/>
        </w:rPr>
        <w:t xml:space="preserve"> predicting for hypertensive heart disease (HHD) and D for diabetes type 2 (DT2).</w:t>
      </w:r>
    </w:p>
    <w:p w14:paraId="6C463BE2" w14:textId="664B6D97" w:rsidR="00227EB9" w:rsidRPr="00CC45D1" w:rsidRDefault="0010799F" w:rsidP="00A647C2">
      <w:pPr>
        <w:pStyle w:val="Caption"/>
        <w:spacing w:line="360" w:lineRule="auto"/>
        <w:jc w:val="both"/>
        <w:rPr>
          <w:rFonts w:cstheme="minorHAnsi"/>
        </w:rPr>
      </w:pPr>
      <w:r w:rsidRPr="00CC45D1">
        <w:rPr>
          <w:rFonts w:cstheme="minorHAnsi"/>
        </w:rPr>
        <w:t xml:space="preserve">The y-axis contains AUROC scores. </w:t>
      </w:r>
      <w:r w:rsidR="00BC69E7" w:rsidRPr="00CC45D1">
        <w:rPr>
          <w:rFonts w:cstheme="minorHAnsi"/>
        </w:rPr>
        <w:t xml:space="preserve">The x-axis contains models and transformations, with the most left always being </w:t>
      </w:r>
      <w:r w:rsidR="00BC69E7" w:rsidRPr="00CC45D1">
        <w:rPr>
          <w:rFonts w:cstheme="minorHAnsi"/>
          <w:i/>
          <w:iCs/>
        </w:rPr>
        <w:t>CoDaCoRe</w:t>
      </w:r>
      <w:r w:rsidR="00BC69E7" w:rsidRPr="00CC45D1">
        <w:rPr>
          <w:rFonts w:cstheme="minorHAnsi"/>
        </w:rPr>
        <w:t xml:space="preserve">, the middle portion displaying performances of </w:t>
      </w:r>
      <w:r w:rsidR="00BC69E7" w:rsidRPr="00A647C2">
        <w:rPr>
          <w:rFonts w:cstheme="minorHAnsi"/>
          <w:i/>
          <w:iCs/>
        </w:rPr>
        <w:t>glmnet</w:t>
      </w:r>
      <w:r w:rsidR="00BC69E7" w:rsidRPr="00CC45D1">
        <w:rPr>
          <w:rFonts w:cstheme="minorHAnsi"/>
        </w:rPr>
        <w:t xml:space="preserve"> and the right </w:t>
      </w:r>
      <w:proofErr w:type="spellStart"/>
      <w:r w:rsidR="00BC69E7" w:rsidRPr="00A647C2">
        <w:rPr>
          <w:rFonts w:cstheme="minorHAnsi"/>
          <w:i/>
          <w:iCs/>
        </w:rPr>
        <w:t>svmRadial</w:t>
      </w:r>
      <w:proofErr w:type="spellEnd"/>
      <w:r w:rsidR="00BC69E7" w:rsidRPr="00CC45D1">
        <w:rPr>
          <w:rFonts w:cstheme="minorHAnsi"/>
        </w:rPr>
        <w:t>. In red test performances are plotted and in blue training performances</w:t>
      </w:r>
      <w:r w:rsidR="007D6A88" w:rsidRPr="00CC45D1">
        <w:rPr>
          <w:rFonts w:cstheme="minorHAnsi"/>
        </w:rPr>
        <w:t xml:space="preserve">. model_bal_0 and model_bal_1 correspond to </w:t>
      </w:r>
      <w:r w:rsidR="007D6A88" w:rsidRPr="00CC45D1">
        <w:rPr>
          <w:rFonts w:cstheme="minorHAnsi"/>
          <w:i/>
          <w:iCs/>
        </w:rPr>
        <w:t xml:space="preserve">CoDaCoRe </w:t>
      </w:r>
      <w:r w:rsidR="007D6A88" w:rsidRPr="00CC45D1">
        <w:rPr>
          <w:rFonts w:cstheme="minorHAnsi"/>
        </w:rPr>
        <w:t xml:space="preserve">models with lambda 0 and lambda 1, respectively. Consequently, pred_bal_0 and pred_bal_0_lr1 correspond to predictions with all found log-ratios </w:t>
      </w:r>
      <w:r w:rsidR="007D6A88" w:rsidRPr="00CC45D1">
        <w:rPr>
          <w:rFonts w:cstheme="minorHAnsi"/>
        </w:rPr>
        <w:lastRenderedPageBreak/>
        <w:t>and only the most descriptive log-ratio</w:t>
      </w:r>
      <w:r w:rsidR="00D42B3F" w:rsidRPr="00CC45D1">
        <w:rPr>
          <w:rFonts w:cstheme="minorHAnsi"/>
        </w:rPr>
        <w:t xml:space="preserve"> for model_bal_0. The same nomenclature applies to pre_bal_1 and pred_bal_1_lr1</w:t>
      </w:r>
      <w:r w:rsidR="007D6A88" w:rsidRPr="00CC45D1">
        <w:rPr>
          <w:rFonts w:cstheme="minorHAnsi"/>
        </w:rPr>
        <w:t xml:space="preserve">. </w:t>
      </w:r>
      <w:proofErr w:type="spellStart"/>
      <w:r w:rsidR="007D6A88" w:rsidRPr="00CC45D1">
        <w:rPr>
          <w:rFonts w:cstheme="minorHAnsi"/>
        </w:rPr>
        <w:t>ALRo</w:t>
      </w:r>
      <w:proofErr w:type="spellEnd"/>
      <w:r w:rsidR="007D6A88" w:rsidRPr="00CC45D1">
        <w:rPr>
          <w:rFonts w:cstheme="minorHAnsi"/>
        </w:rPr>
        <w:t xml:space="preserve">, </w:t>
      </w:r>
      <w:proofErr w:type="spellStart"/>
      <w:r w:rsidR="007D6A88" w:rsidRPr="00CC45D1">
        <w:rPr>
          <w:rFonts w:cstheme="minorHAnsi"/>
        </w:rPr>
        <w:t>ALRw</w:t>
      </w:r>
      <w:proofErr w:type="spellEnd"/>
      <w:r w:rsidR="007D6A88" w:rsidRPr="00CC45D1">
        <w:rPr>
          <w:rFonts w:cstheme="minorHAnsi"/>
        </w:rPr>
        <w:t xml:space="preserve"> and </w:t>
      </w:r>
      <w:proofErr w:type="spellStart"/>
      <w:r w:rsidR="007D6A88" w:rsidRPr="00CC45D1">
        <w:rPr>
          <w:rFonts w:cstheme="minorHAnsi"/>
        </w:rPr>
        <w:t>ALRr</w:t>
      </w:r>
      <w:proofErr w:type="spellEnd"/>
      <w:r w:rsidR="007D6A88" w:rsidRPr="00CC45D1">
        <w:rPr>
          <w:rFonts w:cstheme="minorHAnsi"/>
        </w:rPr>
        <w:t xml:space="preserve"> correspond to the types of ALR transformation applied in this pipeline (optimal, worst and random).</w:t>
      </w:r>
    </w:p>
    <w:p w14:paraId="532C91FE" w14:textId="19EC24E1" w:rsidR="003446A2" w:rsidRPr="00CC45D1" w:rsidRDefault="00E00372" w:rsidP="003446A2">
      <w:pPr>
        <w:spacing w:line="360" w:lineRule="auto"/>
        <w:jc w:val="both"/>
        <w:rPr>
          <w:rFonts w:cstheme="minorHAnsi"/>
          <w:sz w:val="22"/>
          <w:szCs w:val="22"/>
        </w:rPr>
      </w:pPr>
      <w:r>
        <w:rPr>
          <w:rFonts w:cstheme="minorHAnsi"/>
          <w:sz w:val="22"/>
          <w:szCs w:val="22"/>
        </w:rPr>
        <w:t>When comparing Machine Learning models and algorithms, several points stand out</w:t>
      </w:r>
      <w:r w:rsidR="000E7A39">
        <w:rPr>
          <w:rFonts w:cstheme="minorHAnsi"/>
          <w:sz w:val="22"/>
          <w:szCs w:val="22"/>
        </w:rPr>
        <w:t>. A</w:t>
      </w:r>
      <w:r w:rsidR="00B50D44" w:rsidRPr="00CC45D1">
        <w:rPr>
          <w:rFonts w:cstheme="minorHAnsi"/>
          <w:sz w:val="22"/>
          <w:szCs w:val="22"/>
        </w:rPr>
        <w:t>s expected for PCOS (Fig.</w:t>
      </w:r>
      <w:r w:rsidR="007A095B" w:rsidRPr="00CC45D1">
        <w:rPr>
          <w:rFonts w:cstheme="minorHAnsi"/>
          <w:sz w:val="22"/>
          <w:szCs w:val="22"/>
        </w:rPr>
        <w:t>6</w:t>
      </w:r>
      <w:r w:rsidR="00B50D44" w:rsidRPr="00CC45D1">
        <w:rPr>
          <w:rFonts w:cstheme="minorHAnsi"/>
          <w:sz w:val="22"/>
          <w:szCs w:val="22"/>
        </w:rPr>
        <w:t>A), t</w:t>
      </w:r>
      <w:r w:rsidR="009D1BB0" w:rsidRPr="00CC45D1">
        <w:rPr>
          <w:rFonts w:cstheme="minorHAnsi"/>
          <w:sz w:val="22"/>
          <w:szCs w:val="22"/>
        </w:rPr>
        <w:t>he AUROC scores for test and training performances vary from 0.5 to 0.6</w:t>
      </w:r>
      <w:r w:rsidR="00EA2DEA" w:rsidRPr="00CC45D1">
        <w:rPr>
          <w:rFonts w:cstheme="minorHAnsi"/>
          <w:sz w:val="22"/>
          <w:szCs w:val="22"/>
        </w:rPr>
        <w:t xml:space="preserve"> and correspond to the low </w:t>
      </w:r>
      <w:r w:rsidR="00EF71FB">
        <w:rPr>
          <w:rFonts w:cstheme="minorHAnsi"/>
          <w:sz w:val="22"/>
          <w:szCs w:val="22"/>
        </w:rPr>
        <w:t>association</w:t>
      </w:r>
      <w:commentRangeStart w:id="63"/>
      <w:r w:rsidR="00EA2DEA" w:rsidRPr="00CC45D1">
        <w:rPr>
          <w:rFonts w:cstheme="minorHAnsi"/>
          <w:sz w:val="22"/>
          <w:szCs w:val="22"/>
        </w:rPr>
        <w:t xml:space="preserve"> </w:t>
      </w:r>
      <w:commentRangeEnd w:id="63"/>
      <w:r w:rsidR="00CC3A07">
        <w:rPr>
          <w:rStyle w:val="CommentReference"/>
        </w:rPr>
        <w:commentReference w:id="63"/>
      </w:r>
      <w:r w:rsidR="00EA2DEA" w:rsidRPr="00CC45D1">
        <w:rPr>
          <w:rFonts w:cstheme="minorHAnsi"/>
          <w:sz w:val="22"/>
          <w:szCs w:val="22"/>
        </w:rPr>
        <w:t xml:space="preserve">between microbiome and PCOS. </w:t>
      </w:r>
      <w:r w:rsidR="003446A2" w:rsidRPr="00CC45D1">
        <w:rPr>
          <w:rFonts w:cstheme="minorHAnsi"/>
          <w:sz w:val="22"/>
          <w:szCs w:val="22"/>
        </w:rPr>
        <w:t xml:space="preserve">In the CRC data set, all </w:t>
      </w:r>
      <w:r w:rsidR="003446A2">
        <w:rPr>
          <w:rFonts w:cstheme="minorHAnsi"/>
          <w:sz w:val="22"/>
          <w:szCs w:val="22"/>
        </w:rPr>
        <w:t>M</w:t>
      </w:r>
      <w:r w:rsidR="003446A2" w:rsidRPr="00CC45D1">
        <w:rPr>
          <w:rFonts w:cstheme="minorHAnsi"/>
          <w:sz w:val="22"/>
          <w:szCs w:val="22"/>
        </w:rPr>
        <w:t xml:space="preserve">achine </w:t>
      </w:r>
      <w:r w:rsidR="003446A2">
        <w:rPr>
          <w:rFonts w:cstheme="minorHAnsi"/>
          <w:sz w:val="22"/>
          <w:szCs w:val="22"/>
        </w:rPr>
        <w:t>L</w:t>
      </w:r>
      <w:r w:rsidR="003446A2" w:rsidRPr="00CC45D1">
        <w:rPr>
          <w:rFonts w:cstheme="minorHAnsi"/>
          <w:sz w:val="22"/>
          <w:szCs w:val="22"/>
        </w:rPr>
        <w:t xml:space="preserve">earning models severely </w:t>
      </w:r>
      <w:commentRangeStart w:id="64"/>
      <w:commentRangeStart w:id="65"/>
      <w:r w:rsidR="003446A2" w:rsidRPr="00CC45D1">
        <w:rPr>
          <w:rFonts w:cstheme="minorHAnsi"/>
          <w:sz w:val="22"/>
          <w:szCs w:val="22"/>
        </w:rPr>
        <w:t xml:space="preserve">underfit </w:t>
      </w:r>
      <w:commentRangeEnd w:id="64"/>
      <w:r w:rsidR="003446A2">
        <w:rPr>
          <w:rStyle w:val="CommentReference"/>
        </w:rPr>
        <w:commentReference w:id="64"/>
      </w:r>
      <w:commentRangeEnd w:id="65"/>
      <w:r w:rsidR="003446A2">
        <w:rPr>
          <w:rStyle w:val="CommentReference"/>
        </w:rPr>
        <w:commentReference w:id="65"/>
      </w:r>
      <w:r w:rsidR="003446A2" w:rsidRPr="00CC45D1">
        <w:rPr>
          <w:rFonts w:cstheme="minorHAnsi"/>
          <w:sz w:val="22"/>
          <w:szCs w:val="22"/>
        </w:rPr>
        <w:t xml:space="preserve">the data, which usually indicates a bias in the data. A possible reason could be </w:t>
      </w:r>
      <w:r w:rsidR="003446A2">
        <w:rPr>
          <w:rFonts w:cstheme="minorHAnsi"/>
          <w:sz w:val="22"/>
          <w:szCs w:val="22"/>
        </w:rPr>
        <w:t>a</w:t>
      </w:r>
      <w:r w:rsidR="003446A2" w:rsidRPr="00CC45D1">
        <w:rPr>
          <w:rFonts w:cstheme="minorHAnsi"/>
          <w:sz w:val="22"/>
          <w:szCs w:val="22"/>
        </w:rPr>
        <w:t xml:space="preserve"> “leakiness” in the pipeline. It is considered good practice to not conduct pre-processing on the whole data set </w:t>
      </w:r>
      <w:sdt>
        <w:sdtPr>
          <w:rPr>
            <w:rFonts w:cstheme="minorHAnsi"/>
            <w:sz w:val="22"/>
            <w:szCs w:val="22"/>
          </w:rPr>
          <w:alias w:val="To edit, see citavi.com/edit"/>
          <w:tag w:val="CitaviPlaceholder#08360819-2884-4e29-9503-c4b917064d8d"/>
          <w:id w:val="-2014138368"/>
          <w:placeholder>
            <w:docPart w:val="B3E766C647AD40AAB098FC81AE314D44"/>
          </w:placeholder>
        </w:sdtPr>
        <w:sdtEndPr/>
        <w:sdtContent>
          <w:r w:rsidR="003446A2" w:rsidRPr="00CC45D1">
            <w:rPr>
              <w:rFonts w:cstheme="minorHAnsi"/>
              <w:sz w:val="22"/>
              <w:szCs w:val="22"/>
            </w:rPr>
            <w:fldChar w:fldCharType="begin"/>
          </w:r>
          <w:r w:rsidR="003446A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yLjAuMCJ9}</w:instrText>
          </w:r>
          <w:r w:rsidR="003446A2" w:rsidRPr="00CC45D1">
            <w:rPr>
              <w:rFonts w:cstheme="minorHAnsi"/>
              <w:sz w:val="22"/>
              <w:szCs w:val="22"/>
            </w:rPr>
            <w:fldChar w:fldCharType="separate"/>
          </w:r>
          <w:r w:rsidR="003446A2">
            <w:rPr>
              <w:rFonts w:cstheme="minorHAnsi"/>
              <w:sz w:val="22"/>
              <w:szCs w:val="22"/>
            </w:rPr>
            <w:t>(Whalen et al. 2022)</w:t>
          </w:r>
          <w:r w:rsidR="003446A2" w:rsidRPr="00CC45D1">
            <w:rPr>
              <w:rFonts w:cstheme="minorHAnsi"/>
              <w:sz w:val="22"/>
              <w:szCs w:val="22"/>
            </w:rPr>
            <w:fldChar w:fldCharType="end"/>
          </w:r>
        </w:sdtContent>
      </w:sdt>
      <w:r w:rsidR="003446A2" w:rsidRPr="00CC45D1">
        <w:rPr>
          <w:rFonts w:cstheme="minorHAnsi"/>
          <w:sz w:val="22"/>
          <w:szCs w:val="22"/>
        </w:rPr>
        <w:t>. Although imputation and transformation are handled independently from pre-processing in this pipeline, both can be considered part of pre-processing. Indeed</w:t>
      </w:r>
      <w:r w:rsidR="003446A2" w:rsidRPr="00CE0607">
        <w:rPr>
          <w:rFonts w:cstheme="minorHAnsi"/>
          <w:sz w:val="22"/>
          <w:szCs w:val="22"/>
        </w:rPr>
        <w:t xml:space="preserve">, section 5.2 </w:t>
      </w:r>
      <w:r w:rsidR="003446A2" w:rsidRPr="00CC45D1">
        <w:rPr>
          <w:rFonts w:cstheme="minorHAnsi"/>
          <w:sz w:val="22"/>
          <w:szCs w:val="22"/>
        </w:rPr>
        <w:t>shows that splitting the data set before imputation and transformation solves the underfitting in CRC.</w:t>
      </w:r>
      <w:r w:rsidR="003446A2">
        <w:rPr>
          <w:rFonts w:cstheme="minorHAnsi"/>
          <w:sz w:val="22"/>
          <w:szCs w:val="22"/>
        </w:rPr>
        <w:t xml:space="preserve"> Additionally</w:t>
      </w:r>
      <w:r w:rsidR="003446A2" w:rsidRPr="00CC45D1">
        <w:rPr>
          <w:rFonts w:cstheme="minorHAnsi"/>
          <w:sz w:val="22"/>
          <w:szCs w:val="22"/>
        </w:rPr>
        <w:t xml:space="preserve">, linear models </w:t>
      </w:r>
      <w:r w:rsidR="003446A2">
        <w:rPr>
          <w:rFonts w:cstheme="minorHAnsi"/>
          <w:sz w:val="22"/>
          <w:szCs w:val="22"/>
        </w:rPr>
        <w:t>(</w:t>
      </w:r>
      <w:r w:rsidR="003446A2" w:rsidRPr="00E00372">
        <w:rPr>
          <w:rFonts w:cstheme="minorHAnsi"/>
          <w:i/>
          <w:iCs/>
          <w:sz w:val="22"/>
          <w:szCs w:val="22"/>
        </w:rPr>
        <w:t>glmnet</w:t>
      </w:r>
      <w:r w:rsidR="003446A2">
        <w:rPr>
          <w:rFonts w:cstheme="minorHAnsi"/>
          <w:sz w:val="22"/>
          <w:szCs w:val="22"/>
        </w:rPr>
        <w:t xml:space="preserve">) </w:t>
      </w:r>
      <w:commentRangeStart w:id="66"/>
      <w:r w:rsidR="003446A2" w:rsidRPr="00E00372">
        <w:rPr>
          <w:rFonts w:cstheme="minorHAnsi"/>
          <w:sz w:val="22"/>
          <w:szCs w:val="22"/>
        </w:rPr>
        <w:t>seem</w:t>
      </w:r>
      <w:r w:rsidR="003446A2" w:rsidRPr="00CC45D1">
        <w:rPr>
          <w:rFonts w:cstheme="minorHAnsi"/>
          <w:sz w:val="22"/>
          <w:szCs w:val="22"/>
        </w:rPr>
        <w:t xml:space="preserve"> to perform better than non-linear</w:t>
      </w:r>
      <w:commentRangeEnd w:id="66"/>
      <w:r w:rsidR="003446A2">
        <w:rPr>
          <w:rFonts w:cstheme="minorHAnsi"/>
          <w:sz w:val="22"/>
          <w:szCs w:val="22"/>
        </w:rPr>
        <w:t xml:space="preserve"> (</w:t>
      </w:r>
      <w:proofErr w:type="spellStart"/>
      <w:r w:rsidR="003446A2" w:rsidRPr="00E00372">
        <w:rPr>
          <w:rFonts w:cstheme="minorHAnsi"/>
          <w:i/>
          <w:iCs/>
          <w:sz w:val="22"/>
          <w:szCs w:val="22"/>
        </w:rPr>
        <w:t>svmRadial</w:t>
      </w:r>
      <w:proofErr w:type="spellEnd"/>
      <w:r w:rsidR="003446A2">
        <w:rPr>
          <w:rFonts w:cstheme="minorHAnsi"/>
          <w:sz w:val="22"/>
          <w:szCs w:val="22"/>
        </w:rPr>
        <w:t>)</w:t>
      </w:r>
      <w:r w:rsidR="003446A2">
        <w:rPr>
          <w:rStyle w:val="CommentReference"/>
        </w:rPr>
        <w:commentReference w:id="66"/>
      </w:r>
      <w:r w:rsidR="003446A2" w:rsidRPr="00CC45D1">
        <w:rPr>
          <w:rFonts w:cstheme="minorHAnsi"/>
          <w:sz w:val="22"/>
          <w:szCs w:val="22"/>
        </w:rPr>
        <w:t>, although that difference is smaller in high-correlation data sets</w:t>
      </w:r>
      <w:r w:rsidR="003446A2">
        <w:rPr>
          <w:rFonts w:cstheme="minorHAnsi"/>
          <w:sz w:val="22"/>
          <w:szCs w:val="22"/>
        </w:rPr>
        <w:t xml:space="preserve"> like CRC and EstMB.</w:t>
      </w:r>
    </w:p>
    <w:p w14:paraId="40ED6098" w14:textId="6FE9959C" w:rsidR="003446A2" w:rsidRPr="00CC45D1" w:rsidRDefault="00EA2DEA" w:rsidP="003446A2">
      <w:pPr>
        <w:spacing w:line="360" w:lineRule="auto"/>
        <w:jc w:val="both"/>
        <w:rPr>
          <w:rFonts w:cstheme="minorHAnsi"/>
          <w:sz w:val="22"/>
          <w:szCs w:val="22"/>
        </w:rPr>
      </w:pPr>
      <w:r w:rsidRPr="00CC45D1">
        <w:rPr>
          <w:rFonts w:cstheme="minorHAnsi"/>
          <w:i/>
          <w:iCs/>
          <w:sz w:val="22"/>
        </w:rPr>
        <w:t xml:space="preserve">CoDaCoRe </w:t>
      </w:r>
      <w:r w:rsidR="009D1BB0" w:rsidRPr="00CC45D1">
        <w:rPr>
          <w:rFonts w:cstheme="minorHAnsi"/>
          <w:sz w:val="22"/>
          <w:szCs w:val="22"/>
        </w:rPr>
        <w:t xml:space="preserve">severely </w:t>
      </w:r>
      <w:commentRangeStart w:id="67"/>
      <w:r w:rsidRPr="00CC45D1">
        <w:rPr>
          <w:rFonts w:cstheme="minorHAnsi"/>
          <w:sz w:val="22"/>
          <w:szCs w:val="22"/>
        </w:rPr>
        <w:t>overfits</w:t>
      </w:r>
      <w:commentRangeEnd w:id="67"/>
      <w:r w:rsidR="00CC3A07">
        <w:rPr>
          <w:rStyle w:val="CommentReference"/>
        </w:rPr>
        <w:commentReference w:id="67"/>
      </w:r>
      <w:r w:rsidR="009D1BB0" w:rsidRPr="00CC45D1">
        <w:rPr>
          <w:rFonts w:cstheme="minorHAnsi"/>
          <w:sz w:val="22"/>
          <w:szCs w:val="22"/>
        </w:rPr>
        <w:t xml:space="preserve"> </w:t>
      </w:r>
      <w:r w:rsidRPr="00CC45D1">
        <w:rPr>
          <w:rFonts w:cstheme="minorHAnsi"/>
          <w:sz w:val="22"/>
          <w:szCs w:val="22"/>
        </w:rPr>
        <w:t xml:space="preserve">the data set with the test performances corresponding to the performances of both </w:t>
      </w:r>
      <w:proofErr w:type="spellStart"/>
      <w:r w:rsidRPr="00CC45D1">
        <w:rPr>
          <w:rFonts w:cstheme="minorHAnsi"/>
          <w:i/>
          <w:sz w:val="22"/>
          <w:szCs w:val="22"/>
        </w:rPr>
        <w:t>glmnet</w:t>
      </w:r>
      <w:proofErr w:type="spellEnd"/>
      <w:r w:rsidRPr="00CC45D1">
        <w:rPr>
          <w:rFonts w:cstheme="minorHAnsi"/>
          <w:sz w:val="22"/>
          <w:szCs w:val="22"/>
        </w:rPr>
        <w:t xml:space="preserve"> and </w:t>
      </w:r>
      <w:proofErr w:type="spellStart"/>
      <w:r w:rsidRPr="00CC45D1">
        <w:rPr>
          <w:rFonts w:cstheme="minorHAnsi"/>
          <w:i/>
          <w:sz w:val="22"/>
          <w:szCs w:val="22"/>
        </w:rPr>
        <w:t>svmRadial</w:t>
      </w:r>
      <w:proofErr w:type="spellEnd"/>
      <w:r w:rsidRPr="00CC45D1">
        <w:rPr>
          <w:rFonts w:cstheme="minorHAnsi"/>
          <w:sz w:val="22"/>
          <w:szCs w:val="22"/>
        </w:rPr>
        <w:t>.</w:t>
      </w:r>
      <w:r w:rsidR="004914AD" w:rsidRPr="00CC45D1">
        <w:rPr>
          <w:rFonts w:cstheme="minorHAnsi"/>
          <w:sz w:val="22"/>
          <w:szCs w:val="22"/>
        </w:rPr>
        <w:t xml:space="preserve"> </w:t>
      </w:r>
      <w:r w:rsidR="003446A2" w:rsidRPr="00CC45D1">
        <w:rPr>
          <w:rFonts w:cstheme="minorHAnsi"/>
          <w:sz w:val="22"/>
          <w:szCs w:val="22"/>
        </w:rPr>
        <w:t xml:space="preserve">It is surprising, that </w:t>
      </w:r>
      <w:r w:rsidR="003446A2" w:rsidRPr="00CC45D1">
        <w:rPr>
          <w:rFonts w:cstheme="minorHAnsi"/>
          <w:i/>
          <w:iCs/>
          <w:sz w:val="22"/>
          <w:szCs w:val="22"/>
        </w:rPr>
        <w:t>CoDaCoRe</w:t>
      </w:r>
      <w:r w:rsidR="003446A2" w:rsidRPr="00CC45D1">
        <w:rPr>
          <w:rFonts w:cstheme="minorHAnsi"/>
          <w:sz w:val="22"/>
          <w:szCs w:val="22"/>
        </w:rPr>
        <w:t xml:space="preserve"> shows lower test and training performances, comparable to </w:t>
      </w:r>
      <w:proofErr w:type="spellStart"/>
      <w:r w:rsidR="003446A2">
        <w:rPr>
          <w:rFonts w:cstheme="minorHAnsi"/>
          <w:sz w:val="22"/>
          <w:szCs w:val="22"/>
        </w:rPr>
        <w:t>ALRw</w:t>
      </w:r>
      <w:proofErr w:type="spellEnd"/>
      <w:r w:rsidR="003446A2">
        <w:rPr>
          <w:rFonts w:cstheme="minorHAnsi"/>
          <w:sz w:val="22"/>
          <w:szCs w:val="22"/>
        </w:rPr>
        <w:t xml:space="preserve">-transformed or </w:t>
      </w:r>
      <w:r w:rsidR="003446A2" w:rsidRPr="00CC45D1">
        <w:rPr>
          <w:rFonts w:cstheme="minorHAnsi"/>
          <w:sz w:val="22"/>
          <w:szCs w:val="22"/>
        </w:rPr>
        <w:t>TSS</w:t>
      </w:r>
      <w:r w:rsidR="003446A2">
        <w:rPr>
          <w:rFonts w:cstheme="minorHAnsi"/>
          <w:sz w:val="22"/>
          <w:szCs w:val="22"/>
        </w:rPr>
        <w:t>-normalized data</w:t>
      </w:r>
      <w:r w:rsidR="003446A2" w:rsidRPr="00CC45D1">
        <w:rPr>
          <w:rFonts w:cstheme="minorHAnsi"/>
          <w:sz w:val="22"/>
          <w:szCs w:val="22"/>
        </w:rPr>
        <w:t xml:space="preserve"> (Fig.6C). In general, its results are very inconclusive throughout different types of data. In the PCOS data set (Fig.6A) it visibly overfits the data, although its test performances are comparable to </w:t>
      </w:r>
      <w:proofErr w:type="spellStart"/>
      <w:r w:rsidR="003446A2" w:rsidRPr="003446A2">
        <w:rPr>
          <w:rFonts w:cstheme="minorHAnsi"/>
          <w:i/>
          <w:iCs/>
          <w:sz w:val="22"/>
          <w:szCs w:val="22"/>
        </w:rPr>
        <w:t>glmnet</w:t>
      </w:r>
      <w:proofErr w:type="spellEnd"/>
      <w:r w:rsidR="003446A2" w:rsidRPr="00CC45D1">
        <w:rPr>
          <w:rFonts w:cstheme="minorHAnsi"/>
          <w:sz w:val="22"/>
          <w:szCs w:val="22"/>
        </w:rPr>
        <w:t xml:space="preserve"> and </w:t>
      </w:r>
      <w:proofErr w:type="spellStart"/>
      <w:r w:rsidR="003446A2" w:rsidRPr="00882A99">
        <w:rPr>
          <w:rFonts w:cstheme="minorHAnsi"/>
          <w:i/>
          <w:iCs/>
          <w:sz w:val="22"/>
          <w:szCs w:val="22"/>
        </w:rPr>
        <w:t>svmRadial</w:t>
      </w:r>
      <w:proofErr w:type="spellEnd"/>
      <w:r w:rsidR="003446A2" w:rsidRPr="00CC45D1">
        <w:rPr>
          <w:rFonts w:cstheme="minorHAnsi"/>
          <w:sz w:val="22"/>
          <w:szCs w:val="22"/>
        </w:rPr>
        <w:t xml:space="preserve">. In high correlation data sets, independent of sample size, it does not manage to perform better than Machine Learning models, </w:t>
      </w:r>
      <w:r w:rsidR="003446A2">
        <w:rPr>
          <w:rFonts w:cstheme="minorHAnsi"/>
          <w:sz w:val="22"/>
          <w:szCs w:val="22"/>
        </w:rPr>
        <w:t xml:space="preserve">although </w:t>
      </w:r>
      <w:r w:rsidR="003446A2" w:rsidRPr="00CC45D1">
        <w:rPr>
          <w:rFonts w:cstheme="minorHAnsi"/>
          <w:sz w:val="22"/>
          <w:szCs w:val="22"/>
        </w:rPr>
        <w:t>performances are still considered good to excellent with an AUROC of 0.8 (Fig.6B and 6D).</w:t>
      </w:r>
    </w:p>
    <w:p w14:paraId="69217879" w14:textId="609BB48A" w:rsidR="007A095B" w:rsidRPr="00CC45D1" w:rsidRDefault="00B428FA" w:rsidP="008E27D7">
      <w:pPr>
        <w:spacing w:line="360" w:lineRule="auto"/>
        <w:jc w:val="both"/>
        <w:rPr>
          <w:rFonts w:cstheme="minorHAnsi"/>
          <w:sz w:val="22"/>
          <w:szCs w:val="22"/>
        </w:rPr>
      </w:pPr>
      <w:r>
        <w:rPr>
          <w:rFonts w:cstheme="minorHAnsi"/>
          <w:sz w:val="22"/>
          <w:szCs w:val="22"/>
        </w:rPr>
        <w:t>Applying log-ratio transformations has several effects on Machine Learning performances:</w:t>
      </w:r>
      <w:r w:rsidR="009D1BB0" w:rsidRPr="00CC45D1">
        <w:rPr>
          <w:rFonts w:cstheme="minorHAnsi"/>
          <w:sz w:val="22"/>
          <w:szCs w:val="22"/>
        </w:rPr>
        <w:t xml:space="preserve"> </w:t>
      </w:r>
      <w:r>
        <w:rPr>
          <w:rFonts w:cstheme="minorHAnsi"/>
          <w:sz w:val="22"/>
          <w:szCs w:val="22"/>
        </w:rPr>
        <w:t>all models in Fig. 6B</w:t>
      </w:r>
      <w:r w:rsidR="004914AD" w:rsidRPr="00CC45D1">
        <w:rPr>
          <w:rFonts w:cstheme="minorHAnsi"/>
          <w:sz w:val="22"/>
          <w:szCs w:val="22"/>
        </w:rPr>
        <w:t xml:space="preserve"> show good to excellent performances, with </w:t>
      </w:r>
      <w:proofErr w:type="spellStart"/>
      <w:r w:rsidR="00257C42" w:rsidRPr="00CC45D1">
        <w:rPr>
          <w:rFonts w:cstheme="minorHAnsi"/>
          <w:sz w:val="22"/>
          <w:szCs w:val="22"/>
        </w:rPr>
        <w:t>AL</w:t>
      </w:r>
      <w:r w:rsidR="00A64958" w:rsidRPr="00CC45D1">
        <w:rPr>
          <w:rFonts w:cstheme="minorHAnsi"/>
          <w:sz w:val="22"/>
          <w:szCs w:val="22"/>
        </w:rPr>
        <w:t>R</w:t>
      </w:r>
      <w:r w:rsidR="007A095B" w:rsidRPr="00CC45D1">
        <w:rPr>
          <w:rFonts w:cstheme="minorHAnsi"/>
          <w:sz w:val="22"/>
          <w:szCs w:val="22"/>
        </w:rPr>
        <w:t>o</w:t>
      </w:r>
      <w:proofErr w:type="spellEnd"/>
      <w:r w:rsidR="003C3C1A">
        <w:rPr>
          <w:rFonts w:cstheme="minorHAnsi"/>
          <w:sz w:val="22"/>
          <w:szCs w:val="22"/>
        </w:rPr>
        <w:t>-transformed</w:t>
      </w:r>
      <w:r w:rsidR="00257C42" w:rsidRPr="00CC45D1">
        <w:rPr>
          <w:rFonts w:cstheme="minorHAnsi"/>
          <w:sz w:val="22"/>
          <w:szCs w:val="22"/>
        </w:rPr>
        <w:t xml:space="preserve"> and CLR</w:t>
      </w:r>
      <w:r w:rsidR="003C3C1A">
        <w:rPr>
          <w:rFonts w:cstheme="minorHAnsi"/>
          <w:sz w:val="22"/>
          <w:szCs w:val="22"/>
        </w:rPr>
        <w:t>-transformed data</w:t>
      </w:r>
      <w:r w:rsidR="00257C42" w:rsidRPr="00CC45D1">
        <w:rPr>
          <w:rFonts w:cstheme="minorHAnsi"/>
          <w:sz w:val="22"/>
          <w:szCs w:val="22"/>
        </w:rPr>
        <w:t xml:space="preserve"> </w:t>
      </w:r>
      <w:r w:rsidR="003C3C1A">
        <w:rPr>
          <w:rFonts w:cstheme="minorHAnsi"/>
          <w:sz w:val="22"/>
          <w:szCs w:val="22"/>
        </w:rPr>
        <w:t>improving model performances even more.</w:t>
      </w:r>
      <w:r w:rsidR="00257C42" w:rsidRPr="00CC45D1">
        <w:rPr>
          <w:rFonts w:cstheme="minorHAnsi"/>
          <w:sz w:val="22"/>
          <w:szCs w:val="22"/>
        </w:rPr>
        <w:t xml:space="preserve"> </w:t>
      </w:r>
      <w:r w:rsidR="003C3C1A">
        <w:rPr>
          <w:rFonts w:cstheme="minorHAnsi"/>
          <w:sz w:val="22"/>
          <w:szCs w:val="22"/>
        </w:rPr>
        <w:t xml:space="preserve">Machine Learning models with </w:t>
      </w:r>
      <w:proofErr w:type="spellStart"/>
      <w:r w:rsidR="00257C42" w:rsidRPr="00CC45D1">
        <w:rPr>
          <w:rFonts w:cstheme="minorHAnsi"/>
          <w:sz w:val="22"/>
          <w:szCs w:val="22"/>
        </w:rPr>
        <w:t>ALR</w:t>
      </w:r>
      <w:r w:rsidR="007A095B" w:rsidRPr="00CC45D1">
        <w:rPr>
          <w:rFonts w:cstheme="minorHAnsi"/>
          <w:sz w:val="22"/>
          <w:szCs w:val="22"/>
        </w:rPr>
        <w:t>r</w:t>
      </w:r>
      <w:proofErr w:type="spellEnd"/>
      <w:r w:rsidR="003C3C1A">
        <w:rPr>
          <w:rFonts w:cstheme="minorHAnsi"/>
          <w:sz w:val="22"/>
          <w:szCs w:val="22"/>
        </w:rPr>
        <w:t>-transformed data</w:t>
      </w:r>
      <w:r w:rsidR="007A095B" w:rsidRPr="00CC45D1">
        <w:rPr>
          <w:rFonts w:cstheme="minorHAnsi"/>
          <w:sz w:val="22"/>
          <w:szCs w:val="22"/>
        </w:rPr>
        <w:t xml:space="preserve"> </w:t>
      </w:r>
      <w:r w:rsidR="00257C42" w:rsidRPr="00CC45D1">
        <w:rPr>
          <w:rFonts w:cstheme="minorHAnsi"/>
          <w:sz w:val="22"/>
          <w:szCs w:val="22"/>
        </w:rPr>
        <w:t>shows surprisingly good results, which is repeated in Fig.</w:t>
      </w:r>
      <w:r w:rsidR="007A095B" w:rsidRPr="00CC45D1">
        <w:rPr>
          <w:rFonts w:cstheme="minorHAnsi"/>
          <w:sz w:val="22"/>
          <w:szCs w:val="22"/>
        </w:rPr>
        <w:t>6</w:t>
      </w:r>
      <w:r w:rsidR="00257C42" w:rsidRPr="00CC45D1">
        <w:rPr>
          <w:rFonts w:cstheme="minorHAnsi"/>
          <w:sz w:val="22"/>
          <w:szCs w:val="22"/>
        </w:rPr>
        <w:t>C and D for the EstMB data set</w:t>
      </w:r>
      <w:r w:rsidR="007A095B" w:rsidRPr="00CC45D1">
        <w:rPr>
          <w:rFonts w:cstheme="minorHAnsi"/>
          <w:sz w:val="22"/>
          <w:szCs w:val="22"/>
        </w:rPr>
        <w:t>.</w:t>
      </w:r>
      <w:r w:rsidR="0016795D" w:rsidRPr="00CC45D1">
        <w:rPr>
          <w:rFonts w:cstheme="minorHAnsi"/>
          <w:sz w:val="22"/>
          <w:szCs w:val="22"/>
        </w:rPr>
        <w:t xml:space="preserve"> </w:t>
      </w:r>
      <w:r w:rsidR="007A095B" w:rsidRPr="00CC45D1">
        <w:rPr>
          <w:rFonts w:cstheme="minorHAnsi"/>
          <w:sz w:val="22"/>
          <w:szCs w:val="22"/>
        </w:rPr>
        <w:t>Although log-ratio</w:t>
      </w:r>
      <w:r w:rsidR="00790A0F" w:rsidRPr="00CC45D1">
        <w:rPr>
          <w:rFonts w:cstheme="minorHAnsi"/>
          <w:sz w:val="22"/>
          <w:szCs w:val="22"/>
        </w:rPr>
        <w:t xml:space="preserve"> transformation</w:t>
      </w:r>
      <w:r w:rsidR="007A095B" w:rsidRPr="00CC45D1">
        <w:rPr>
          <w:rFonts w:cstheme="minorHAnsi"/>
          <w:sz w:val="22"/>
          <w:szCs w:val="22"/>
        </w:rPr>
        <w:t xml:space="preserve"> not necessarily improve the predictive performance in low correlation data set (Fig.6A), </w:t>
      </w:r>
      <w:r w:rsidR="003C3C1A">
        <w:rPr>
          <w:rFonts w:cstheme="minorHAnsi"/>
          <w:sz w:val="22"/>
          <w:szCs w:val="22"/>
        </w:rPr>
        <w:t xml:space="preserve">Machine Learning models with </w:t>
      </w:r>
      <w:r w:rsidR="0010288C" w:rsidRPr="00CC45D1">
        <w:rPr>
          <w:rFonts w:cstheme="minorHAnsi"/>
          <w:sz w:val="22"/>
          <w:szCs w:val="22"/>
        </w:rPr>
        <w:t>TSS</w:t>
      </w:r>
      <w:r w:rsidR="003C3C1A">
        <w:rPr>
          <w:rFonts w:cstheme="minorHAnsi"/>
          <w:sz w:val="22"/>
          <w:szCs w:val="22"/>
        </w:rPr>
        <w:t>-normalized data</w:t>
      </w:r>
      <w:r w:rsidR="0010288C" w:rsidRPr="00CC45D1">
        <w:rPr>
          <w:rFonts w:cstheme="minorHAnsi"/>
          <w:sz w:val="22"/>
          <w:szCs w:val="22"/>
        </w:rPr>
        <w:t xml:space="preserve"> </w:t>
      </w:r>
      <w:r w:rsidR="007A095B" w:rsidRPr="00CC45D1">
        <w:rPr>
          <w:rFonts w:cstheme="minorHAnsi"/>
          <w:sz w:val="22"/>
          <w:szCs w:val="22"/>
        </w:rPr>
        <w:t xml:space="preserve">still show </w:t>
      </w:r>
      <w:r w:rsidR="0010288C" w:rsidRPr="00CC45D1">
        <w:rPr>
          <w:rFonts w:cstheme="minorHAnsi"/>
          <w:sz w:val="22"/>
          <w:szCs w:val="22"/>
        </w:rPr>
        <w:t>the lowest performances</w:t>
      </w:r>
      <w:r w:rsidR="007A095B" w:rsidRPr="00CC45D1">
        <w:rPr>
          <w:rFonts w:cstheme="minorHAnsi"/>
          <w:sz w:val="22"/>
          <w:szCs w:val="22"/>
        </w:rPr>
        <w:t xml:space="preserve"> in all three data sets, independent of correlation or sample size. </w:t>
      </w:r>
      <w:r w:rsidR="0054569F" w:rsidRPr="00CC45D1">
        <w:rPr>
          <w:rFonts w:cstheme="minorHAnsi"/>
          <w:sz w:val="22"/>
          <w:szCs w:val="22"/>
        </w:rPr>
        <w:t xml:space="preserve">This trend is also visible in regression settings for all three data sets (see </w:t>
      </w:r>
      <w:r w:rsidR="00882A99">
        <w:rPr>
          <w:rFonts w:cstheme="minorHAnsi"/>
          <w:sz w:val="22"/>
          <w:szCs w:val="22"/>
        </w:rPr>
        <w:t xml:space="preserve">Fig.10, </w:t>
      </w:r>
      <w:r w:rsidR="0054569F" w:rsidRPr="00CC45D1">
        <w:rPr>
          <w:rFonts w:cstheme="minorHAnsi"/>
          <w:sz w:val="22"/>
          <w:szCs w:val="22"/>
        </w:rPr>
        <w:t>Supplementary).</w:t>
      </w:r>
    </w:p>
    <w:p w14:paraId="7F600E57" w14:textId="4449EBFC" w:rsidR="00D11674" w:rsidRPr="00CC45D1" w:rsidRDefault="0010288C" w:rsidP="008E27D7">
      <w:pPr>
        <w:spacing w:line="360" w:lineRule="auto"/>
        <w:jc w:val="both"/>
        <w:rPr>
          <w:rFonts w:cstheme="minorHAnsi"/>
          <w:sz w:val="22"/>
          <w:szCs w:val="22"/>
        </w:rPr>
      </w:pPr>
      <w:r w:rsidRPr="00CC45D1">
        <w:rPr>
          <w:rFonts w:cstheme="minorHAnsi"/>
          <w:sz w:val="22"/>
          <w:szCs w:val="22"/>
        </w:rPr>
        <w:t xml:space="preserve">Still, the trend depicted in CRC with </w:t>
      </w:r>
      <w:r w:rsidR="003C3C1A">
        <w:rPr>
          <w:rFonts w:cstheme="minorHAnsi"/>
          <w:sz w:val="22"/>
          <w:szCs w:val="22"/>
        </w:rPr>
        <w:t xml:space="preserve">ALR- and CLR-transformed data </w:t>
      </w:r>
      <w:r w:rsidR="00376DD9">
        <w:rPr>
          <w:rFonts w:cstheme="minorHAnsi"/>
          <w:sz w:val="22"/>
          <w:szCs w:val="22"/>
        </w:rPr>
        <w:t>producing best Machine Learning performances</w:t>
      </w:r>
      <w:r w:rsidRPr="00CC45D1">
        <w:rPr>
          <w:rFonts w:cstheme="minorHAnsi"/>
          <w:sz w:val="22"/>
          <w:szCs w:val="22"/>
        </w:rPr>
        <w:t xml:space="preserve">, is also found in EstMB data sets, for both moderate correlation (HHD) </w:t>
      </w:r>
      <w:r w:rsidRPr="00CC45D1">
        <w:rPr>
          <w:rFonts w:cstheme="minorHAnsi"/>
          <w:sz w:val="22"/>
          <w:szCs w:val="22"/>
        </w:rPr>
        <w:lastRenderedPageBreak/>
        <w:t>and high correlation (</w:t>
      </w:r>
      <w:commentRangeStart w:id="68"/>
      <w:commentRangeStart w:id="69"/>
      <w:r w:rsidRPr="00CC45D1">
        <w:rPr>
          <w:rFonts w:cstheme="minorHAnsi"/>
          <w:sz w:val="22"/>
          <w:szCs w:val="22"/>
        </w:rPr>
        <w:t>DT2</w:t>
      </w:r>
      <w:commentRangeEnd w:id="68"/>
      <w:r w:rsidR="00BD4448">
        <w:rPr>
          <w:rStyle w:val="CommentReference"/>
        </w:rPr>
        <w:commentReference w:id="68"/>
      </w:r>
      <w:commentRangeEnd w:id="69"/>
      <w:r w:rsidR="003446A2">
        <w:rPr>
          <w:rStyle w:val="CommentReference"/>
        </w:rPr>
        <w:commentReference w:id="69"/>
      </w:r>
      <w:r w:rsidRPr="00CC45D1">
        <w:rPr>
          <w:rFonts w:cstheme="minorHAnsi"/>
          <w:sz w:val="22"/>
          <w:szCs w:val="22"/>
        </w:rPr>
        <w:t>) between microbiome and disease</w:t>
      </w:r>
      <w:r w:rsidR="00837FDC" w:rsidRPr="00CC45D1">
        <w:rPr>
          <w:rFonts w:cstheme="minorHAnsi"/>
          <w:sz w:val="22"/>
          <w:szCs w:val="22"/>
        </w:rPr>
        <w:t>, and to a small degree in PCOS</w:t>
      </w:r>
      <w:r w:rsidRPr="00CC45D1">
        <w:rPr>
          <w:rFonts w:cstheme="minorHAnsi"/>
          <w:sz w:val="22"/>
          <w:szCs w:val="22"/>
        </w:rPr>
        <w:t xml:space="preserve">. </w:t>
      </w:r>
      <w:r w:rsidR="008E0352" w:rsidRPr="00CC45D1">
        <w:rPr>
          <w:rFonts w:cstheme="minorHAnsi"/>
          <w:sz w:val="22"/>
          <w:szCs w:val="22"/>
        </w:rPr>
        <w:t>Considering the effect of transformations even in PCOS, it</w:t>
      </w:r>
      <w:r w:rsidR="00F41355" w:rsidRPr="00CC45D1">
        <w:rPr>
          <w:rFonts w:cstheme="minorHAnsi"/>
          <w:sz w:val="22"/>
          <w:szCs w:val="22"/>
        </w:rPr>
        <w:t xml:space="preserve"> seems to be a clear indication, that log-ratio transformations can indeed affect the performance in machine learning models</w:t>
      </w:r>
      <w:r w:rsidR="001D13BB" w:rsidRPr="00CC45D1">
        <w:rPr>
          <w:rFonts w:cstheme="minorHAnsi"/>
          <w:sz w:val="22"/>
          <w:szCs w:val="22"/>
        </w:rPr>
        <w:t xml:space="preserve">. </w:t>
      </w:r>
      <w:r w:rsidR="00C6400A" w:rsidRPr="00CC45D1">
        <w:rPr>
          <w:rFonts w:cstheme="minorHAnsi"/>
          <w:sz w:val="22"/>
          <w:szCs w:val="22"/>
        </w:rPr>
        <w:t xml:space="preserve">Additionally, </w:t>
      </w:r>
      <w:r w:rsidR="00C6400A" w:rsidRPr="00CC45D1">
        <w:rPr>
          <w:rFonts w:cstheme="minorHAnsi"/>
          <w:i/>
          <w:iCs/>
          <w:sz w:val="22"/>
          <w:szCs w:val="22"/>
        </w:rPr>
        <w:t xml:space="preserve">CoDaCoRe </w:t>
      </w:r>
      <w:r w:rsidR="00C6400A" w:rsidRPr="00CC45D1">
        <w:rPr>
          <w:rFonts w:cstheme="minorHAnsi"/>
          <w:sz w:val="22"/>
          <w:szCs w:val="22"/>
        </w:rPr>
        <w:t>only performs as good as l</w:t>
      </w:r>
      <w:r w:rsidR="001D13BB" w:rsidRPr="00CC45D1">
        <w:rPr>
          <w:rFonts w:cstheme="minorHAnsi"/>
          <w:sz w:val="22"/>
          <w:szCs w:val="22"/>
        </w:rPr>
        <w:t>og-ratio transformed data</w:t>
      </w:r>
      <w:r w:rsidR="00C6400A" w:rsidRPr="00CC45D1">
        <w:rPr>
          <w:rFonts w:cstheme="minorHAnsi"/>
          <w:sz w:val="22"/>
          <w:szCs w:val="22"/>
        </w:rPr>
        <w:t>, but never better.</w:t>
      </w:r>
    </w:p>
    <w:p w14:paraId="151233B2" w14:textId="77777777" w:rsidR="00D11674" w:rsidRPr="00CC45D1" w:rsidRDefault="00D11674" w:rsidP="008E27D7">
      <w:pPr>
        <w:spacing w:line="360" w:lineRule="auto"/>
        <w:jc w:val="both"/>
        <w:rPr>
          <w:rFonts w:cstheme="minorHAnsi"/>
          <w:sz w:val="22"/>
          <w:szCs w:val="22"/>
        </w:rPr>
      </w:pPr>
      <w:r w:rsidRPr="00CC45D1">
        <w:rPr>
          <w:rFonts w:cstheme="minorHAnsi"/>
          <w:sz w:val="22"/>
          <w:szCs w:val="22"/>
        </w:rPr>
        <w:br w:type="page"/>
      </w:r>
    </w:p>
    <w:p w14:paraId="108DBAB5" w14:textId="0905B26F" w:rsidR="00FC2585" w:rsidRPr="00CC45D1" w:rsidRDefault="00153A18" w:rsidP="008E27D7">
      <w:pPr>
        <w:pStyle w:val="Heading2"/>
        <w:spacing w:line="360" w:lineRule="auto"/>
        <w:jc w:val="both"/>
        <w:rPr>
          <w:rFonts w:cstheme="minorHAnsi"/>
          <w:sz w:val="22"/>
          <w:szCs w:val="22"/>
        </w:rPr>
      </w:pPr>
      <w:bookmarkStart w:id="70" w:name="_Toc106540047"/>
      <w:r>
        <w:rPr>
          <w:rFonts w:cstheme="minorHAnsi"/>
          <w:sz w:val="22"/>
          <w:szCs w:val="22"/>
        </w:rPr>
        <w:lastRenderedPageBreak/>
        <w:t>Data leakage</w:t>
      </w:r>
      <w:bookmarkEnd w:id="70"/>
    </w:p>
    <w:p w14:paraId="1713CB30" w14:textId="3E2C8293" w:rsidR="00350E57" w:rsidRPr="00CC45D1" w:rsidRDefault="00350E57" w:rsidP="008E27D7">
      <w:pPr>
        <w:spacing w:line="360" w:lineRule="auto"/>
        <w:jc w:val="both"/>
        <w:rPr>
          <w:rFonts w:cstheme="minorHAnsi"/>
          <w:sz w:val="22"/>
          <w:szCs w:val="22"/>
        </w:rPr>
      </w:pPr>
      <w:r w:rsidRPr="00CC45D1">
        <w:rPr>
          <w:rFonts w:cstheme="minorHAnsi"/>
          <w:sz w:val="22"/>
          <w:szCs w:val="22"/>
        </w:rPr>
        <w:t>As mentioned in the section above, data leakage is an easy to overlook problem and already lead to performance biases in the section before</w:t>
      </w:r>
      <w:r w:rsidR="00837FDC" w:rsidRPr="00CC45D1">
        <w:rPr>
          <w:rFonts w:cstheme="minorHAnsi"/>
          <w:sz w:val="22"/>
          <w:szCs w:val="22"/>
        </w:rPr>
        <w:t xml:space="preserve">, </w:t>
      </w:r>
      <w:r w:rsidR="007C1674" w:rsidRPr="00CC45D1">
        <w:rPr>
          <w:rFonts w:cstheme="minorHAnsi"/>
          <w:sz w:val="22"/>
          <w:szCs w:val="22"/>
        </w:rPr>
        <w:t>seemingly more</w:t>
      </w:r>
      <w:r w:rsidR="00837FDC" w:rsidRPr="00CC45D1">
        <w:rPr>
          <w:rFonts w:cstheme="minorHAnsi"/>
          <w:sz w:val="22"/>
          <w:szCs w:val="22"/>
        </w:rPr>
        <w:t xml:space="preserve"> in smaller data sets.</w:t>
      </w:r>
      <w:r w:rsidRPr="00CC45D1">
        <w:rPr>
          <w:rFonts w:cstheme="minorHAnsi"/>
          <w:sz w:val="22"/>
          <w:szCs w:val="22"/>
        </w:rPr>
        <w:t xml:space="preserve"> </w:t>
      </w:r>
      <w:r w:rsidR="00E634CD" w:rsidRPr="00CC45D1">
        <w:rPr>
          <w:rFonts w:cstheme="minorHAnsi"/>
          <w:sz w:val="22"/>
          <w:szCs w:val="22"/>
        </w:rPr>
        <w:t>Information</w:t>
      </w:r>
      <w:r w:rsidR="002104E0" w:rsidRPr="00CC45D1">
        <w:rPr>
          <w:rFonts w:cstheme="minorHAnsi"/>
          <w:sz w:val="22"/>
          <w:szCs w:val="22"/>
        </w:rPr>
        <w:t xml:space="preserve"> </w:t>
      </w:r>
      <w:r w:rsidR="00E634CD" w:rsidRPr="00CC45D1">
        <w:rPr>
          <w:rFonts w:cstheme="minorHAnsi"/>
          <w:sz w:val="22"/>
          <w:szCs w:val="22"/>
        </w:rPr>
        <w:t xml:space="preserve">leakage occurs when information from the test set is used to pre-process the training set. This is for example happening when the imputation algorithm </w:t>
      </w:r>
      <w:r w:rsidR="002104E0" w:rsidRPr="00CC45D1">
        <w:rPr>
          <w:rFonts w:cstheme="minorHAnsi"/>
          <w:sz w:val="22"/>
          <w:szCs w:val="22"/>
        </w:rPr>
        <w:t>uses the whole data set, which includes the test set, to replace zeroes</w:t>
      </w:r>
      <w:r w:rsidR="00E634CD" w:rsidRPr="00CC45D1">
        <w:rPr>
          <w:rFonts w:cstheme="minorHAnsi"/>
          <w:sz w:val="22"/>
          <w:szCs w:val="22"/>
        </w:rPr>
        <w:t xml:space="preserve"> </w:t>
      </w:r>
      <w:sdt>
        <w:sdtPr>
          <w:rPr>
            <w:rFonts w:cstheme="minorHAnsi"/>
            <w:sz w:val="22"/>
            <w:szCs w:val="22"/>
          </w:rPr>
          <w:alias w:val="To edit, see citavi.com/edit"/>
          <w:tag w:val="CitaviPlaceholder#9fa15593-cdc9-4528-9eb1-ab34b7156d4d"/>
          <w:id w:val="-356885220"/>
          <w:placeholder>
            <w:docPart w:val="DefaultPlaceholder_-1854013440"/>
          </w:placeholder>
        </w:sdtPr>
        <w:sdtEndPr/>
        <w:sdtContent>
          <w:r w:rsidR="002104E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k2YmYxLWYxMmEtNDQ2Ni04MzM5LWI4NmFhOTRlNmIxMS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lmYTE1NTkzLWNkYzktNDUyOC05ZWIxLWFiMzRiNzE1NmQ0ZCIsIlRleHQiOiIoV2hhbGVuIGV0IGFsLiAyMDIyKSIsIldBSVZlcnNpb24iOiI2LjEyLjAuMCJ9}</w:instrText>
          </w:r>
          <w:r w:rsidR="002104E0" w:rsidRPr="00CC45D1">
            <w:rPr>
              <w:rFonts w:cstheme="minorHAnsi"/>
              <w:sz w:val="22"/>
              <w:szCs w:val="22"/>
            </w:rPr>
            <w:fldChar w:fldCharType="separate"/>
          </w:r>
          <w:r w:rsidR="00431736">
            <w:rPr>
              <w:rFonts w:cstheme="minorHAnsi"/>
              <w:sz w:val="22"/>
              <w:szCs w:val="22"/>
            </w:rPr>
            <w:t>(Whalen et al. 2022)</w:t>
          </w:r>
          <w:r w:rsidR="002104E0" w:rsidRPr="00CC45D1">
            <w:rPr>
              <w:rFonts w:cstheme="minorHAnsi"/>
              <w:sz w:val="22"/>
              <w:szCs w:val="22"/>
            </w:rPr>
            <w:fldChar w:fldCharType="end"/>
          </w:r>
        </w:sdtContent>
      </w:sdt>
      <w:r w:rsidR="002104E0" w:rsidRPr="00CC45D1">
        <w:rPr>
          <w:rFonts w:cstheme="minorHAnsi"/>
          <w:sz w:val="22"/>
          <w:szCs w:val="22"/>
        </w:rPr>
        <w:t xml:space="preserve">. </w:t>
      </w:r>
      <w:r w:rsidRPr="00CC45D1">
        <w:rPr>
          <w:rFonts w:cstheme="minorHAnsi"/>
          <w:sz w:val="22"/>
          <w:szCs w:val="22"/>
        </w:rPr>
        <w:t xml:space="preserve">To assess the impact of data leakage when </w:t>
      </w:r>
      <w:r w:rsidR="007C1674" w:rsidRPr="00CC45D1">
        <w:rPr>
          <w:rFonts w:cstheme="minorHAnsi"/>
          <w:sz w:val="22"/>
          <w:szCs w:val="22"/>
        </w:rPr>
        <w:t xml:space="preserve">adding </w:t>
      </w:r>
      <w:r w:rsidRPr="00CC45D1">
        <w:rPr>
          <w:rFonts w:cstheme="minorHAnsi"/>
          <w:sz w:val="22"/>
          <w:szCs w:val="22"/>
        </w:rPr>
        <w:t>log-ratio transformations, this section directly compare</w:t>
      </w:r>
      <w:r w:rsidR="00B0674A" w:rsidRPr="00CC45D1">
        <w:rPr>
          <w:rFonts w:cstheme="minorHAnsi"/>
          <w:sz w:val="22"/>
          <w:szCs w:val="22"/>
        </w:rPr>
        <w:t xml:space="preserve">s the model performances of </w:t>
      </w:r>
      <w:r w:rsidR="00B0674A" w:rsidRPr="00CC45D1">
        <w:rPr>
          <w:rFonts w:cstheme="minorHAnsi"/>
          <w:i/>
          <w:iCs/>
          <w:sz w:val="22"/>
          <w:szCs w:val="22"/>
        </w:rPr>
        <w:t>glmnet</w:t>
      </w:r>
      <w:r w:rsidR="00B0674A" w:rsidRPr="00CC45D1">
        <w:rPr>
          <w:rFonts w:cstheme="minorHAnsi"/>
          <w:sz w:val="22"/>
          <w:szCs w:val="22"/>
        </w:rPr>
        <w:t xml:space="preserve"> </w:t>
      </w:r>
      <w:r w:rsidR="00E634CD" w:rsidRPr="00CC45D1">
        <w:rPr>
          <w:rFonts w:cstheme="minorHAnsi"/>
          <w:sz w:val="22"/>
          <w:szCs w:val="22"/>
        </w:rPr>
        <w:t xml:space="preserve">and </w:t>
      </w:r>
      <w:r w:rsidR="00E634CD" w:rsidRPr="00CC45D1">
        <w:rPr>
          <w:rFonts w:cstheme="minorHAnsi"/>
          <w:i/>
          <w:iCs/>
          <w:sz w:val="22"/>
          <w:szCs w:val="22"/>
        </w:rPr>
        <w:t>CoDaCoRe</w:t>
      </w:r>
      <w:r w:rsidR="00B0674A" w:rsidRPr="00CC45D1">
        <w:rPr>
          <w:rFonts w:cstheme="minorHAnsi"/>
          <w:sz w:val="22"/>
          <w:szCs w:val="22"/>
        </w:rPr>
        <w:t xml:space="preserve"> </w:t>
      </w:r>
      <w:r w:rsidR="00E634CD" w:rsidRPr="00CC45D1">
        <w:rPr>
          <w:rFonts w:cstheme="minorHAnsi"/>
          <w:sz w:val="22"/>
          <w:szCs w:val="22"/>
        </w:rPr>
        <w:t>of a leaky and non-leaky pipeline.</w:t>
      </w:r>
      <w:r w:rsidR="002104E0" w:rsidRPr="00CC45D1">
        <w:rPr>
          <w:rFonts w:cstheme="minorHAnsi"/>
          <w:sz w:val="22"/>
          <w:szCs w:val="22"/>
        </w:rPr>
        <w:t xml:space="preserve"> </w:t>
      </w:r>
    </w:p>
    <w:p w14:paraId="7CC08DFE" w14:textId="283ACCF8" w:rsidR="00BB0BA1" w:rsidRPr="00CC45D1" w:rsidRDefault="002104E0" w:rsidP="008E27D7">
      <w:pPr>
        <w:spacing w:line="360" w:lineRule="auto"/>
        <w:jc w:val="both"/>
        <w:rPr>
          <w:rFonts w:cstheme="minorHAnsi"/>
          <w:sz w:val="22"/>
          <w:szCs w:val="22"/>
        </w:rPr>
      </w:pPr>
      <w:r w:rsidRPr="00CC45D1">
        <w:rPr>
          <w:rFonts w:cstheme="minorHAnsi"/>
          <w:sz w:val="22"/>
          <w:szCs w:val="22"/>
        </w:rPr>
        <w:t xml:space="preserve">In theory, the chosen log-ratio transformations ALR and CLR should not lead to any kind of data leakage. CLR </w:t>
      </w:r>
      <w:r w:rsidR="00BB0BA1" w:rsidRPr="00CC45D1">
        <w:rPr>
          <w:rFonts w:cstheme="minorHAnsi"/>
          <w:sz w:val="22"/>
          <w:szCs w:val="22"/>
        </w:rPr>
        <w:t>transformations are conducted row-wise and therefore do</w:t>
      </w:r>
      <w:r w:rsidR="008B3CC9">
        <w:rPr>
          <w:rFonts w:cstheme="minorHAnsi"/>
          <w:sz w:val="22"/>
          <w:szCs w:val="22"/>
        </w:rPr>
        <w:t xml:space="preserve"> not</w:t>
      </w:r>
      <w:r w:rsidR="00BB0BA1" w:rsidRPr="00CC45D1">
        <w:rPr>
          <w:rFonts w:cstheme="minorHAnsi"/>
          <w:sz w:val="22"/>
          <w:szCs w:val="22"/>
        </w:rPr>
        <w:t xml:space="preserve"> </w:t>
      </w:r>
      <w:r w:rsidRPr="00CC45D1">
        <w:rPr>
          <w:rFonts w:cstheme="minorHAnsi"/>
          <w:sz w:val="22"/>
          <w:szCs w:val="22"/>
        </w:rPr>
        <w:t>use information between samples. F</w:t>
      </w:r>
      <w:r w:rsidR="00BB0BA1" w:rsidRPr="00CC45D1">
        <w:rPr>
          <w:rFonts w:cstheme="minorHAnsi"/>
          <w:sz w:val="22"/>
          <w:szCs w:val="22"/>
        </w:rPr>
        <w:t xml:space="preserve">or ALR, </w:t>
      </w:r>
      <w:r w:rsidRPr="00CC45D1">
        <w:rPr>
          <w:rFonts w:cstheme="minorHAnsi"/>
          <w:sz w:val="22"/>
          <w:szCs w:val="22"/>
        </w:rPr>
        <w:t xml:space="preserve">if </w:t>
      </w:r>
      <w:r w:rsidR="00BB0BA1" w:rsidRPr="00CC45D1">
        <w:rPr>
          <w:rFonts w:cstheme="minorHAnsi"/>
          <w:sz w:val="22"/>
          <w:szCs w:val="22"/>
        </w:rPr>
        <w:t xml:space="preserve">the analysis </w:t>
      </w:r>
      <w:r w:rsidRPr="00CC45D1">
        <w:rPr>
          <w:rFonts w:cstheme="minorHAnsi"/>
          <w:sz w:val="22"/>
          <w:szCs w:val="22"/>
        </w:rPr>
        <w:t>for</w:t>
      </w:r>
      <w:r w:rsidR="00BB0BA1" w:rsidRPr="00CC45D1">
        <w:rPr>
          <w:rFonts w:cstheme="minorHAnsi"/>
          <w:sz w:val="22"/>
          <w:szCs w:val="22"/>
        </w:rPr>
        <w:t xml:space="preserve"> the best reference </w:t>
      </w:r>
      <w:r w:rsidRPr="00CC45D1">
        <w:rPr>
          <w:rFonts w:cstheme="minorHAnsi"/>
          <w:sz w:val="22"/>
          <w:szCs w:val="22"/>
        </w:rPr>
        <w:t>is</w:t>
      </w:r>
      <w:r w:rsidR="00BB0BA1" w:rsidRPr="00CC45D1">
        <w:rPr>
          <w:rFonts w:cstheme="minorHAnsi"/>
          <w:sz w:val="22"/>
          <w:szCs w:val="22"/>
        </w:rPr>
        <w:t xml:space="preserve"> conducted on the training set and </w:t>
      </w:r>
      <w:r w:rsidRPr="00CC45D1">
        <w:rPr>
          <w:rFonts w:cstheme="minorHAnsi"/>
          <w:sz w:val="22"/>
          <w:szCs w:val="22"/>
        </w:rPr>
        <w:t xml:space="preserve">applied on </w:t>
      </w:r>
      <w:r w:rsidR="00BB0BA1" w:rsidRPr="00CC45D1">
        <w:rPr>
          <w:rFonts w:cstheme="minorHAnsi"/>
          <w:sz w:val="22"/>
          <w:szCs w:val="22"/>
        </w:rPr>
        <w:t>the test set</w:t>
      </w:r>
      <w:r w:rsidRPr="00CC45D1">
        <w:rPr>
          <w:rFonts w:cstheme="minorHAnsi"/>
          <w:sz w:val="22"/>
          <w:szCs w:val="22"/>
        </w:rPr>
        <w:t xml:space="preserve">, then data leakage should also not occur. The same applies </w:t>
      </w:r>
      <w:r w:rsidR="00C306B0" w:rsidRPr="00CC45D1">
        <w:rPr>
          <w:rFonts w:cstheme="minorHAnsi"/>
          <w:sz w:val="22"/>
          <w:szCs w:val="22"/>
        </w:rPr>
        <w:t>if a random reference is chosen</w:t>
      </w:r>
      <w:commentRangeStart w:id="71"/>
      <w:r w:rsidR="00C306B0" w:rsidRPr="00CC45D1">
        <w:rPr>
          <w:rFonts w:cstheme="minorHAnsi"/>
          <w:sz w:val="22"/>
          <w:szCs w:val="22"/>
        </w:rPr>
        <w:t>.</w:t>
      </w:r>
      <w:commentRangeEnd w:id="71"/>
      <w:r w:rsidR="00266648">
        <w:rPr>
          <w:rStyle w:val="CommentReference"/>
        </w:rPr>
        <w:commentReference w:id="71"/>
      </w:r>
      <w:r w:rsidR="00253AD9">
        <w:rPr>
          <w:rFonts w:cstheme="minorHAnsi"/>
          <w:sz w:val="22"/>
          <w:szCs w:val="22"/>
        </w:rPr>
        <w:t xml:space="preserve"> Thus, a closer look should be given to imputation procedures in terms of data leakage.</w:t>
      </w:r>
    </w:p>
    <w:p w14:paraId="79A47FBC" w14:textId="58F372A3" w:rsidR="00AA27C7" w:rsidRPr="00CC45D1" w:rsidRDefault="00AA27C7" w:rsidP="008E27D7">
      <w:pPr>
        <w:spacing w:line="360" w:lineRule="auto"/>
        <w:jc w:val="both"/>
        <w:rPr>
          <w:rFonts w:cstheme="minorHAnsi"/>
          <w:sz w:val="22"/>
          <w:szCs w:val="22"/>
        </w:rPr>
      </w:pPr>
      <w:r w:rsidRPr="00CC45D1">
        <w:rPr>
          <w:rFonts w:cstheme="minorHAnsi"/>
          <w:sz w:val="22"/>
          <w:szCs w:val="22"/>
        </w:rPr>
        <w:t>I</w:t>
      </w:r>
      <w:r w:rsidR="00C306B0" w:rsidRPr="00CC45D1">
        <w:rPr>
          <w:rFonts w:cstheme="minorHAnsi"/>
          <w:sz w:val="22"/>
          <w:szCs w:val="22"/>
        </w:rPr>
        <w:t xml:space="preserve">n the non-leaky procedure, processed data is split into train and test set at the start and imputation and transformations are applied separately on the split data. </w:t>
      </w:r>
      <w:r w:rsidR="00F739DE" w:rsidRPr="00CC45D1">
        <w:rPr>
          <w:rFonts w:cstheme="minorHAnsi"/>
          <w:sz w:val="22"/>
          <w:szCs w:val="22"/>
        </w:rPr>
        <w:t xml:space="preserve">In the case of ALR, the reference was found on the training set and directly applied to the test set. </w:t>
      </w:r>
      <w:r w:rsidRPr="00CC45D1">
        <w:rPr>
          <w:rFonts w:cstheme="minorHAnsi"/>
          <w:sz w:val="22"/>
          <w:szCs w:val="22"/>
        </w:rPr>
        <w:t xml:space="preserve">Finally, train and test set are fed into </w:t>
      </w:r>
      <w:r w:rsidRPr="00CC45D1">
        <w:rPr>
          <w:rFonts w:cstheme="minorHAnsi"/>
          <w:i/>
          <w:iCs/>
          <w:sz w:val="22"/>
          <w:szCs w:val="22"/>
        </w:rPr>
        <w:t>glmnet</w:t>
      </w:r>
      <w:r w:rsidRPr="00CC45D1">
        <w:rPr>
          <w:rFonts w:cstheme="minorHAnsi"/>
          <w:sz w:val="22"/>
          <w:szCs w:val="22"/>
        </w:rPr>
        <w:t xml:space="preserve"> model. </w:t>
      </w:r>
      <w:r w:rsidR="00C306B0" w:rsidRPr="00CC45D1">
        <w:rPr>
          <w:rFonts w:cstheme="minorHAnsi"/>
          <w:sz w:val="22"/>
          <w:szCs w:val="22"/>
        </w:rPr>
        <w:t xml:space="preserve">The non-leaky procedure for </w:t>
      </w:r>
      <w:r w:rsidR="00C306B0" w:rsidRPr="00CC45D1">
        <w:rPr>
          <w:rFonts w:cstheme="minorHAnsi"/>
          <w:i/>
          <w:iCs/>
          <w:sz w:val="22"/>
          <w:szCs w:val="22"/>
        </w:rPr>
        <w:t xml:space="preserve">CoDaCoRe </w:t>
      </w:r>
      <w:r w:rsidR="00C306B0" w:rsidRPr="00CC45D1">
        <w:rPr>
          <w:rFonts w:cstheme="minorHAnsi"/>
          <w:sz w:val="22"/>
          <w:szCs w:val="22"/>
        </w:rPr>
        <w:t>works similarly but the transformation step is skipped.</w:t>
      </w:r>
    </w:p>
    <w:p w14:paraId="36C53BB8" w14:textId="04DACCE7" w:rsidR="00AA27C7" w:rsidRPr="00CC45D1" w:rsidRDefault="00AA27C7" w:rsidP="008E27D7">
      <w:pPr>
        <w:spacing w:line="360" w:lineRule="auto"/>
        <w:jc w:val="both"/>
        <w:rPr>
          <w:rFonts w:cstheme="minorHAnsi"/>
          <w:sz w:val="22"/>
          <w:szCs w:val="22"/>
        </w:rPr>
      </w:pPr>
      <w:r w:rsidRPr="00CC45D1">
        <w:rPr>
          <w:rFonts w:cstheme="minorHAnsi"/>
          <w:sz w:val="22"/>
          <w:szCs w:val="22"/>
        </w:rPr>
        <w:t xml:space="preserve">In the </w:t>
      </w:r>
      <w:r w:rsidR="00C306B0" w:rsidRPr="00CC45D1">
        <w:rPr>
          <w:rFonts w:cstheme="minorHAnsi"/>
          <w:sz w:val="22"/>
          <w:szCs w:val="22"/>
        </w:rPr>
        <w:t>leaky</w:t>
      </w:r>
      <w:r w:rsidRPr="00CC45D1">
        <w:rPr>
          <w:rFonts w:cstheme="minorHAnsi"/>
          <w:sz w:val="22"/>
          <w:szCs w:val="22"/>
        </w:rPr>
        <w:t xml:space="preserve"> procedure, imputation and transformations are conducted on the whole data set and afterwards the data is split into train and test set and fed into the </w:t>
      </w:r>
      <w:r w:rsidRPr="00CC45D1">
        <w:rPr>
          <w:rFonts w:cstheme="minorHAnsi"/>
          <w:i/>
          <w:iCs/>
          <w:sz w:val="22"/>
          <w:szCs w:val="22"/>
        </w:rPr>
        <w:t>glmnet</w:t>
      </w:r>
      <w:r w:rsidRPr="00CC45D1">
        <w:rPr>
          <w:rFonts w:cstheme="minorHAnsi"/>
          <w:sz w:val="22"/>
          <w:szCs w:val="22"/>
        </w:rPr>
        <w:t xml:space="preserve"> model.</w:t>
      </w:r>
      <w:r w:rsidR="002E6833" w:rsidRPr="00CC45D1">
        <w:rPr>
          <w:rFonts w:cstheme="minorHAnsi"/>
          <w:sz w:val="22"/>
          <w:szCs w:val="22"/>
        </w:rPr>
        <w:t xml:space="preserve"> </w:t>
      </w:r>
      <w:r w:rsidR="00C306B0" w:rsidRPr="00CC45D1">
        <w:rPr>
          <w:rFonts w:cstheme="minorHAnsi"/>
          <w:sz w:val="22"/>
          <w:szCs w:val="22"/>
        </w:rPr>
        <w:t xml:space="preserve">Again, for </w:t>
      </w:r>
      <w:r w:rsidR="00C306B0" w:rsidRPr="00CC45D1">
        <w:rPr>
          <w:rFonts w:cstheme="minorHAnsi"/>
          <w:i/>
          <w:iCs/>
          <w:sz w:val="22"/>
          <w:szCs w:val="22"/>
        </w:rPr>
        <w:t xml:space="preserve">CoDaCoRe </w:t>
      </w:r>
      <w:r w:rsidR="00C306B0" w:rsidRPr="00CC45D1">
        <w:rPr>
          <w:rFonts w:cstheme="minorHAnsi"/>
          <w:sz w:val="22"/>
          <w:szCs w:val="22"/>
        </w:rPr>
        <w:t xml:space="preserve">the transformation step is skipped. </w:t>
      </w:r>
    </w:p>
    <w:p w14:paraId="7F0EF4FE" w14:textId="2AB4BAA3" w:rsidR="00580DAB" w:rsidRPr="00CC45D1" w:rsidRDefault="007C1674" w:rsidP="008E27D7">
      <w:pPr>
        <w:keepNext/>
        <w:spacing w:line="360" w:lineRule="auto"/>
        <w:jc w:val="both"/>
        <w:rPr>
          <w:rFonts w:cstheme="minorHAnsi"/>
          <w:sz w:val="22"/>
          <w:szCs w:val="22"/>
        </w:rPr>
      </w:pPr>
      <w:r w:rsidRPr="00CC45D1">
        <w:rPr>
          <w:rFonts w:cstheme="minorHAnsi"/>
          <w:noProof/>
          <w:sz w:val="22"/>
          <w:szCs w:val="22"/>
        </w:rPr>
        <w:lastRenderedPageBreak/>
        <w:drawing>
          <wp:inline distT="0" distB="0" distL="0" distR="0" wp14:anchorId="6279AE50" wp14:editId="68F3A542">
            <wp:extent cx="5917223" cy="396303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134" cy="3967664"/>
                    </a:xfrm>
                    <a:prstGeom prst="rect">
                      <a:avLst/>
                    </a:prstGeom>
                    <a:noFill/>
                  </pic:spPr>
                </pic:pic>
              </a:graphicData>
            </a:graphic>
          </wp:inline>
        </w:drawing>
      </w:r>
    </w:p>
    <w:p w14:paraId="4790D563" w14:textId="09A2010F" w:rsidR="00AA27C7" w:rsidRPr="00CC45D1" w:rsidRDefault="00580DAB"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7</w:t>
      </w:r>
      <w:r w:rsidR="009624E3" w:rsidRPr="00CC45D1">
        <w:rPr>
          <w:rFonts w:cstheme="minorHAnsi"/>
          <w:noProof/>
        </w:rPr>
        <w:fldChar w:fldCharType="end"/>
      </w:r>
      <w:r w:rsidRPr="00CC45D1">
        <w:rPr>
          <w:rFonts w:cstheme="minorHAnsi"/>
        </w:rPr>
        <w:t xml:space="preserve">: Influence of </w:t>
      </w:r>
      <w:r w:rsidR="00C306B0" w:rsidRPr="00CC45D1">
        <w:rPr>
          <w:rFonts w:cstheme="minorHAnsi"/>
        </w:rPr>
        <w:t xml:space="preserve">leaky and non-leaky pipelines </w:t>
      </w:r>
      <w:r w:rsidR="008575B3" w:rsidRPr="00CC45D1">
        <w:rPr>
          <w:rFonts w:cstheme="minorHAnsi"/>
        </w:rPr>
        <w:t xml:space="preserve">on </w:t>
      </w:r>
      <w:commentRangeStart w:id="72"/>
      <w:r w:rsidR="008575B3" w:rsidRPr="00CC45D1">
        <w:rPr>
          <w:rFonts w:cstheme="minorHAnsi"/>
        </w:rPr>
        <w:t>log-ratio transformation</w:t>
      </w:r>
      <w:commentRangeEnd w:id="72"/>
      <w:r w:rsidR="00D1087A">
        <w:rPr>
          <w:rStyle w:val="CommentReference"/>
          <w:b w:val="0"/>
          <w:bCs w:val="0"/>
          <w:color w:val="auto"/>
        </w:rPr>
        <w:commentReference w:id="72"/>
      </w:r>
    </w:p>
    <w:p w14:paraId="4C8196CB" w14:textId="41E611E9" w:rsidR="00AA7830" w:rsidRDefault="000A4F1F" w:rsidP="008E27D7">
      <w:pPr>
        <w:pStyle w:val="Caption"/>
        <w:spacing w:line="360" w:lineRule="auto"/>
        <w:jc w:val="both"/>
        <w:rPr>
          <w:rFonts w:cstheme="minorHAnsi"/>
        </w:rPr>
      </w:pPr>
      <w:r>
        <w:rPr>
          <w:rFonts w:cstheme="minorHAnsi"/>
        </w:rPr>
        <w:t>(</w:t>
      </w:r>
      <w:r w:rsidR="00AA7830" w:rsidRPr="00CC45D1">
        <w:rPr>
          <w:rFonts w:cstheme="minorHAnsi"/>
        </w:rPr>
        <w:t>A</w:t>
      </w:r>
      <w:r>
        <w:rPr>
          <w:rFonts w:cstheme="minorHAnsi"/>
        </w:rPr>
        <w:t>)</w:t>
      </w:r>
      <w:r w:rsidR="00AA7830" w:rsidRPr="00CC45D1">
        <w:rPr>
          <w:rFonts w:cstheme="minorHAnsi"/>
        </w:rPr>
        <w:t xml:space="preserve"> contains data from PCOS data set predicting PCOS phenotype. </w:t>
      </w:r>
      <w:r>
        <w:rPr>
          <w:rFonts w:cstheme="minorHAnsi"/>
        </w:rPr>
        <w:t>(</w:t>
      </w:r>
      <w:r w:rsidR="00AA7830" w:rsidRPr="00CC45D1">
        <w:rPr>
          <w:rFonts w:cstheme="minorHAnsi"/>
        </w:rPr>
        <w:t>B</w:t>
      </w:r>
      <w:r>
        <w:rPr>
          <w:rFonts w:cstheme="minorHAnsi"/>
        </w:rPr>
        <w:t>)</w:t>
      </w:r>
      <w:r w:rsidR="00AA7830" w:rsidRPr="00CC45D1">
        <w:rPr>
          <w:rFonts w:cstheme="minorHAnsi"/>
        </w:rPr>
        <w:t xml:space="preserve"> contains data from CRC data set predicting CRC phenotype. C and D both contain data from EstMB data set, with </w:t>
      </w:r>
      <w:r>
        <w:rPr>
          <w:rFonts w:cstheme="minorHAnsi"/>
        </w:rPr>
        <w:t>(</w:t>
      </w:r>
      <w:r w:rsidR="00AA7830" w:rsidRPr="00CC45D1">
        <w:rPr>
          <w:rFonts w:cstheme="minorHAnsi"/>
        </w:rPr>
        <w:t>C</w:t>
      </w:r>
      <w:r>
        <w:rPr>
          <w:rFonts w:cstheme="minorHAnsi"/>
        </w:rPr>
        <w:t>)</w:t>
      </w:r>
      <w:r w:rsidR="00AA7830" w:rsidRPr="00CC45D1">
        <w:rPr>
          <w:rFonts w:cstheme="minorHAnsi"/>
        </w:rPr>
        <w:t xml:space="preserve"> predicting for hypertensive heart disease (HHD) and D for diabetes type 2 (DT2).</w:t>
      </w:r>
    </w:p>
    <w:p w14:paraId="2F7AB2C2" w14:textId="0A71FE25" w:rsidR="00227EB9" w:rsidRPr="000A4F1F" w:rsidRDefault="008575B3" w:rsidP="008E27D7">
      <w:pPr>
        <w:pStyle w:val="Caption"/>
        <w:spacing w:line="360" w:lineRule="auto"/>
        <w:jc w:val="both"/>
        <w:rPr>
          <w:rFonts w:cstheme="minorHAnsi"/>
        </w:rPr>
      </w:pPr>
      <w:r w:rsidRPr="00CC45D1">
        <w:rPr>
          <w:rFonts w:cstheme="minorHAnsi"/>
        </w:rPr>
        <w:t xml:space="preserve"> The y-axis contains AUROC scores. The x-axis contains models and transformations, with the most left always being </w:t>
      </w:r>
      <w:r w:rsidRPr="00CC45D1">
        <w:rPr>
          <w:rFonts w:cstheme="minorHAnsi"/>
          <w:i/>
          <w:iCs/>
        </w:rPr>
        <w:t>CoDaCoRe,</w:t>
      </w:r>
      <w:r w:rsidRPr="00CC45D1">
        <w:rPr>
          <w:rFonts w:cstheme="minorHAnsi"/>
        </w:rPr>
        <w:t xml:space="preserve"> followed by </w:t>
      </w:r>
      <w:r w:rsidRPr="00CC45D1">
        <w:rPr>
          <w:rFonts w:cstheme="minorHAnsi"/>
          <w:i/>
          <w:iCs/>
        </w:rPr>
        <w:t xml:space="preserve">glmnet </w:t>
      </w:r>
      <w:r w:rsidRPr="00CC45D1">
        <w:rPr>
          <w:rFonts w:cstheme="minorHAnsi"/>
        </w:rPr>
        <w:t xml:space="preserve">results. For </w:t>
      </w:r>
      <w:proofErr w:type="spellStart"/>
      <w:r w:rsidRPr="00CC45D1">
        <w:rPr>
          <w:rFonts w:cstheme="minorHAnsi"/>
        </w:rPr>
        <w:t>EstMB</w:t>
      </w:r>
      <w:proofErr w:type="spellEnd"/>
      <w:r w:rsidRPr="00CC45D1">
        <w:rPr>
          <w:rFonts w:cstheme="minorHAnsi"/>
        </w:rPr>
        <w:t xml:space="preserve"> </w:t>
      </w:r>
      <w:proofErr w:type="spellStart"/>
      <w:r w:rsidRPr="00CC45D1">
        <w:rPr>
          <w:rFonts w:cstheme="minorHAnsi"/>
        </w:rPr>
        <w:t>ALRo</w:t>
      </w:r>
      <w:proofErr w:type="spellEnd"/>
      <w:r w:rsidRPr="00CC45D1">
        <w:rPr>
          <w:rFonts w:cstheme="minorHAnsi"/>
        </w:rPr>
        <w:t xml:space="preserve"> and </w:t>
      </w:r>
      <w:proofErr w:type="spellStart"/>
      <w:r w:rsidRPr="00CC45D1">
        <w:rPr>
          <w:rFonts w:cstheme="minorHAnsi"/>
        </w:rPr>
        <w:t>ALRw</w:t>
      </w:r>
      <w:proofErr w:type="spellEnd"/>
      <w:r w:rsidRPr="00CC45D1">
        <w:rPr>
          <w:rFonts w:cstheme="minorHAnsi"/>
        </w:rPr>
        <w:t xml:space="preserve"> have been skipped because it was too computationally taxing to repeat a Procrustes Analysis.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worst and random). </w:t>
      </w:r>
      <w:r w:rsidR="000A4F1F">
        <w:rPr>
          <w:rFonts w:cstheme="minorHAnsi"/>
        </w:rPr>
        <w:t xml:space="preserve"> </w:t>
      </w:r>
      <w:r w:rsidR="000A4F1F">
        <w:rPr>
          <w:rFonts w:cstheme="minorHAnsi"/>
          <w:i/>
          <w:iCs/>
        </w:rPr>
        <w:t>Glmnet</w:t>
      </w:r>
      <w:r w:rsidR="000A4F1F">
        <w:rPr>
          <w:rFonts w:cstheme="minorHAnsi"/>
        </w:rPr>
        <w:t xml:space="preserve"> has been used to train all models.</w:t>
      </w:r>
    </w:p>
    <w:p w14:paraId="2ABAB376" w14:textId="6FF0F280" w:rsidR="00CE60D8" w:rsidRPr="00CC45D1" w:rsidRDefault="00EC39DF" w:rsidP="008E27D7">
      <w:pPr>
        <w:spacing w:line="360" w:lineRule="auto"/>
        <w:jc w:val="both"/>
        <w:rPr>
          <w:rFonts w:cstheme="minorHAnsi"/>
          <w:sz w:val="22"/>
          <w:szCs w:val="22"/>
        </w:rPr>
      </w:pPr>
      <w:r w:rsidRPr="00CC45D1">
        <w:rPr>
          <w:rFonts w:cstheme="minorHAnsi"/>
          <w:sz w:val="22"/>
          <w:szCs w:val="22"/>
        </w:rPr>
        <w:t xml:space="preserve">The results for </w:t>
      </w:r>
      <w:r w:rsidR="00326AD9" w:rsidRPr="00CC45D1">
        <w:rPr>
          <w:rFonts w:cstheme="minorHAnsi"/>
          <w:sz w:val="22"/>
          <w:szCs w:val="22"/>
        </w:rPr>
        <w:t>the leaky pipeline</w:t>
      </w:r>
      <w:r w:rsidR="00CE60D8" w:rsidRPr="00CC45D1">
        <w:rPr>
          <w:rFonts w:cstheme="minorHAnsi"/>
          <w:sz w:val="22"/>
          <w:szCs w:val="22"/>
        </w:rPr>
        <w:t>s</w:t>
      </w:r>
      <w:r w:rsidRPr="00CC45D1">
        <w:rPr>
          <w:rFonts w:cstheme="minorHAnsi"/>
          <w:sz w:val="22"/>
          <w:szCs w:val="22"/>
        </w:rPr>
        <w:t xml:space="preserve"> </w:t>
      </w:r>
      <w:r w:rsidR="00CE60D8" w:rsidRPr="00CC45D1">
        <w:rPr>
          <w:rFonts w:cstheme="minorHAnsi"/>
          <w:sz w:val="22"/>
          <w:szCs w:val="22"/>
        </w:rPr>
        <w:t xml:space="preserve">were not repeated and the description for the results can be read in section </w:t>
      </w:r>
      <w:r w:rsidR="000372D8">
        <w:rPr>
          <w:rFonts w:cstheme="minorHAnsi"/>
          <w:sz w:val="22"/>
          <w:szCs w:val="22"/>
        </w:rPr>
        <w:t>5.1</w:t>
      </w:r>
      <w:r w:rsidR="00CE60D8" w:rsidRPr="00CC45D1">
        <w:rPr>
          <w:rFonts w:cstheme="minorHAnsi"/>
          <w:sz w:val="22"/>
          <w:szCs w:val="22"/>
        </w:rPr>
        <w:t xml:space="preserve">.  </w:t>
      </w:r>
    </w:p>
    <w:p w14:paraId="7A1BB15D" w14:textId="7E855130" w:rsidR="00CE60D8" w:rsidRPr="00CC45D1" w:rsidRDefault="00CE60D8" w:rsidP="008E27D7">
      <w:pPr>
        <w:spacing w:line="360" w:lineRule="auto"/>
        <w:jc w:val="both"/>
        <w:rPr>
          <w:rFonts w:cstheme="minorHAnsi"/>
          <w:sz w:val="22"/>
          <w:szCs w:val="22"/>
        </w:rPr>
      </w:pPr>
      <w:r w:rsidRPr="00CC45D1">
        <w:rPr>
          <w:rFonts w:cstheme="minorHAnsi"/>
          <w:sz w:val="22"/>
          <w:szCs w:val="22"/>
        </w:rPr>
        <w:t xml:space="preserve">It becomes apparent that the results for </w:t>
      </w:r>
      <w:r w:rsidRPr="00CC45D1">
        <w:rPr>
          <w:rFonts w:cstheme="minorHAnsi"/>
          <w:i/>
          <w:iCs/>
          <w:sz w:val="22"/>
          <w:szCs w:val="22"/>
        </w:rPr>
        <w:t xml:space="preserve">CoDaCoRe </w:t>
      </w:r>
      <w:r w:rsidRPr="00CC45D1">
        <w:rPr>
          <w:rFonts w:cstheme="minorHAnsi"/>
          <w:sz w:val="22"/>
          <w:szCs w:val="22"/>
        </w:rPr>
        <w:t xml:space="preserve">do not change significantly if imputation is conducted on the whole data set or not. </w:t>
      </w:r>
      <w:r w:rsidR="00B42493">
        <w:rPr>
          <w:rFonts w:cstheme="minorHAnsi"/>
          <w:sz w:val="22"/>
          <w:szCs w:val="22"/>
        </w:rPr>
        <w:t xml:space="preserve">In CRC and EstMB </w:t>
      </w:r>
      <w:r w:rsidRPr="00CC45D1">
        <w:rPr>
          <w:rFonts w:cstheme="minorHAnsi"/>
          <w:sz w:val="22"/>
          <w:szCs w:val="22"/>
        </w:rPr>
        <w:t>(Fig.7</w:t>
      </w:r>
      <w:r w:rsidR="00B42493">
        <w:rPr>
          <w:rFonts w:cstheme="minorHAnsi"/>
          <w:sz w:val="22"/>
          <w:szCs w:val="22"/>
        </w:rPr>
        <w:t xml:space="preserve">B and </w:t>
      </w:r>
      <w:r w:rsidR="006A2072">
        <w:rPr>
          <w:rFonts w:cstheme="minorHAnsi"/>
          <w:sz w:val="22"/>
          <w:szCs w:val="22"/>
        </w:rPr>
        <w:t>7</w:t>
      </w:r>
      <w:r w:rsidR="00B42493">
        <w:rPr>
          <w:rFonts w:cstheme="minorHAnsi"/>
          <w:sz w:val="22"/>
          <w:szCs w:val="22"/>
        </w:rPr>
        <w:t>D</w:t>
      </w:r>
      <w:r w:rsidR="000372D8">
        <w:rPr>
          <w:rFonts w:cstheme="minorHAnsi"/>
          <w:sz w:val="22"/>
          <w:szCs w:val="22"/>
        </w:rPr>
        <w:t>)</w:t>
      </w:r>
      <w:r w:rsidRPr="00CC45D1">
        <w:rPr>
          <w:rFonts w:cstheme="minorHAnsi"/>
          <w:sz w:val="22"/>
          <w:szCs w:val="22"/>
        </w:rPr>
        <w:t xml:space="preserve">, imputation on the whole data set potentially leads to higher variances in test performances compared to splitting the data before imputation. </w:t>
      </w:r>
    </w:p>
    <w:p w14:paraId="5002B79C" w14:textId="17434228" w:rsidR="00227EB9" w:rsidRPr="00CC45D1" w:rsidRDefault="007B5D6F" w:rsidP="008E27D7">
      <w:pPr>
        <w:spacing w:line="360" w:lineRule="auto"/>
        <w:jc w:val="both"/>
        <w:rPr>
          <w:rFonts w:cstheme="minorHAnsi"/>
          <w:sz w:val="22"/>
          <w:szCs w:val="22"/>
        </w:rPr>
      </w:pPr>
      <w:r w:rsidRPr="00CC45D1">
        <w:rPr>
          <w:rFonts w:cstheme="minorHAnsi"/>
          <w:sz w:val="22"/>
          <w:szCs w:val="22"/>
        </w:rPr>
        <w:lastRenderedPageBreak/>
        <w:t xml:space="preserve">The results for </w:t>
      </w:r>
      <w:r w:rsidR="00D1087A">
        <w:rPr>
          <w:rFonts w:cstheme="minorHAnsi"/>
          <w:sz w:val="22"/>
          <w:szCs w:val="22"/>
        </w:rPr>
        <w:t xml:space="preserve">the standard </w:t>
      </w:r>
      <w:r w:rsidRPr="00CC45D1">
        <w:rPr>
          <w:rFonts w:cstheme="minorHAnsi"/>
          <w:sz w:val="22"/>
          <w:szCs w:val="22"/>
        </w:rPr>
        <w:t xml:space="preserve">Machine Learning models are a bit more mixed. The results in Fig.7B show that the underfitting in the CRC data set was </w:t>
      </w:r>
      <w:r w:rsidR="00EF6520" w:rsidRPr="00CC45D1">
        <w:rPr>
          <w:rFonts w:cstheme="minorHAnsi"/>
          <w:sz w:val="22"/>
          <w:szCs w:val="22"/>
        </w:rPr>
        <w:t xml:space="preserve">most likely </w:t>
      </w:r>
      <w:r w:rsidRPr="00CC45D1">
        <w:rPr>
          <w:rFonts w:cstheme="minorHAnsi"/>
          <w:sz w:val="22"/>
          <w:szCs w:val="22"/>
        </w:rPr>
        <w:t xml:space="preserve">due to biases in the pipeline. As soon as a non-leaky was applied, the Machine Learning models </w:t>
      </w:r>
      <w:r w:rsidR="00227EB9" w:rsidRPr="00CC45D1">
        <w:rPr>
          <w:rFonts w:cstheme="minorHAnsi"/>
          <w:sz w:val="22"/>
          <w:szCs w:val="22"/>
        </w:rPr>
        <w:t>are not underfitting the data anymore</w:t>
      </w:r>
      <w:r w:rsidRPr="00CC45D1">
        <w:rPr>
          <w:rFonts w:cstheme="minorHAnsi"/>
          <w:sz w:val="22"/>
          <w:szCs w:val="22"/>
        </w:rPr>
        <w:t xml:space="preserve">. </w:t>
      </w:r>
      <w:r w:rsidR="00EF6520" w:rsidRPr="00CC45D1">
        <w:rPr>
          <w:rFonts w:cstheme="minorHAnsi"/>
          <w:sz w:val="22"/>
          <w:szCs w:val="22"/>
        </w:rPr>
        <w:t>The training performances for CRC are very similar to the leaky pipeline, but the test performances have been adjusted. A contrary picture is shown for TSS</w:t>
      </w:r>
      <w:r w:rsidR="00212CA8">
        <w:rPr>
          <w:rFonts w:cstheme="minorHAnsi"/>
          <w:sz w:val="22"/>
          <w:szCs w:val="22"/>
        </w:rPr>
        <w:t>-normalized data</w:t>
      </w:r>
      <w:r w:rsidR="00EF6520" w:rsidRPr="00CC45D1">
        <w:rPr>
          <w:rFonts w:cstheme="minorHAnsi"/>
          <w:sz w:val="22"/>
          <w:szCs w:val="22"/>
        </w:rPr>
        <w:t xml:space="preserve"> in PCOS and EstMB DT2 (Fig.7A and 7D). There, the model is now heavily underfitting the data, whereas no significant changes are seen in Fig.7B (CRC) and 7C (EstMB HHD) for TSS.</w:t>
      </w:r>
    </w:p>
    <w:p w14:paraId="1715D247" w14:textId="08F807A6" w:rsidR="00227EB9" w:rsidRPr="00CC45D1" w:rsidRDefault="00231CC2" w:rsidP="008E27D7">
      <w:pPr>
        <w:spacing w:line="360" w:lineRule="auto"/>
        <w:jc w:val="both"/>
        <w:rPr>
          <w:rFonts w:cstheme="minorHAnsi"/>
          <w:sz w:val="22"/>
          <w:szCs w:val="22"/>
        </w:rPr>
      </w:pPr>
      <w:r w:rsidRPr="00CC45D1">
        <w:rPr>
          <w:rFonts w:cstheme="minorHAnsi"/>
          <w:sz w:val="22"/>
          <w:szCs w:val="22"/>
        </w:rPr>
        <w:t xml:space="preserve">Some trends can be observed for all three data sets: </w:t>
      </w:r>
      <w:r w:rsidR="00E74FFB" w:rsidRPr="00CC45D1">
        <w:rPr>
          <w:rFonts w:cstheme="minorHAnsi"/>
          <w:sz w:val="22"/>
          <w:szCs w:val="22"/>
        </w:rPr>
        <w:t>C</w:t>
      </w:r>
      <w:r w:rsidRPr="00CC45D1">
        <w:rPr>
          <w:rFonts w:cstheme="minorHAnsi"/>
          <w:sz w:val="22"/>
          <w:szCs w:val="22"/>
        </w:rPr>
        <w:t>LR</w:t>
      </w:r>
      <w:r w:rsidR="00212CA8">
        <w:rPr>
          <w:rFonts w:cstheme="minorHAnsi"/>
          <w:sz w:val="22"/>
          <w:szCs w:val="22"/>
        </w:rPr>
        <w:t>-transformed data</w:t>
      </w:r>
      <w:r w:rsidRPr="00CC45D1">
        <w:rPr>
          <w:rFonts w:cstheme="minorHAnsi"/>
          <w:sz w:val="22"/>
          <w:szCs w:val="22"/>
        </w:rPr>
        <w:t xml:space="preserve"> </w:t>
      </w:r>
      <w:r w:rsidR="00212CA8">
        <w:rPr>
          <w:rFonts w:cstheme="minorHAnsi"/>
          <w:sz w:val="22"/>
          <w:szCs w:val="22"/>
        </w:rPr>
        <w:t>leads to</w:t>
      </w:r>
      <w:r w:rsidR="00E74FFB" w:rsidRPr="00CC45D1">
        <w:rPr>
          <w:rFonts w:cstheme="minorHAnsi"/>
          <w:sz w:val="22"/>
          <w:szCs w:val="22"/>
        </w:rPr>
        <w:t xml:space="preserve"> </w:t>
      </w:r>
      <w:r w:rsidRPr="00CC45D1">
        <w:rPr>
          <w:rFonts w:cstheme="minorHAnsi"/>
          <w:sz w:val="22"/>
          <w:szCs w:val="22"/>
        </w:rPr>
        <w:t>very stable</w:t>
      </w:r>
      <w:r w:rsidR="00212CA8">
        <w:rPr>
          <w:rFonts w:cstheme="minorHAnsi"/>
          <w:sz w:val="22"/>
          <w:szCs w:val="22"/>
        </w:rPr>
        <w:t xml:space="preserve"> Machine Learning</w:t>
      </w:r>
      <w:r w:rsidR="00E74FFB" w:rsidRPr="00CC45D1">
        <w:rPr>
          <w:rFonts w:cstheme="minorHAnsi"/>
          <w:sz w:val="22"/>
          <w:szCs w:val="22"/>
        </w:rPr>
        <w:t xml:space="preserve"> performances </w:t>
      </w:r>
      <w:r w:rsidRPr="00CC45D1">
        <w:rPr>
          <w:rFonts w:cstheme="minorHAnsi"/>
          <w:sz w:val="22"/>
          <w:szCs w:val="22"/>
        </w:rPr>
        <w:t xml:space="preserve">(sans the underfitting in CRC), which is especially visible in EstMB performances. </w:t>
      </w:r>
      <w:r w:rsidR="00212CA8">
        <w:rPr>
          <w:rFonts w:cstheme="minorHAnsi"/>
          <w:sz w:val="22"/>
          <w:szCs w:val="22"/>
        </w:rPr>
        <w:t xml:space="preserve">Applying </w:t>
      </w:r>
      <w:r w:rsidRPr="00CC45D1">
        <w:rPr>
          <w:rFonts w:cstheme="minorHAnsi"/>
          <w:sz w:val="22"/>
          <w:szCs w:val="22"/>
        </w:rPr>
        <w:t>ALR</w:t>
      </w:r>
      <w:r w:rsidR="00212CA8">
        <w:rPr>
          <w:rFonts w:cstheme="minorHAnsi"/>
          <w:sz w:val="22"/>
          <w:szCs w:val="22"/>
        </w:rPr>
        <w:t xml:space="preserve"> or </w:t>
      </w:r>
      <w:r w:rsidRPr="00CC45D1">
        <w:rPr>
          <w:rFonts w:cstheme="minorHAnsi"/>
          <w:sz w:val="22"/>
          <w:szCs w:val="22"/>
        </w:rPr>
        <w:t>TSS</w:t>
      </w:r>
      <w:r w:rsidR="00212CA8">
        <w:rPr>
          <w:rFonts w:cstheme="minorHAnsi"/>
          <w:sz w:val="22"/>
          <w:szCs w:val="22"/>
        </w:rPr>
        <w:t xml:space="preserve"> on data</w:t>
      </w:r>
      <w:r w:rsidRPr="00CC45D1">
        <w:rPr>
          <w:rFonts w:cstheme="minorHAnsi"/>
          <w:sz w:val="22"/>
          <w:szCs w:val="22"/>
        </w:rPr>
        <w:t xml:space="preserve"> </w:t>
      </w:r>
      <w:r w:rsidR="00212CA8">
        <w:rPr>
          <w:rFonts w:cstheme="minorHAnsi"/>
          <w:sz w:val="22"/>
          <w:szCs w:val="22"/>
        </w:rPr>
        <w:t xml:space="preserve">impacts Machine Learning performances greatly </w:t>
      </w:r>
      <w:r w:rsidRPr="00CC45D1">
        <w:rPr>
          <w:rFonts w:cstheme="minorHAnsi"/>
          <w:sz w:val="22"/>
          <w:szCs w:val="22"/>
        </w:rPr>
        <w:t xml:space="preserve">by the changed pipeline. In all data sets </w:t>
      </w:r>
      <w:r w:rsidR="00212CA8">
        <w:rPr>
          <w:rFonts w:cstheme="minorHAnsi"/>
          <w:sz w:val="22"/>
          <w:szCs w:val="22"/>
        </w:rPr>
        <w:t>Machine Learning performances with TSS-normalized data</w:t>
      </w:r>
      <w:r w:rsidRPr="00CC45D1">
        <w:rPr>
          <w:rFonts w:cstheme="minorHAnsi"/>
          <w:sz w:val="22"/>
          <w:szCs w:val="22"/>
        </w:rPr>
        <w:t xml:space="preserve"> increases the difference between its test and training performance, independent if it has been under- or overfit the data. In Fig.7A and </w:t>
      </w:r>
      <w:r w:rsidR="00212CA8">
        <w:rPr>
          <w:rFonts w:cstheme="minorHAnsi"/>
          <w:sz w:val="22"/>
          <w:szCs w:val="22"/>
        </w:rPr>
        <w:t>7</w:t>
      </w:r>
      <w:r w:rsidRPr="00CC45D1">
        <w:rPr>
          <w:rFonts w:cstheme="minorHAnsi"/>
          <w:sz w:val="22"/>
          <w:szCs w:val="22"/>
        </w:rPr>
        <w:t>B</w:t>
      </w:r>
      <w:r w:rsidR="00212CA8">
        <w:rPr>
          <w:rFonts w:cstheme="minorHAnsi"/>
          <w:sz w:val="22"/>
          <w:szCs w:val="22"/>
        </w:rPr>
        <w:t xml:space="preserve"> Machine Learning performances with</w:t>
      </w:r>
      <w:r w:rsidRPr="00CC45D1">
        <w:rPr>
          <w:rFonts w:cstheme="minorHAnsi"/>
          <w:sz w:val="22"/>
          <w:szCs w:val="22"/>
        </w:rPr>
        <w:t xml:space="preserve"> </w:t>
      </w:r>
      <w:proofErr w:type="spellStart"/>
      <w:r w:rsidRPr="00CC45D1">
        <w:rPr>
          <w:rFonts w:cstheme="minorHAnsi"/>
          <w:sz w:val="22"/>
          <w:szCs w:val="22"/>
        </w:rPr>
        <w:t>ALRo</w:t>
      </w:r>
      <w:proofErr w:type="spellEnd"/>
      <w:r w:rsidR="00212CA8">
        <w:rPr>
          <w:rFonts w:cstheme="minorHAnsi"/>
          <w:sz w:val="22"/>
          <w:szCs w:val="22"/>
        </w:rPr>
        <w:t>-transformed data</w:t>
      </w:r>
      <w:r w:rsidRPr="00CC45D1">
        <w:rPr>
          <w:rFonts w:cstheme="minorHAnsi"/>
          <w:sz w:val="22"/>
          <w:szCs w:val="22"/>
        </w:rPr>
        <w:t xml:space="preserve"> marginally underfits the data but otherwise shows the highest performances out of all transformations.</w:t>
      </w:r>
    </w:p>
    <w:p w14:paraId="2B1E376F" w14:textId="1E87DDD1" w:rsidR="00AC180C" w:rsidRDefault="00231CC2" w:rsidP="008E27D7">
      <w:pPr>
        <w:spacing w:line="360" w:lineRule="auto"/>
        <w:jc w:val="both"/>
        <w:rPr>
          <w:rFonts w:cstheme="minorHAnsi"/>
          <w:sz w:val="22"/>
          <w:szCs w:val="22"/>
        </w:rPr>
      </w:pPr>
      <w:r w:rsidRPr="00CC45D1">
        <w:rPr>
          <w:rFonts w:cstheme="minorHAnsi"/>
          <w:sz w:val="22"/>
          <w:szCs w:val="22"/>
        </w:rPr>
        <w:t xml:space="preserve">Even though a </w:t>
      </w:r>
      <w:r w:rsidR="00E30688" w:rsidRPr="00CC45D1">
        <w:rPr>
          <w:rFonts w:cstheme="minorHAnsi"/>
          <w:sz w:val="22"/>
          <w:szCs w:val="22"/>
        </w:rPr>
        <w:t>leaky pipeline</w:t>
      </w:r>
      <w:r w:rsidRPr="00CC45D1">
        <w:rPr>
          <w:rFonts w:cstheme="minorHAnsi"/>
          <w:sz w:val="22"/>
          <w:szCs w:val="22"/>
        </w:rPr>
        <w:t xml:space="preserve"> has been applied in the section before</w:t>
      </w:r>
      <w:r w:rsidR="007B5D6F" w:rsidRPr="00CC45D1">
        <w:rPr>
          <w:rFonts w:cstheme="minorHAnsi"/>
          <w:sz w:val="22"/>
          <w:szCs w:val="22"/>
        </w:rPr>
        <w:t xml:space="preserve">, </w:t>
      </w:r>
      <w:r w:rsidR="00E30688" w:rsidRPr="00CC45D1">
        <w:rPr>
          <w:rFonts w:cstheme="minorHAnsi"/>
          <w:sz w:val="22"/>
          <w:szCs w:val="22"/>
        </w:rPr>
        <w:t>the trends applied by log-ratio transformations still holds. I</w:t>
      </w:r>
      <w:r w:rsidR="007B5D6F" w:rsidRPr="00CC45D1">
        <w:rPr>
          <w:rFonts w:cstheme="minorHAnsi"/>
          <w:sz w:val="22"/>
          <w:szCs w:val="22"/>
        </w:rPr>
        <w:t xml:space="preserve">n both pipelines, </w:t>
      </w:r>
      <w:r w:rsidR="00E30688" w:rsidRPr="00CC45D1">
        <w:rPr>
          <w:rFonts w:cstheme="minorHAnsi"/>
          <w:sz w:val="22"/>
          <w:szCs w:val="22"/>
        </w:rPr>
        <w:t>log-ratio transformations outperform standard normalization techniques</w:t>
      </w:r>
      <w:r w:rsidR="008B79EF" w:rsidRPr="00CC45D1">
        <w:rPr>
          <w:rFonts w:cstheme="minorHAnsi"/>
          <w:sz w:val="22"/>
          <w:szCs w:val="22"/>
        </w:rPr>
        <w:t xml:space="preserve"> and </w:t>
      </w:r>
      <w:r w:rsidR="008B79EF" w:rsidRPr="00CC45D1">
        <w:rPr>
          <w:rFonts w:cstheme="minorHAnsi"/>
          <w:i/>
          <w:iCs/>
          <w:sz w:val="22"/>
          <w:szCs w:val="22"/>
        </w:rPr>
        <w:t xml:space="preserve">CoDaCoRe </w:t>
      </w:r>
      <w:r w:rsidR="008B79EF" w:rsidRPr="00CC45D1">
        <w:rPr>
          <w:rFonts w:cstheme="minorHAnsi"/>
          <w:sz w:val="22"/>
          <w:szCs w:val="22"/>
        </w:rPr>
        <w:t>is not outperforming standard Machine Learning models.</w:t>
      </w:r>
      <w:r w:rsidR="00FA5739" w:rsidRPr="00CC45D1">
        <w:rPr>
          <w:rFonts w:cstheme="minorHAnsi"/>
          <w:sz w:val="22"/>
          <w:szCs w:val="22"/>
        </w:rPr>
        <w:t xml:space="preserve"> </w:t>
      </w:r>
      <w:r w:rsidR="00461A5D" w:rsidRPr="00CC45D1">
        <w:rPr>
          <w:rFonts w:cstheme="minorHAnsi"/>
          <w:sz w:val="22"/>
          <w:szCs w:val="22"/>
        </w:rPr>
        <w:t xml:space="preserve">Nevertheless, in all further tests, the non-leaky pipeline will be applied. </w:t>
      </w:r>
    </w:p>
    <w:p w14:paraId="5D555AB0" w14:textId="77777777" w:rsidR="00AC180C" w:rsidRDefault="00AC180C">
      <w:pPr>
        <w:rPr>
          <w:rFonts w:cstheme="minorHAnsi"/>
          <w:sz w:val="22"/>
          <w:szCs w:val="22"/>
        </w:rPr>
      </w:pPr>
      <w:r>
        <w:rPr>
          <w:rFonts w:cstheme="minorHAnsi"/>
          <w:sz w:val="22"/>
          <w:szCs w:val="22"/>
        </w:rPr>
        <w:br w:type="page"/>
      </w:r>
    </w:p>
    <w:p w14:paraId="2A79CC6F" w14:textId="3E718A1B" w:rsidR="00FC2585" w:rsidRPr="00CC45D1" w:rsidRDefault="00153A18" w:rsidP="008E27D7">
      <w:pPr>
        <w:pStyle w:val="Heading2"/>
        <w:spacing w:line="360" w:lineRule="auto"/>
        <w:jc w:val="both"/>
        <w:rPr>
          <w:rFonts w:cstheme="minorHAnsi"/>
          <w:sz w:val="22"/>
          <w:szCs w:val="22"/>
        </w:rPr>
      </w:pPr>
      <w:bookmarkStart w:id="73" w:name="_Toc106540048"/>
      <w:commentRangeStart w:id="74"/>
      <w:r>
        <w:rPr>
          <w:rFonts w:cstheme="minorHAnsi"/>
          <w:sz w:val="22"/>
          <w:szCs w:val="22"/>
        </w:rPr>
        <w:lastRenderedPageBreak/>
        <w:t>Test set methodology</w:t>
      </w:r>
      <w:commentRangeEnd w:id="74"/>
      <w:r w:rsidR="00C84A52">
        <w:rPr>
          <w:rStyle w:val="CommentReference"/>
          <w:caps w:val="0"/>
          <w:spacing w:val="0"/>
        </w:rPr>
        <w:commentReference w:id="74"/>
      </w:r>
      <w:bookmarkEnd w:id="73"/>
    </w:p>
    <w:p w14:paraId="64F58C2D" w14:textId="09E49D2E" w:rsidR="00411979" w:rsidRPr="00CC45D1" w:rsidRDefault="00FC2585" w:rsidP="00212CA8">
      <w:pPr>
        <w:spacing w:line="360" w:lineRule="auto"/>
        <w:jc w:val="both"/>
        <w:rPr>
          <w:rFonts w:cstheme="minorHAnsi"/>
          <w:sz w:val="22"/>
          <w:szCs w:val="22"/>
        </w:rPr>
      </w:pPr>
      <w:r w:rsidRPr="00CC45D1">
        <w:rPr>
          <w:rFonts w:cstheme="minorHAnsi"/>
          <w:sz w:val="22"/>
          <w:szCs w:val="22"/>
        </w:rPr>
        <w:t xml:space="preserve">The pipeline used to compare all data sets and their performances includes a standard data set split of 80/20, meaning 80% of data goes into the training set, 20% of data into the test set. However, the CRC data set has been designed with holdout sets in mind and the </w:t>
      </w:r>
      <w:r w:rsidR="00D04783" w:rsidRPr="00CC45D1">
        <w:rPr>
          <w:rFonts w:cstheme="minorHAnsi"/>
          <w:sz w:val="22"/>
          <w:szCs w:val="22"/>
        </w:rPr>
        <w:t>original paper</w:t>
      </w:r>
      <w:r w:rsidRPr="00CC45D1">
        <w:rPr>
          <w:rFonts w:cstheme="minorHAnsi"/>
          <w:sz w:val="22"/>
          <w:szCs w:val="22"/>
        </w:rPr>
        <w:t xml:space="preserve"> uses this technique</w:t>
      </w:r>
      <w:r w:rsidR="00D04783" w:rsidRPr="00CC45D1">
        <w:rPr>
          <w:rFonts w:cstheme="minorHAnsi"/>
          <w:sz w:val="22"/>
          <w:szCs w:val="22"/>
        </w:rPr>
        <w:t xml:space="preserve"> </w:t>
      </w:r>
      <w:sdt>
        <w:sdtPr>
          <w:rPr>
            <w:rFonts w:cstheme="minorHAnsi"/>
            <w:sz w:val="22"/>
            <w:szCs w:val="22"/>
          </w:rPr>
          <w:alias w:val="To edit, see citavi.com/edit"/>
          <w:tag w:val="CitaviPlaceholder#2da0684a-10f2-48d7-b0b2-b6c6c7852e3b"/>
          <w:id w:val="1747227545"/>
          <w:placeholder>
            <w:docPart w:val="DefaultPlaceholder_-1854013440"/>
          </w:placeholder>
        </w:sdtPr>
        <w:sdtEndPr/>
        <w:sdtContent>
          <w:r w:rsidR="00D0478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g0YjQwLWE5ODQtNGIyYy1iYmUxLWE2NTM4MTIxMDkyNy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ZUMDk6NDY6MT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MmRhMDY4NGEtMTBmMi00OGQ3LWIwYjItYjZjNmM3ODUyZTNiIiwiVGV4dCI6IihXaXJiZWwgZXQgYWwuIDIwMTkpIiwiV0FJVmVyc2lvbiI6IjYuMTIuMC4wIn0=}</w:instrText>
          </w:r>
          <w:r w:rsidR="00D04783" w:rsidRPr="00CC45D1">
            <w:rPr>
              <w:rFonts w:cstheme="minorHAnsi"/>
              <w:sz w:val="22"/>
              <w:szCs w:val="22"/>
            </w:rPr>
            <w:fldChar w:fldCharType="separate"/>
          </w:r>
          <w:r w:rsidR="00431736">
            <w:rPr>
              <w:rFonts w:cstheme="minorHAnsi"/>
              <w:sz w:val="22"/>
              <w:szCs w:val="22"/>
            </w:rPr>
            <w:t>(Wirbel et al. 2019)</w:t>
          </w:r>
          <w:r w:rsidR="00D04783" w:rsidRPr="00CC45D1">
            <w:rPr>
              <w:rFonts w:cstheme="minorHAnsi"/>
              <w:sz w:val="22"/>
              <w:szCs w:val="22"/>
            </w:rPr>
            <w:fldChar w:fldCharType="end"/>
          </w:r>
        </w:sdtContent>
      </w:sdt>
      <w:r w:rsidRPr="00CC45D1">
        <w:rPr>
          <w:rFonts w:cstheme="minorHAnsi"/>
          <w:sz w:val="22"/>
          <w:szCs w:val="22"/>
        </w:rPr>
        <w:t xml:space="preserve">. </w:t>
      </w:r>
      <w:commentRangeStart w:id="75"/>
      <w:r w:rsidR="00D04783" w:rsidRPr="00CC45D1">
        <w:rPr>
          <w:rFonts w:cstheme="minorHAnsi"/>
          <w:sz w:val="22"/>
          <w:szCs w:val="22"/>
        </w:rPr>
        <w:t>In th</w:t>
      </w:r>
      <w:r w:rsidR="00212CA8">
        <w:rPr>
          <w:rFonts w:cstheme="minorHAnsi"/>
          <w:sz w:val="22"/>
          <w:szCs w:val="22"/>
        </w:rPr>
        <w:t xml:space="preserve">is </w:t>
      </w:r>
      <w:r w:rsidR="00D04783" w:rsidRPr="00CC45D1">
        <w:rPr>
          <w:rFonts w:cstheme="minorHAnsi"/>
          <w:sz w:val="22"/>
          <w:szCs w:val="22"/>
        </w:rPr>
        <w:t>paper</w:t>
      </w:r>
      <w:r w:rsidR="00411979" w:rsidRPr="00CC45D1">
        <w:rPr>
          <w:rFonts w:cstheme="minorHAnsi"/>
          <w:sz w:val="22"/>
          <w:szCs w:val="22"/>
        </w:rPr>
        <w:t xml:space="preserve"> they called it leave-one-study-out (LOSO) validation, where data from one study was set aside as </w:t>
      </w:r>
      <w:r w:rsidR="00212CA8">
        <w:rPr>
          <w:rFonts w:cstheme="minorHAnsi"/>
          <w:sz w:val="22"/>
          <w:szCs w:val="22"/>
        </w:rPr>
        <w:t>test</w:t>
      </w:r>
      <w:r w:rsidR="00411979" w:rsidRPr="00CC45D1">
        <w:rPr>
          <w:rFonts w:cstheme="minorHAnsi"/>
          <w:sz w:val="22"/>
          <w:szCs w:val="22"/>
        </w:rPr>
        <w:t xml:space="preserve"> set, while the data from the remaining 4 studies was pooled as a training set</w:t>
      </w:r>
      <w:r w:rsidR="00F75A5E" w:rsidRPr="00CC45D1">
        <w:rPr>
          <w:rFonts w:cstheme="minorHAnsi"/>
          <w:sz w:val="22"/>
          <w:szCs w:val="22"/>
        </w:rPr>
        <w:t xml:space="preserve"> </w:t>
      </w:r>
      <w:sdt>
        <w:sdtPr>
          <w:rPr>
            <w:rFonts w:cstheme="minorHAnsi"/>
            <w:sz w:val="22"/>
            <w:szCs w:val="22"/>
          </w:rPr>
          <w:alias w:val="To edit, see citavi.com/edit"/>
          <w:tag w:val="CitaviPlaceholder#4084bb00-0312-4a29-b82c-c7351d606b12"/>
          <w:id w:val="-59641109"/>
          <w:placeholder>
            <w:docPart w:val="DefaultPlaceholder_-1854013440"/>
          </w:placeholder>
        </w:sdtPr>
        <w:sdtEndPr/>
        <w:sdtContent>
          <w:r w:rsidR="00F75A5E"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TE0ODEyLTE0NzAtNDYzMy05ZGI3LTI4YmJmZWM1ZDRkYS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ZUMDk6NDY6MT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NDA4NGJiMDAtMDMxMi00YTI5LWI4MmMtYzczNTFkNjA2YjEyIiwiVGV4dCI6IihXaXJiZWwgZXQgYWwuIDIwMTkpIiwiV0FJVmVyc2lvbiI6IjYuMTIuMC4wIn0=}</w:instrText>
          </w:r>
          <w:r w:rsidR="00F75A5E" w:rsidRPr="00CC45D1">
            <w:rPr>
              <w:rFonts w:cstheme="minorHAnsi"/>
              <w:sz w:val="22"/>
              <w:szCs w:val="22"/>
            </w:rPr>
            <w:fldChar w:fldCharType="separate"/>
          </w:r>
          <w:r w:rsidR="00431736">
            <w:rPr>
              <w:rFonts w:cstheme="minorHAnsi"/>
              <w:sz w:val="22"/>
              <w:szCs w:val="22"/>
            </w:rPr>
            <w:t>(Wirbel et al. 2019)</w:t>
          </w:r>
          <w:r w:rsidR="00F75A5E" w:rsidRPr="00CC45D1">
            <w:rPr>
              <w:rFonts w:cstheme="minorHAnsi"/>
              <w:sz w:val="22"/>
              <w:szCs w:val="22"/>
            </w:rPr>
            <w:fldChar w:fldCharType="end"/>
          </w:r>
        </w:sdtContent>
      </w:sdt>
      <w:r w:rsidR="00411979" w:rsidRPr="00CC45D1">
        <w:rPr>
          <w:rFonts w:cstheme="minorHAnsi"/>
          <w:sz w:val="22"/>
          <w:szCs w:val="22"/>
        </w:rPr>
        <w:t xml:space="preserve">. </w:t>
      </w:r>
      <w:commentRangeEnd w:id="75"/>
      <w:r w:rsidR="005E5744">
        <w:rPr>
          <w:rStyle w:val="CommentReference"/>
        </w:rPr>
        <w:commentReference w:id="75"/>
      </w:r>
    </w:p>
    <w:p w14:paraId="1DA47DCA" w14:textId="22A28DFD" w:rsidR="00FC2585" w:rsidRPr="00CC45D1" w:rsidRDefault="00F75A5E" w:rsidP="008E27D7">
      <w:pPr>
        <w:spacing w:line="360" w:lineRule="auto"/>
        <w:jc w:val="both"/>
        <w:rPr>
          <w:rFonts w:cstheme="minorHAnsi"/>
          <w:sz w:val="22"/>
          <w:szCs w:val="22"/>
        </w:rPr>
      </w:pPr>
      <w:r w:rsidRPr="00CC45D1">
        <w:rPr>
          <w:rFonts w:cstheme="minorHAnsi"/>
          <w:sz w:val="22"/>
          <w:szCs w:val="22"/>
        </w:rPr>
        <w:t xml:space="preserve">The study design gives a good opportunity to see if the influence of log-ratio transformations is impacted by the choice of test set methodology. The following figure compares </w:t>
      </w:r>
      <w:r w:rsidRPr="00CC45D1">
        <w:rPr>
          <w:rFonts w:cstheme="minorHAnsi"/>
          <w:i/>
          <w:iCs/>
          <w:sz w:val="22"/>
          <w:szCs w:val="22"/>
        </w:rPr>
        <w:t xml:space="preserve">glmnet </w:t>
      </w:r>
      <w:r w:rsidRPr="00CC45D1">
        <w:rPr>
          <w:rFonts w:cstheme="minorHAnsi"/>
          <w:sz w:val="22"/>
          <w:szCs w:val="22"/>
        </w:rPr>
        <w:t xml:space="preserve">and </w:t>
      </w:r>
      <w:r w:rsidRPr="00CC45D1">
        <w:rPr>
          <w:rFonts w:cstheme="minorHAnsi"/>
          <w:i/>
          <w:iCs/>
          <w:sz w:val="22"/>
          <w:szCs w:val="22"/>
        </w:rPr>
        <w:t>CoDaCoRe</w:t>
      </w:r>
      <w:r w:rsidRPr="00CC45D1">
        <w:rPr>
          <w:rFonts w:cstheme="minorHAnsi"/>
          <w:sz w:val="22"/>
          <w:szCs w:val="22"/>
        </w:rPr>
        <w:t xml:space="preserve"> performances with a standard 80/20 or Holdout set.</w:t>
      </w:r>
    </w:p>
    <w:p w14:paraId="58EB6E56" w14:textId="64E215EC" w:rsidR="00FC2585" w:rsidRPr="00CC45D1" w:rsidRDefault="00970E6D" w:rsidP="008E27D7">
      <w:pPr>
        <w:keepNext/>
        <w:spacing w:line="360" w:lineRule="auto"/>
        <w:jc w:val="both"/>
        <w:rPr>
          <w:rFonts w:cstheme="minorHAnsi"/>
          <w:b/>
          <w:bCs/>
          <w:sz w:val="22"/>
          <w:szCs w:val="22"/>
        </w:rPr>
      </w:pPr>
      <w:r w:rsidRPr="00CC45D1">
        <w:rPr>
          <w:rFonts w:cstheme="minorHAnsi"/>
          <w:b/>
          <w:bCs/>
          <w:noProof/>
          <w:sz w:val="22"/>
          <w:szCs w:val="22"/>
        </w:rPr>
        <w:drawing>
          <wp:inline distT="0" distB="0" distL="0" distR="0" wp14:anchorId="08257411" wp14:editId="4BD4AAE4">
            <wp:extent cx="5923030" cy="410146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8692" cy="4112310"/>
                    </a:xfrm>
                    <a:prstGeom prst="rect">
                      <a:avLst/>
                    </a:prstGeom>
                    <a:noFill/>
                  </pic:spPr>
                </pic:pic>
              </a:graphicData>
            </a:graphic>
          </wp:inline>
        </w:drawing>
      </w:r>
    </w:p>
    <w:p w14:paraId="5AF4BD0C" w14:textId="66DC7E0D" w:rsidR="00FC2585" w:rsidRPr="00CC45D1" w:rsidRDefault="00FC2585" w:rsidP="008E27D7">
      <w:pPr>
        <w:pStyle w:val="Caption"/>
        <w:spacing w:line="360" w:lineRule="auto"/>
        <w:jc w:val="both"/>
        <w:rPr>
          <w:rFonts w:cstheme="minorHAnsi"/>
        </w:rPr>
      </w:pPr>
      <w:r w:rsidRPr="00CC45D1">
        <w:rPr>
          <w:rFonts w:cstheme="minorHAnsi"/>
        </w:rPr>
        <w:t xml:space="preserve">Figure </w:t>
      </w:r>
      <w:r w:rsidR="006327A0" w:rsidRPr="00CC45D1">
        <w:rPr>
          <w:rFonts w:cstheme="minorHAnsi"/>
        </w:rPr>
        <w:fldChar w:fldCharType="begin"/>
      </w:r>
      <w:r w:rsidR="006327A0" w:rsidRPr="00CC45D1">
        <w:rPr>
          <w:rFonts w:cstheme="minorHAnsi"/>
        </w:rPr>
        <w:instrText xml:space="preserve"> SEQ Figure \* ARABIC </w:instrText>
      </w:r>
      <w:r w:rsidR="006327A0" w:rsidRPr="00CC45D1">
        <w:rPr>
          <w:rFonts w:cstheme="minorHAnsi"/>
        </w:rPr>
        <w:fldChar w:fldCharType="separate"/>
      </w:r>
      <w:r w:rsidR="000B6F76">
        <w:rPr>
          <w:rFonts w:cstheme="minorHAnsi"/>
          <w:noProof/>
        </w:rPr>
        <w:t>8</w:t>
      </w:r>
      <w:r w:rsidR="006327A0" w:rsidRPr="00CC45D1">
        <w:rPr>
          <w:rFonts w:cstheme="minorHAnsi"/>
          <w:noProof/>
        </w:rPr>
        <w:fldChar w:fldCharType="end"/>
      </w:r>
      <w:r w:rsidRPr="00CC45D1">
        <w:rPr>
          <w:rFonts w:cstheme="minorHAnsi"/>
        </w:rPr>
        <w:t xml:space="preserve">: </w:t>
      </w:r>
      <w:r w:rsidR="00970E6D" w:rsidRPr="00CC45D1">
        <w:rPr>
          <w:rFonts w:cstheme="minorHAnsi"/>
        </w:rPr>
        <w:t>Behavior</w:t>
      </w:r>
      <w:r w:rsidR="00EB6D0D" w:rsidRPr="00CC45D1">
        <w:rPr>
          <w:rFonts w:cstheme="minorHAnsi"/>
        </w:rPr>
        <w:t xml:space="preserve"> of log-ratio transformations with test set methodology</w:t>
      </w:r>
    </w:p>
    <w:p w14:paraId="3341F808" w14:textId="7AEC8F58" w:rsidR="00CE53AB" w:rsidRDefault="00212CA8" w:rsidP="008E27D7">
      <w:pPr>
        <w:pStyle w:val="Caption"/>
        <w:spacing w:line="360" w:lineRule="auto"/>
        <w:jc w:val="both"/>
        <w:rPr>
          <w:rFonts w:cstheme="minorHAnsi"/>
        </w:rPr>
      </w:pPr>
      <w:r>
        <w:rPr>
          <w:rFonts w:cstheme="minorHAnsi"/>
        </w:rPr>
        <w:t>(</w:t>
      </w:r>
      <w:r w:rsidR="00CE53AB" w:rsidRPr="00CC45D1">
        <w:rPr>
          <w:rFonts w:cstheme="minorHAnsi"/>
        </w:rPr>
        <w:t>A</w:t>
      </w:r>
      <w:r>
        <w:rPr>
          <w:rFonts w:cstheme="minorHAnsi"/>
        </w:rPr>
        <w:t>)</w:t>
      </w:r>
      <w:r w:rsidR="00CE53AB" w:rsidRPr="00CC45D1">
        <w:rPr>
          <w:rFonts w:cstheme="minorHAnsi"/>
        </w:rPr>
        <w:t xml:space="preserve"> contains data from CRC data set predicting CRC phenotype and </w:t>
      </w:r>
      <w:r>
        <w:rPr>
          <w:rFonts w:cstheme="minorHAnsi"/>
        </w:rPr>
        <w:t>(</w:t>
      </w:r>
      <w:r w:rsidR="00CE53AB" w:rsidRPr="00CC45D1">
        <w:rPr>
          <w:rFonts w:cstheme="minorHAnsi"/>
        </w:rPr>
        <w:t>B</w:t>
      </w:r>
      <w:r>
        <w:rPr>
          <w:rFonts w:cstheme="minorHAnsi"/>
        </w:rPr>
        <w:t>)</w:t>
      </w:r>
      <w:r w:rsidR="00CE53AB" w:rsidRPr="00CC45D1">
        <w:rPr>
          <w:rFonts w:cstheme="minorHAnsi"/>
        </w:rPr>
        <w:t xml:space="preserve"> plotting all test and training performances in detail. The same applies in </w:t>
      </w:r>
      <w:r>
        <w:rPr>
          <w:rFonts w:cstheme="minorHAnsi"/>
        </w:rPr>
        <w:t>(</w:t>
      </w:r>
      <w:r w:rsidR="00CE53AB" w:rsidRPr="00CC45D1">
        <w:rPr>
          <w:rFonts w:cstheme="minorHAnsi"/>
        </w:rPr>
        <w:t>C</w:t>
      </w:r>
      <w:r>
        <w:rPr>
          <w:rFonts w:cstheme="minorHAnsi"/>
        </w:rPr>
        <w:t>)</w:t>
      </w:r>
      <w:r w:rsidR="00CE53AB" w:rsidRPr="00CC45D1">
        <w:rPr>
          <w:rFonts w:cstheme="minorHAnsi"/>
        </w:rPr>
        <w:t xml:space="preserve"> and </w:t>
      </w:r>
      <w:r>
        <w:rPr>
          <w:rFonts w:cstheme="minorHAnsi"/>
        </w:rPr>
        <w:t>(</w:t>
      </w:r>
      <w:r w:rsidR="00CE53AB" w:rsidRPr="00CC45D1">
        <w:rPr>
          <w:rFonts w:cstheme="minorHAnsi"/>
        </w:rPr>
        <w:t>D</w:t>
      </w:r>
      <w:r>
        <w:rPr>
          <w:rFonts w:cstheme="minorHAnsi"/>
        </w:rPr>
        <w:t>=</w:t>
      </w:r>
      <w:r w:rsidR="00CE53AB" w:rsidRPr="00CC45D1">
        <w:rPr>
          <w:rFonts w:cstheme="minorHAnsi"/>
        </w:rPr>
        <w:t xml:space="preserve"> for CRC </w:t>
      </w:r>
      <w:r w:rsidR="00CE53AB" w:rsidRPr="00CC45D1">
        <w:rPr>
          <w:rFonts w:cstheme="minorHAnsi"/>
          <w:i/>
          <w:iCs/>
        </w:rPr>
        <w:t xml:space="preserve">CoDaCoRe </w:t>
      </w:r>
      <w:r w:rsidR="00CE53AB" w:rsidRPr="00CC45D1">
        <w:rPr>
          <w:rFonts w:cstheme="minorHAnsi"/>
        </w:rPr>
        <w:t xml:space="preserve">performances. </w:t>
      </w:r>
    </w:p>
    <w:p w14:paraId="10A66647" w14:textId="54151896" w:rsidR="00EB6D0D" w:rsidRPr="00CC45D1" w:rsidRDefault="00EB6D0D" w:rsidP="008E27D7">
      <w:pPr>
        <w:pStyle w:val="Caption"/>
        <w:spacing w:line="360" w:lineRule="auto"/>
        <w:jc w:val="both"/>
        <w:rPr>
          <w:rFonts w:cstheme="minorHAnsi"/>
        </w:rPr>
      </w:pPr>
      <w:r w:rsidRPr="00CC45D1">
        <w:rPr>
          <w:rFonts w:cstheme="minorHAnsi"/>
        </w:rPr>
        <w:lastRenderedPageBreak/>
        <w:t xml:space="preserve">The y-axis contains AUROC scores. The x-axis contains models and transformations, </w:t>
      </w:r>
      <w:r w:rsidR="00813823" w:rsidRPr="00CC45D1">
        <w:rPr>
          <w:rFonts w:cstheme="minorHAnsi"/>
        </w:rPr>
        <w:t>with A and B belonging to glmnet models and C and D belonging to</w:t>
      </w:r>
      <w:r w:rsidRPr="00CC45D1">
        <w:rPr>
          <w:rFonts w:cstheme="minorHAnsi"/>
        </w:rPr>
        <w:t xml:space="preserve"> </w:t>
      </w:r>
      <w:r w:rsidRPr="00CC45D1">
        <w:rPr>
          <w:rFonts w:cstheme="minorHAnsi"/>
          <w:i/>
          <w:iCs/>
        </w:rPr>
        <w:t>CoDaCoRe</w:t>
      </w:r>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worst and random). </w:t>
      </w:r>
      <w:r w:rsidR="00B3152D">
        <w:rPr>
          <w:rFonts w:cstheme="minorHAnsi"/>
          <w:i/>
          <w:iCs/>
        </w:rPr>
        <w:t>Glmnet</w:t>
      </w:r>
      <w:r w:rsidR="00B3152D">
        <w:rPr>
          <w:rFonts w:cstheme="minorHAnsi"/>
        </w:rPr>
        <w:t xml:space="preserve"> has been used to train all models.</w:t>
      </w:r>
    </w:p>
    <w:p w14:paraId="386BACD2" w14:textId="04D51DC8" w:rsidR="00FC2585" w:rsidRPr="00CC45D1" w:rsidRDefault="00FC2585" w:rsidP="008E27D7">
      <w:pPr>
        <w:spacing w:line="360" w:lineRule="auto"/>
        <w:jc w:val="both"/>
        <w:rPr>
          <w:rFonts w:cstheme="minorHAnsi"/>
          <w:sz w:val="22"/>
          <w:szCs w:val="22"/>
        </w:rPr>
      </w:pPr>
      <w:r w:rsidRPr="00CC45D1">
        <w:rPr>
          <w:rFonts w:cstheme="minorHAnsi"/>
          <w:sz w:val="22"/>
          <w:szCs w:val="22"/>
        </w:rPr>
        <w:t>Fig</w:t>
      </w:r>
      <w:r w:rsidR="00527E0D" w:rsidRPr="00CC45D1">
        <w:rPr>
          <w:rFonts w:cstheme="minorHAnsi"/>
          <w:sz w:val="22"/>
          <w:szCs w:val="22"/>
        </w:rPr>
        <w:t>.8A and 8B</w:t>
      </w:r>
      <w:r w:rsidRPr="00CC45D1">
        <w:rPr>
          <w:rFonts w:cstheme="minorHAnsi"/>
          <w:sz w:val="22"/>
          <w:szCs w:val="22"/>
        </w:rPr>
        <w:t xml:space="preserve"> show the difference of test performances as boxplots for different transformations of the same data set</w:t>
      </w:r>
      <w:r w:rsidR="006C2CF1" w:rsidRPr="00CC45D1">
        <w:rPr>
          <w:rFonts w:cstheme="minorHAnsi"/>
          <w:sz w:val="22"/>
          <w:szCs w:val="22"/>
        </w:rPr>
        <w:t xml:space="preserve"> and for </w:t>
      </w:r>
      <w:r w:rsidR="006C2CF1" w:rsidRPr="00CC45D1">
        <w:rPr>
          <w:rFonts w:cstheme="minorHAnsi"/>
          <w:i/>
          <w:iCs/>
          <w:sz w:val="22"/>
          <w:szCs w:val="22"/>
        </w:rPr>
        <w:t>CoDaCoRe</w:t>
      </w:r>
      <w:r w:rsidR="006C2CF1" w:rsidRPr="00CC45D1">
        <w:rPr>
          <w:rFonts w:cstheme="minorHAnsi"/>
          <w:sz w:val="22"/>
          <w:szCs w:val="22"/>
        </w:rPr>
        <w:t>, respectively.</w:t>
      </w:r>
      <w:r w:rsidRPr="00CC45D1">
        <w:rPr>
          <w:rFonts w:cstheme="minorHAnsi"/>
          <w:sz w:val="22"/>
          <w:szCs w:val="22"/>
        </w:rPr>
        <w:t xml:space="preserve"> </w:t>
      </w:r>
      <w:r w:rsidR="00496611" w:rsidRPr="00CC45D1">
        <w:rPr>
          <w:rFonts w:cstheme="minorHAnsi"/>
          <w:sz w:val="22"/>
          <w:szCs w:val="22"/>
        </w:rPr>
        <w:t>All five holdout sets have been used separately as test set once</w:t>
      </w:r>
      <w:r w:rsidR="00F05F0B" w:rsidRPr="00CC45D1">
        <w:rPr>
          <w:rFonts w:cstheme="minorHAnsi"/>
          <w:sz w:val="22"/>
          <w:szCs w:val="22"/>
        </w:rPr>
        <w:t xml:space="preserve"> and the results pooled.</w:t>
      </w:r>
      <w:r w:rsidR="00496611" w:rsidRPr="00CC45D1">
        <w:rPr>
          <w:rFonts w:cstheme="minorHAnsi"/>
          <w:sz w:val="22"/>
          <w:szCs w:val="22"/>
        </w:rPr>
        <w:t xml:space="preserve"> It can be seen clearly that</w:t>
      </w:r>
      <w:r w:rsidRPr="00CC45D1">
        <w:rPr>
          <w:rFonts w:cstheme="minorHAnsi"/>
          <w:sz w:val="22"/>
          <w:szCs w:val="22"/>
        </w:rPr>
        <w:t xml:space="preserve"> for all transformations, the holdout sets show a lot more variance in the test set performance</w:t>
      </w:r>
      <w:r w:rsidR="00496611" w:rsidRPr="00CC45D1">
        <w:rPr>
          <w:rFonts w:cstheme="minorHAnsi"/>
          <w:sz w:val="22"/>
          <w:szCs w:val="22"/>
        </w:rPr>
        <w:t>s, c</w:t>
      </w:r>
      <w:r w:rsidRPr="00CC45D1">
        <w:rPr>
          <w:rFonts w:cstheme="minorHAnsi"/>
          <w:sz w:val="22"/>
          <w:szCs w:val="22"/>
        </w:rPr>
        <w:t xml:space="preserve">ompared to the standard 80/20 split, which shows almost no variance at all and </w:t>
      </w:r>
      <w:r w:rsidR="004051BB" w:rsidRPr="00CC45D1">
        <w:rPr>
          <w:rFonts w:cstheme="minorHAnsi"/>
          <w:sz w:val="22"/>
          <w:szCs w:val="22"/>
        </w:rPr>
        <w:t>arguably</w:t>
      </w:r>
      <w:r w:rsidRPr="00CC45D1">
        <w:rPr>
          <w:rFonts w:cstheme="minorHAnsi"/>
          <w:sz w:val="22"/>
          <w:szCs w:val="22"/>
        </w:rPr>
        <w:t xml:space="preserve"> higher test performance</w:t>
      </w:r>
      <w:r w:rsidR="00496611" w:rsidRPr="00CC45D1">
        <w:rPr>
          <w:rFonts w:cstheme="minorHAnsi"/>
          <w:sz w:val="22"/>
          <w:szCs w:val="22"/>
        </w:rPr>
        <w:t>s</w:t>
      </w:r>
      <w:r w:rsidRPr="00CC45D1">
        <w:rPr>
          <w:rFonts w:cstheme="minorHAnsi"/>
          <w:sz w:val="22"/>
          <w:szCs w:val="22"/>
        </w:rPr>
        <w:t xml:space="preserve">. </w:t>
      </w:r>
      <w:r w:rsidR="00527E0D" w:rsidRPr="00CC45D1">
        <w:rPr>
          <w:rFonts w:cstheme="minorHAnsi"/>
          <w:sz w:val="22"/>
          <w:szCs w:val="22"/>
        </w:rPr>
        <w:t xml:space="preserve">This is also visible for </w:t>
      </w:r>
      <w:r w:rsidR="00527E0D" w:rsidRPr="00CC45D1">
        <w:rPr>
          <w:rFonts w:cstheme="minorHAnsi"/>
          <w:i/>
          <w:iCs/>
          <w:sz w:val="22"/>
          <w:szCs w:val="22"/>
        </w:rPr>
        <w:t xml:space="preserve">CoDaCoRe </w:t>
      </w:r>
      <w:r w:rsidR="00527E0D" w:rsidRPr="00CC45D1">
        <w:rPr>
          <w:rFonts w:cstheme="minorHAnsi"/>
          <w:sz w:val="22"/>
          <w:szCs w:val="22"/>
        </w:rPr>
        <w:t>performances.</w:t>
      </w:r>
    </w:p>
    <w:p w14:paraId="12DE272F" w14:textId="7BB4A289" w:rsidR="00DB6F62" w:rsidRPr="00CC45D1" w:rsidRDefault="00FC2585" w:rsidP="008E27D7">
      <w:pPr>
        <w:spacing w:line="360" w:lineRule="auto"/>
        <w:jc w:val="both"/>
        <w:rPr>
          <w:rFonts w:cstheme="minorHAnsi"/>
          <w:sz w:val="22"/>
          <w:szCs w:val="22"/>
        </w:rPr>
      </w:pPr>
      <w:r w:rsidRPr="00CC45D1">
        <w:rPr>
          <w:rFonts w:cstheme="minorHAnsi"/>
          <w:sz w:val="22"/>
          <w:szCs w:val="22"/>
        </w:rPr>
        <w:t>In Fig</w:t>
      </w:r>
      <w:r w:rsidR="0061371D" w:rsidRPr="00CC45D1">
        <w:rPr>
          <w:rFonts w:cstheme="minorHAnsi"/>
          <w:sz w:val="22"/>
          <w:szCs w:val="22"/>
        </w:rPr>
        <w:t xml:space="preserve">.8B and 8D </w:t>
      </w:r>
      <w:r w:rsidRPr="00CC45D1">
        <w:rPr>
          <w:rFonts w:cstheme="minorHAnsi"/>
          <w:sz w:val="22"/>
          <w:szCs w:val="22"/>
        </w:rPr>
        <w:t xml:space="preserve">it becomes clear why the test performances of the </w:t>
      </w:r>
      <w:r w:rsidR="00973D0E" w:rsidRPr="00CC45D1">
        <w:rPr>
          <w:rFonts w:cstheme="minorHAnsi"/>
          <w:sz w:val="22"/>
          <w:szCs w:val="22"/>
        </w:rPr>
        <w:t>holdout</w:t>
      </w:r>
      <w:r w:rsidRPr="00CC45D1">
        <w:rPr>
          <w:rFonts w:cstheme="minorHAnsi"/>
          <w:sz w:val="22"/>
          <w:szCs w:val="22"/>
        </w:rPr>
        <w:t xml:space="preserve"> set</w:t>
      </w:r>
      <w:r w:rsidR="00973D0E" w:rsidRPr="00CC45D1">
        <w:rPr>
          <w:rFonts w:cstheme="minorHAnsi"/>
          <w:sz w:val="22"/>
          <w:szCs w:val="22"/>
        </w:rPr>
        <w:t>s</w:t>
      </w:r>
      <w:r w:rsidRPr="00CC45D1">
        <w:rPr>
          <w:rFonts w:cstheme="minorHAnsi"/>
          <w:sz w:val="22"/>
          <w:szCs w:val="22"/>
        </w:rPr>
        <w:t xml:space="preserve"> have such a high variance. For all transformations and holdout sets, the test performance is </w:t>
      </w:r>
      <w:r w:rsidR="00496611" w:rsidRPr="00CC45D1">
        <w:rPr>
          <w:rFonts w:cstheme="minorHAnsi"/>
          <w:sz w:val="22"/>
          <w:szCs w:val="22"/>
        </w:rPr>
        <w:t>quite stable</w:t>
      </w:r>
      <w:r w:rsidRPr="00CC45D1">
        <w:rPr>
          <w:rFonts w:cstheme="minorHAnsi"/>
          <w:sz w:val="22"/>
          <w:szCs w:val="22"/>
        </w:rPr>
        <w:t xml:space="preserve">. </w:t>
      </w:r>
      <w:r w:rsidR="0079569E" w:rsidRPr="00CC45D1">
        <w:rPr>
          <w:rFonts w:cstheme="minorHAnsi"/>
          <w:sz w:val="22"/>
          <w:szCs w:val="22"/>
        </w:rPr>
        <w:t>M</w:t>
      </w:r>
      <w:r w:rsidRPr="00CC45D1">
        <w:rPr>
          <w:rFonts w:cstheme="minorHAnsi"/>
          <w:sz w:val="22"/>
          <w:szCs w:val="22"/>
        </w:rPr>
        <w:t xml:space="preserve">arked in pink dots is the test set performance when USA has been chosen as holdout set. For all ten repeats of the model, the test performance is stable </w:t>
      </w:r>
      <w:commentRangeStart w:id="76"/>
      <w:r w:rsidRPr="00CC45D1">
        <w:rPr>
          <w:rFonts w:cstheme="minorHAnsi"/>
          <w:sz w:val="22"/>
          <w:szCs w:val="22"/>
        </w:rPr>
        <w:t xml:space="preserve">around 0.72. </w:t>
      </w:r>
      <w:commentRangeEnd w:id="76"/>
      <w:r w:rsidR="009C4568">
        <w:rPr>
          <w:rStyle w:val="CommentReference"/>
        </w:rPr>
        <w:commentReference w:id="76"/>
      </w:r>
      <w:r w:rsidRPr="00CC45D1">
        <w:rPr>
          <w:rFonts w:cstheme="minorHAnsi"/>
          <w:sz w:val="22"/>
          <w:szCs w:val="22"/>
        </w:rPr>
        <w:t xml:space="preserve">However, choosing CHI as the holdout set produces test set performances of 0.85. This shows that the </w:t>
      </w:r>
      <w:r w:rsidR="001B7534" w:rsidRPr="00CC45D1">
        <w:rPr>
          <w:rFonts w:cstheme="minorHAnsi"/>
          <w:sz w:val="22"/>
          <w:szCs w:val="22"/>
        </w:rPr>
        <w:t>high variances in Fig.8A</w:t>
      </w:r>
      <w:r w:rsidRPr="00CC45D1">
        <w:rPr>
          <w:rFonts w:cstheme="minorHAnsi"/>
          <w:sz w:val="22"/>
          <w:szCs w:val="22"/>
        </w:rPr>
        <w:t xml:space="preserve"> are not due to statistical fluctuations, but the choice of holdout set. </w:t>
      </w:r>
      <w:r w:rsidR="00A315DE" w:rsidRPr="00CC45D1">
        <w:rPr>
          <w:rFonts w:cstheme="minorHAnsi"/>
          <w:sz w:val="22"/>
          <w:szCs w:val="22"/>
        </w:rPr>
        <w:t xml:space="preserve">Splitting the data set in an 80/20 manner leads to a performance somewhere in the middle. This is also true when using </w:t>
      </w:r>
      <w:r w:rsidR="00A315DE" w:rsidRPr="00CC45D1">
        <w:rPr>
          <w:rFonts w:cstheme="minorHAnsi"/>
          <w:i/>
          <w:iCs/>
          <w:sz w:val="22"/>
          <w:szCs w:val="22"/>
        </w:rPr>
        <w:t>CoDaCoRe</w:t>
      </w:r>
      <w:r w:rsidR="001B7534" w:rsidRPr="00CC45D1">
        <w:rPr>
          <w:rFonts w:cstheme="minorHAnsi"/>
          <w:i/>
          <w:iCs/>
          <w:sz w:val="22"/>
          <w:szCs w:val="22"/>
        </w:rPr>
        <w:t xml:space="preserve">, </w:t>
      </w:r>
      <w:r w:rsidR="001B7534" w:rsidRPr="00CC45D1">
        <w:rPr>
          <w:rFonts w:cstheme="minorHAnsi"/>
          <w:sz w:val="22"/>
          <w:szCs w:val="22"/>
        </w:rPr>
        <w:t>although the test set performances fluctuate more strongly.</w:t>
      </w:r>
    </w:p>
    <w:p w14:paraId="62E3F63B" w14:textId="02210A48" w:rsidR="009C5B5A" w:rsidRDefault="00AA5326" w:rsidP="008E27D7">
      <w:pPr>
        <w:spacing w:line="360" w:lineRule="auto"/>
        <w:jc w:val="both"/>
        <w:rPr>
          <w:rFonts w:cstheme="minorHAnsi"/>
          <w:sz w:val="22"/>
          <w:szCs w:val="22"/>
        </w:rPr>
      </w:pPr>
      <w:r>
        <w:rPr>
          <w:rFonts w:cstheme="minorHAnsi"/>
          <w:sz w:val="22"/>
          <w:szCs w:val="22"/>
        </w:rPr>
        <w:t>Conclusively</w:t>
      </w:r>
      <w:r w:rsidR="003F7C0D" w:rsidRPr="00CC45D1">
        <w:rPr>
          <w:rFonts w:cstheme="minorHAnsi"/>
          <w:sz w:val="22"/>
          <w:szCs w:val="22"/>
        </w:rPr>
        <w:t xml:space="preserve">, </w:t>
      </w:r>
      <w:r w:rsidR="009C5B5A">
        <w:rPr>
          <w:rFonts w:cstheme="minorHAnsi"/>
          <w:sz w:val="22"/>
          <w:szCs w:val="22"/>
        </w:rPr>
        <w:t xml:space="preserve">applying </w:t>
      </w:r>
      <w:commentRangeStart w:id="77"/>
      <w:commentRangeStart w:id="78"/>
      <w:r w:rsidR="003F7C0D" w:rsidRPr="00CC45D1">
        <w:rPr>
          <w:rFonts w:cstheme="minorHAnsi"/>
          <w:sz w:val="22"/>
          <w:szCs w:val="22"/>
        </w:rPr>
        <w:t xml:space="preserve">log-ratio transformations </w:t>
      </w:r>
      <w:r w:rsidR="009C5B5A">
        <w:rPr>
          <w:rFonts w:cstheme="minorHAnsi"/>
          <w:sz w:val="22"/>
          <w:szCs w:val="22"/>
        </w:rPr>
        <w:t>impacts Machine Learning performances similarly to results in section 5.1 and 5.2</w:t>
      </w:r>
      <w:r w:rsidR="003F7C0D" w:rsidRPr="00CC45D1">
        <w:rPr>
          <w:rFonts w:cstheme="minorHAnsi"/>
          <w:sz w:val="22"/>
          <w:szCs w:val="22"/>
        </w:rPr>
        <w:t>.</w:t>
      </w:r>
      <w:commentRangeEnd w:id="77"/>
      <w:r w:rsidR="009C5B5A">
        <w:rPr>
          <w:rFonts w:cstheme="minorHAnsi"/>
          <w:sz w:val="22"/>
          <w:szCs w:val="22"/>
        </w:rPr>
        <w:t xml:space="preserve"> From these results it becomes obvious that </w:t>
      </w:r>
      <w:r w:rsidR="009C4568">
        <w:rPr>
          <w:rStyle w:val="CommentReference"/>
        </w:rPr>
        <w:commentReference w:id="77"/>
      </w:r>
      <w:commentRangeEnd w:id="78"/>
      <w:r w:rsidR="009C4568">
        <w:rPr>
          <w:rStyle w:val="CommentReference"/>
        </w:rPr>
        <w:commentReference w:id="78"/>
      </w:r>
    </w:p>
    <w:p w14:paraId="6432A6D3" w14:textId="77777777" w:rsidR="009C5B5A" w:rsidRDefault="009C5B5A" w:rsidP="008E27D7">
      <w:pPr>
        <w:spacing w:line="360" w:lineRule="auto"/>
        <w:jc w:val="both"/>
        <w:rPr>
          <w:rFonts w:cstheme="minorHAnsi"/>
          <w:sz w:val="22"/>
          <w:szCs w:val="22"/>
        </w:rPr>
      </w:pPr>
    </w:p>
    <w:p w14:paraId="32D601D9" w14:textId="3452B691" w:rsidR="003F7C0D" w:rsidRPr="00CC45D1" w:rsidRDefault="003F7C0D" w:rsidP="008E27D7">
      <w:pPr>
        <w:spacing w:line="360" w:lineRule="auto"/>
        <w:jc w:val="both"/>
        <w:rPr>
          <w:rFonts w:cstheme="minorHAnsi"/>
          <w:sz w:val="22"/>
          <w:szCs w:val="22"/>
        </w:rPr>
      </w:pPr>
      <w:r w:rsidRPr="00CC45D1">
        <w:rPr>
          <w:rFonts w:cstheme="minorHAnsi"/>
          <w:sz w:val="22"/>
          <w:szCs w:val="22"/>
        </w:rPr>
        <w:t xml:space="preserve">The performances of </w:t>
      </w:r>
      <w:proofErr w:type="spellStart"/>
      <w:r w:rsidRPr="00CC45D1">
        <w:rPr>
          <w:rFonts w:cstheme="minorHAnsi"/>
          <w:sz w:val="22"/>
          <w:szCs w:val="22"/>
        </w:rPr>
        <w:t>ALRo</w:t>
      </w:r>
      <w:proofErr w:type="spellEnd"/>
      <w:r w:rsidRPr="00CC45D1">
        <w:rPr>
          <w:rFonts w:cstheme="minorHAnsi"/>
          <w:sz w:val="22"/>
          <w:szCs w:val="22"/>
        </w:rPr>
        <w:t xml:space="preserve">, </w:t>
      </w:r>
      <w:proofErr w:type="spellStart"/>
      <w:r w:rsidRPr="00CC45D1">
        <w:rPr>
          <w:rFonts w:cstheme="minorHAnsi"/>
          <w:sz w:val="22"/>
          <w:szCs w:val="22"/>
        </w:rPr>
        <w:t>ALRr</w:t>
      </w:r>
      <w:proofErr w:type="spellEnd"/>
      <w:r w:rsidRPr="00CC45D1">
        <w:rPr>
          <w:rFonts w:cstheme="minorHAnsi"/>
          <w:sz w:val="22"/>
          <w:szCs w:val="22"/>
        </w:rPr>
        <w:t xml:space="preserve"> and CLR are higher than TSS and </w:t>
      </w:r>
      <w:proofErr w:type="spellStart"/>
      <w:r w:rsidRPr="00CC45D1">
        <w:rPr>
          <w:rFonts w:cstheme="minorHAnsi"/>
          <w:sz w:val="22"/>
          <w:szCs w:val="22"/>
        </w:rPr>
        <w:t>ALRw</w:t>
      </w:r>
      <w:proofErr w:type="spellEnd"/>
      <w:r w:rsidRPr="00CC45D1">
        <w:rPr>
          <w:rFonts w:cstheme="minorHAnsi"/>
          <w:sz w:val="22"/>
          <w:szCs w:val="22"/>
        </w:rPr>
        <w:t xml:space="preserve">, even when using holdout sets. </w:t>
      </w:r>
      <w:r w:rsidRPr="00CC45D1">
        <w:rPr>
          <w:rFonts w:cstheme="minorHAnsi"/>
          <w:i/>
          <w:iCs/>
          <w:sz w:val="22"/>
          <w:szCs w:val="22"/>
        </w:rPr>
        <w:t xml:space="preserve">CoDaCoRe </w:t>
      </w:r>
      <w:r w:rsidRPr="00CC45D1">
        <w:rPr>
          <w:rFonts w:cstheme="minorHAnsi"/>
          <w:sz w:val="22"/>
          <w:szCs w:val="22"/>
        </w:rPr>
        <w:t xml:space="preserve">doesn’t change its performance. </w:t>
      </w:r>
    </w:p>
    <w:p w14:paraId="7938DE2D" w14:textId="15B05CAF" w:rsidR="00925CBB" w:rsidRPr="00CC45D1" w:rsidRDefault="00925CBB" w:rsidP="008E27D7">
      <w:pPr>
        <w:spacing w:line="360" w:lineRule="auto"/>
        <w:jc w:val="both"/>
        <w:rPr>
          <w:rFonts w:cstheme="minorHAnsi"/>
          <w:sz w:val="22"/>
          <w:szCs w:val="22"/>
        </w:rPr>
      </w:pPr>
      <w:r w:rsidRPr="00CC45D1">
        <w:rPr>
          <w:rFonts w:cstheme="minorHAnsi"/>
          <w:sz w:val="22"/>
          <w:szCs w:val="22"/>
        </w:rPr>
        <w:br w:type="page"/>
      </w:r>
    </w:p>
    <w:p w14:paraId="29E074A0" w14:textId="68705B8C" w:rsidR="00925CBB" w:rsidRPr="000E138B" w:rsidRDefault="00153A18" w:rsidP="008E27D7">
      <w:pPr>
        <w:pStyle w:val="Heading2"/>
        <w:spacing w:line="360" w:lineRule="auto"/>
        <w:jc w:val="both"/>
        <w:rPr>
          <w:rFonts w:cstheme="minorHAnsi"/>
          <w:sz w:val="22"/>
          <w:szCs w:val="22"/>
        </w:rPr>
      </w:pPr>
      <w:bookmarkStart w:id="79" w:name="_Toc106540049"/>
      <w:r w:rsidRPr="000E138B">
        <w:rPr>
          <w:rFonts w:cstheme="minorHAnsi"/>
          <w:sz w:val="22"/>
          <w:szCs w:val="22"/>
        </w:rPr>
        <w:lastRenderedPageBreak/>
        <w:t xml:space="preserve">Influence of </w:t>
      </w:r>
      <w:r w:rsidR="008E0F20">
        <w:rPr>
          <w:rFonts w:cstheme="minorHAnsi"/>
          <w:sz w:val="22"/>
          <w:szCs w:val="22"/>
        </w:rPr>
        <w:t>number of Features</w:t>
      </w:r>
      <w:bookmarkEnd w:id="79"/>
    </w:p>
    <w:p w14:paraId="3F244F8E" w14:textId="2771614C" w:rsidR="00516DA6" w:rsidRDefault="008C4A18" w:rsidP="008E27D7">
      <w:pPr>
        <w:spacing w:line="360" w:lineRule="auto"/>
        <w:jc w:val="both"/>
        <w:rPr>
          <w:rFonts w:cstheme="minorHAnsi"/>
          <w:sz w:val="22"/>
          <w:szCs w:val="22"/>
        </w:rPr>
      </w:pPr>
      <w:r w:rsidRPr="00CC45D1">
        <w:rPr>
          <w:rFonts w:cstheme="minorHAnsi"/>
          <w:sz w:val="22"/>
          <w:szCs w:val="22"/>
        </w:rPr>
        <w:t xml:space="preserve">As mentioned in the introduction, the </w:t>
      </w:r>
      <w:r w:rsidR="007A585A">
        <w:rPr>
          <w:rFonts w:cstheme="minorHAnsi"/>
          <w:sz w:val="22"/>
          <w:szCs w:val="22"/>
        </w:rPr>
        <w:t xml:space="preserve">high </w:t>
      </w:r>
      <w:r w:rsidRPr="00CC45D1">
        <w:rPr>
          <w:rFonts w:cstheme="minorHAnsi"/>
          <w:sz w:val="22"/>
          <w:szCs w:val="22"/>
        </w:rPr>
        <w:t xml:space="preserve">dimensionality and sparse nature of microbiome data is problematic for both Machine Learning models and log-ratio transformations. </w:t>
      </w:r>
      <w:r w:rsidR="00516DA6" w:rsidRPr="00CC45D1">
        <w:rPr>
          <w:rFonts w:cstheme="minorHAnsi"/>
          <w:sz w:val="22"/>
          <w:szCs w:val="22"/>
        </w:rPr>
        <w:t>A</w:t>
      </w:r>
      <w:r w:rsidR="008C74BB">
        <w:rPr>
          <w:rFonts w:cstheme="minorHAnsi"/>
          <w:sz w:val="22"/>
          <w:szCs w:val="22"/>
        </w:rPr>
        <w:t>s a</w:t>
      </w:r>
      <w:r w:rsidR="00516DA6" w:rsidRPr="00CC45D1">
        <w:rPr>
          <w:rFonts w:cstheme="minorHAnsi"/>
          <w:sz w:val="22"/>
          <w:szCs w:val="22"/>
        </w:rPr>
        <w:t xml:space="preserve"> common technique to reduce the runtime for pre-processing and zeroes contained in the microbiome data, a</w:t>
      </w:r>
      <w:r w:rsidR="009272F6">
        <w:rPr>
          <w:rFonts w:cstheme="minorHAnsi"/>
          <w:sz w:val="22"/>
          <w:szCs w:val="22"/>
        </w:rPr>
        <w:t xml:space="preserve"> prevalence </w:t>
      </w:r>
      <w:r w:rsidR="00516DA6" w:rsidRPr="00CC45D1">
        <w:rPr>
          <w:rFonts w:cstheme="minorHAnsi"/>
          <w:sz w:val="22"/>
          <w:szCs w:val="22"/>
        </w:rPr>
        <w:t xml:space="preserve">filter is </w:t>
      </w:r>
      <w:r w:rsidR="00D914D3" w:rsidRPr="00CC45D1">
        <w:rPr>
          <w:rFonts w:cstheme="minorHAnsi"/>
          <w:sz w:val="22"/>
          <w:szCs w:val="22"/>
        </w:rPr>
        <w:t>applied,</w:t>
      </w:r>
      <w:r w:rsidR="00516DA6" w:rsidRPr="00CC45D1">
        <w:rPr>
          <w:rFonts w:cstheme="minorHAnsi"/>
          <w:sz w:val="22"/>
          <w:szCs w:val="22"/>
        </w:rPr>
        <w:t xml:space="preserve"> or the features are selected via ordination techniques </w:t>
      </w:r>
      <w:sdt>
        <w:sdtPr>
          <w:rPr>
            <w:rFonts w:cstheme="minorHAnsi"/>
            <w:sz w:val="22"/>
            <w:szCs w:val="22"/>
          </w:rPr>
          <w:alias w:val="To edit, see citavi.com/edit"/>
          <w:tag w:val="CitaviPlaceholder#ab0204fe-8cc0-48e2-ba8b-9e7324a2ea36"/>
          <w:id w:val="198060588"/>
          <w:placeholder>
            <w:docPart w:val="DefaultPlaceholder_-1854013440"/>
          </w:placeholder>
        </w:sdtPr>
        <w:sdtEndPr/>
        <w:sdtContent>
          <w:r w:rsidR="00A30821">
            <w:rPr>
              <w:rFonts w:cstheme="minorHAnsi"/>
              <w:sz w:val="22"/>
              <w:szCs w:val="22"/>
            </w:rPr>
            <w:fldChar w:fldCharType="begin"/>
          </w:r>
          <w:r w:rsidR="00A3082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jJmYjc2LWIwMTUtNDY2NS04NjNjLThjZTc1YTBhZmE4Z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FhZjBiNjMxLTU3MmMtNDBkZC04NjBhLWY0YTQ1MDI3YjJhYSIsIlJhbmdlU3RhcnQiOjE5LCJSYW5nZUxlbmd0aCI6MjcsIlJlZmVyZW5jZUlkIjoiMTUyYzQzNDctMTllYi00MDYyLWEyNDItZmFhYTU2ZjkzMzBm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Iz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yNC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yNS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jY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yNy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pZCI6IjM3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}</w:instrText>
          </w:r>
          <w:r w:rsidR="00A30821">
            <w:rPr>
              <w:rFonts w:cstheme="minorHAnsi"/>
              <w:sz w:val="22"/>
              <w:szCs w:val="22"/>
            </w:rPr>
            <w:fldChar w:fldCharType="separate"/>
          </w:r>
          <w:r w:rsidR="00A30821">
            <w:rPr>
              <w:rFonts w:cstheme="minorHAnsi"/>
              <w:sz w:val="22"/>
              <w:szCs w:val="22"/>
            </w:rPr>
            <w:t>(Jasner et al. 2021; Rivera-Pinto et al. 2018)</w:t>
          </w:r>
          <w:r w:rsidR="00A30821">
            <w:rPr>
              <w:rFonts w:cstheme="minorHAnsi"/>
              <w:sz w:val="22"/>
              <w:szCs w:val="22"/>
            </w:rPr>
            <w:fldChar w:fldCharType="end"/>
          </w:r>
        </w:sdtContent>
      </w:sdt>
      <w:r w:rsidR="00516DA6" w:rsidRPr="00CC45D1">
        <w:rPr>
          <w:rFonts w:cstheme="minorHAnsi"/>
          <w:sz w:val="22"/>
          <w:szCs w:val="22"/>
        </w:rPr>
        <w:t xml:space="preserve">. </w:t>
      </w:r>
    </w:p>
    <w:p w14:paraId="2C822B25" w14:textId="3BC97713" w:rsidR="00BB7B69" w:rsidRPr="00CC45D1" w:rsidRDefault="00BB7B69" w:rsidP="008E27D7">
      <w:pPr>
        <w:spacing w:line="360" w:lineRule="auto"/>
        <w:jc w:val="both"/>
        <w:rPr>
          <w:rFonts w:cstheme="minorHAnsi"/>
          <w:sz w:val="22"/>
          <w:szCs w:val="22"/>
        </w:rPr>
      </w:pPr>
      <w:r>
        <w:rPr>
          <w:rFonts w:cstheme="minorHAnsi"/>
          <w:sz w:val="22"/>
          <w:szCs w:val="22"/>
        </w:rPr>
        <w:t>Applying prevalence filters for all three data sets leads to the following losses in the number of features:</w:t>
      </w:r>
      <w:r w:rsidRPr="00CC45D1">
        <w:rPr>
          <w:rFonts w:cstheme="minorHAnsi"/>
          <w:sz w:val="22"/>
          <w:szCs w:val="22"/>
        </w:rPr>
        <w:t xml:space="preserve"> 10% </w:t>
      </w:r>
      <w:r>
        <w:rPr>
          <w:rFonts w:cstheme="minorHAnsi"/>
          <w:sz w:val="22"/>
          <w:szCs w:val="22"/>
        </w:rPr>
        <w:t>prevalence</w:t>
      </w:r>
      <w:r w:rsidRPr="00CC45D1">
        <w:rPr>
          <w:rFonts w:cstheme="minorHAnsi"/>
          <w:sz w:val="22"/>
          <w:szCs w:val="22"/>
        </w:rPr>
        <w:t xml:space="preserve"> filters leave 650 features for CRC and 1154 features for PCOS. Respectively, for 50% </w:t>
      </w:r>
      <w:r w:rsidR="003E0F96">
        <w:rPr>
          <w:rFonts w:cstheme="minorHAnsi"/>
          <w:sz w:val="22"/>
          <w:szCs w:val="22"/>
        </w:rPr>
        <w:t>prevalence</w:t>
      </w:r>
      <w:r w:rsidRPr="00CC45D1">
        <w:rPr>
          <w:rFonts w:cstheme="minorHAnsi"/>
          <w:sz w:val="22"/>
          <w:szCs w:val="22"/>
        </w:rPr>
        <w:t xml:space="preserve"> filters CRC keeps 189 features and PCOS 120 features. Applying a 90% </w:t>
      </w:r>
      <w:r w:rsidR="00C23B5D">
        <w:rPr>
          <w:rFonts w:cstheme="minorHAnsi"/>
          <w:sz w:val="22"/>
          <w:szCs w:val="22"/>
        </w:rPr>
        <w:t>prevalence</w:t>
      </w:r>
      <w:r w:rsidRPr="00CC45D1">
        <w:rPr>
          <w:rFonts w:cstheme="minorHAnsi"/>
          <w:sz w:val="22"/>
          <w:szCs w:val="22"/>
        </w:rPr>
        <w:t xml:space="preserve"> filter on EstMB data set leaves 3062 features and applying 95% filtering leaves 2589 features. </w:t>
      </w:r>
      <w:r>
        <w:rPr>
          <w:rFonts w:cstheme="minorHAnsi"/>
          <w:sz w:val="22"/>
          <w:szCs w:val="22"/>
        </w:rPr>
        <w:t xml:space="preserve">Consequently, </w:t>
      </w:r>
      <w:r w:rsidRPr="00CC45D1">
        <w:rPr>
          <w:rFonts w:cstheme="minorHAnsi"/>
          <w:sz w:val="22"/>
          <w:szCs w:val="22"/>
        </w:rPr>
        <w:t xml:space="preserve">10%/50% </w:t>
      </w:r>
      <w:r>
        <w:rPr>
          <w:rFonts w:cstheme="minorHAnsi"/>
          <w:sz w:val="22"/>
          <w:szCs w:val="22"/>
        </w:rPr>
        <w:t>prevalence</w:t>
      </w:r>
      <w:r w:rsidRPr="00CC45D1">
        <w:rPr>
          <w:rFonts w:cstheme="minorHAnsi"/>
          <w:sz w:val="22"/>
          <w:szCs w:val="22"/>
        </w:rPr>
        <w:t xml:space="preserve"> filters lead to a loss of over 90%/97% of features for CRC and over 98%/99% for PCOS, respectively. In EstMB the loss is only 83%85% for 90%/95% filtering, respectively. </w:t>
      </w:r>
    </w:p>
    <w:p w14:paraId="258EBBB3" w14:textId="06752343" w:rsidR="00925CBB" w:rsidRPr="00CC45D1" w:rsidRDefault="00A30821" w:rsidP="008E27D7">
      <w:pPr>
        <w:spacing w:line="360" w:lineRule="auto"/>
        <w:jc w:val="both"/>
        <w:rPr>
          <w:rFonts w:cstheme="minorHAnsi"/>
          <w:sz w:val="22"/>
          <w:szCs w:val="22"/>
        </w:rPr>
      </w:pPr>
      <w:r>
        <w:rPr>
          <w:rFonts w:cstheme="minorHAnsi"/>
          <w:sz w:val="22"/>
          <w:szCs w:val="22"/>
        </w:rPr>
        <w:t>It</w:t>
      </w:r>
      <w:r w:rsidR="00516DA6" w:rsidRPr="00CC45D1">
        <w:rPr>
          <w:rFonts w:cstheme="minorHAnsi"/>
          <w:sz w:val="22"/>
          <w:szCs w:val="22"/>
        </w:rPr>
        <w:t xml:space="preserve"> would be of great advantage if the number of features could be reduced even further, with Machine Learning performances staying stable. </w:t>
      </w:r>
      <w:r w:rsidR="00071509" w:rsidRPr="00CC45D1">
        <w:rPr>
          <w:rFonts w:cstheme="minorHAnsi"/>
          <w:sz w:val="22"/>
          <w:szCs w:val="22"/>
        </w:rPr>
        <w:t xml:space="preserve">Therefore, the following test will assess how </w:t>
      </w:r>
      <w:r>
        <w:rPr>
          <w:rFonts w:cstheme="minorHAnsi"/>
          <w:sz w:val="22"/>
          <w:szCs w:val="22"/>
        </w:rPr>
        <w:t>M</w:t>
      </w:r>
      <w:r w:rsidR="00071509" w:rsidRPr="00CC45D1">
        <w:rPr>
          <w:rFonts w:cstheme="minorHAnsi"/>
          <w:sz w:val="22"/>
          <w:szCs w:val="22"/>
        </w:rPr>
        <w:t xml:space="preserve">achine </w:t>
      </w:r>
      <w:r>
        <w:rPr>
          <w:rFonts w:cstheme="minorHAnsi"/>
          <w:sz w:val="22"/>
          <w:szCs w:val="22"/>
        </w:rPr>
        <w:t>L</w:t>
      </w:r>
      <w:r w:rsidR="00071509" w:rsidRPr="00CC45D1">
        <w:rPr>
          <w:rFonts w:cstheme="minorHAnsi"/>
          <w:sz w:val="22"/>
          <w:szCs w:val="22"/>
        </w:rPr>
        <w:t xml:space="preserve">earning models perform if </w:t>
      </w:r>
      <w:r w:rsidR="000E138B">
        <w:rPr>
          <w:rFonts w:cstheme="minorHAnsi"/>
          <w:sz w:val="22"/>
          <w:szCs w:val="22"/>
        </w:rPr>
        <w:t>a</w:t>
      </w:r>
      <w:r w:rsidR="0087662B">
        <w:rPr>
          <w:rFonts w:cstheme="minorHAnsi"/>
          <w:sz w:val="22"/>
          <w:szCs w:val="22"/>
        </w:rPr>
        <w:t xml:space="preserve"> stricter </w:t>
      </w:r>
      <w:r w:rsidR="000E138B">
        <w:rPr>
          <w:rFonts w:cstheme="minorHAnsi"/>
          <w:sz w:val="22"/>
          <w:szCs w:val="22"/>
        </w:rPr>
        <w:t xml:space="preserve">prevalence </w:t>
      </w:r>
      <w:r w:rsidR="0068237B" w:rsidRPr="00CC45D1">
        <w:rPr>
          <w:rFonts w:cstheme="minorHAnsi"/>
          <w:sz w:val="22"/>
          <w:szCs w:val="22"/>
        </w:rPr>
        <w:t>filter is applied</w:t>
      </w:r>
      <w:r w:rsidR="004E7504" w:rsidRPr="00CC45D1">
        <w:rPr>
          <w:rFonts w:cstheme="minorHAnsi"/>
          <w:sz w:val="22"/>
          <w:szCs w:val="22"/>
        </w:rPr>
        <w:t xml:space="preserve">. Additionally, </w:t>
      </w:r>
      <w:r w:rsidR="004E7504" w:rsidRPr="00CC45D1">
        <w:rPr>
          <w:rFonts w:cstheme="minorHAnsi"/>
          <w:i/>
          <w:iCs/>
          <w:sz w:val="22"/>
          <w:szCs w:val="22"/>
        </w:rPr>
        <w:t>CoDaCoRe</w:t>
      </w:r>
      <w:r w:rsidR="004E7504" w:rsidRPr="00CC45D1">
        <w:rPr>
          <w:rFonts w:cstheme="minorHAnsi"/>
          <w:sz w:val="22"/>
          <w:szCs w:val="22"/>
        </w:rPr>
        <w:t xml:space="preserve"> performances will be </w:t>
      </w:r>
      <w:r w:rsidR="00B3070E" w:rsidRPr="00CC45D1">
        <w:rPr>
          <w:rFonts w:cstheme="minorHAnsi"/>
          <w:sz w:val="22"/>
          <w:szCs w:val="22"/>
        </w:rPr>
        <w:t xml:space="preserve">again compared to </w:t>
      </w:r>
      <w:r w:rsidR="00B3070E" w:rsidRPr="00CC45D1">
        <w:rPr>
          <w:rFonts w:cstheme="minorHAnsi"/>
          <w:i/>
          <w:iCs/>
          <w:sz w:val="22"/>
          <w:szCs w:val="22"/>
        </w:rPr>
        <w:t>glmnet</w:t>
      </w:r>
      <w:r w:rsidR="00B3070E" w:rsidRPr="00CC45D1">
        <w:rPr>
          <w:rFonts w:cstheme="minorHAnsi"/>
          <w:sz w:val="22"/>
          <w:szCs w:val="22"/>
        </w:rPr>
        <w:t>.</w:t>
      </w:r>
      <w:r w:rsidR="007673DC" w:rsidRPr="00CC45D1">
        <w:rPr>
          <w:rFonts w:cstheme="minorHAnsi"/>
          <w:sz w:val="22"/>
          <w:szCs w:val="22"/>
        </w:rPr>
        <w:t xml:space="preserve"> </w:t>
      </w:r>
    </w:p>
    <w:p w14:paraId="6F5237A5" w14:textId="3E7647C6" w:rsidR="00F51FE9" w:rsidRPr="00CC45D1" w:rsidRDefault="003F5BDF" w:rsidP="008E27D7">
      <w:pPr>
        <w:keepNext/>
        <w:spacing w:line="360" w:lineRule="auto"/>
        <w:jc w:val="both"/>
        <w:rPr>
          <w:rFonts w:cstheme="minorHAnsi"/>
        </w:rPr>
      </w:pPr>
      <w:commentRangeStart w:id="80"/>
      <w:r w:rsidRPr="00CC45D1">
        <w:rPr>
          <w:rFonts w:cstheme="minorHAnsi"/>
          <w:noProof/>
        </w:rPr>
        <w:lastRenderedPageBreak/>
        <w:drawing>
          <wp:inline distT="0" distB="0" distL="0" distR="0" wp14:anchorId="00DFE3E2" wp14:editId="78BE8262">
            <wp:extent cx="5999269" cy="4004839"/>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9896" cy="4018609"/>
                    </a:xfrm>
                    <a:prstGeom prst="rect">
                      <a:avLst/>
                    </a:prstGeom>
                    <a:noFill/>
                  </pic:spPr>
                </pic:pic>
              </a:graphicData>
            </a:graphic>
          </wp:inline>
        </w:drawing>
      </w:r>
      <w:commentRangeEnd w:id="80"/>
      <w:r w:rsidR="00421BEE">
        <w:rPr>
          <w:rStyle w:val="CommentReference"/>
        </w:rPr>
        <w:commentReference w:id="80"/>
      </w:r>
    </w:p>
    <w:p w14:paraId="5B4BD5F0" w14:textId="5D6909E3" w:rsidR="00172B54" w:rsidRPr="00CC45D1" w:rsidRDefault="00F51FE9"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9</w:t>
      </w:r>
      <w:r w:rsidR="009624E3" w:rsidRPr="00CC45D1">
        <w:rPr>
          <w:rFonts w:cstheme="minorHAnsi"/>
          <w:noProof/>
        </w:rPr>
        <w:fldChar w:fldCharType="end"/>
      </w:r>
      <w:r w:rsidRPr="00CC45D1">
        <w:rPr>
          <w:rFonts w:cstheme="minorHAnsi"/>
        </w:rPr>
        <w:t>: Influence of Data set size</w:t>
      </w:r>
    </w:p>
    <w:p w14:paraId="316D7389" w14:textId="315AB397" w:rsidR="00A30821" w:rsidRDefault="00A30821" w:rsidP="008E27D7">
      <w:pPr>
        <w:pStyle w:val="Caption"/>
        <w:spacing w:line="360" w:lineRule="auto"/>
        <w:jc w:val="both"/>
        <w:rPr>
          <w:rFonts w:cstheme="minorHAnsi"/>
        </w:rPr>
      </w:pPr>
      <w:r w:rsidRPr="00CC45D1">
        <w:rPr>
          <w:rFonts w:cstheme="minorHAnsi"/>
        </w:rPr>
        <w:t>A contains data from PCOS data set predicting PCOS phenotype. B contains data from CRC data set predicting CRC phenotype. C and D both contain data from EstMB data set, with C predicting for hypertensive heart disease (HHD) and D for diabetes type 2 (DT2).</w:t>
      </w:r>
      <w:r>
        <w:rPr>
          <w:rFonts w:cstheme="minorHAnsi"/>
        </w:rPr>
        <w:t xml:space="preserve"> For CRC and PCOS Machine Learning performances with 10% abundance filters were compared to 50% abundance filters. For EstMB 90% abundance filters were compared to 95% abundance filters.</w:t>
      </w:r>
    </w:p>
    <w:p w14:paraId="490B337E" w14:textId="7241BFFA" w:rsidR="003F5BDF" w:rsidRPr="00D22D3E" w:rsidRDefault="003F5BDF" w:rsidP="008E27D7">
      <w:pPr>
        <w:pStyle w:val="Caption"/>
        <w:spacing w:line="360" w:lineRule="auto"/>
        <w:jc w:val="both"/>
        <w:rPr>
          <w:rFonts w:cstheme="minorHAnsi"/>
        </w:rPr>
      </w:pPr>
      <w:r w:rsidRPr="00CC45D1">
        <w:rPr>
          <w:rFonts w:cstheme="minorHAnsi"/>
        </w:rPr>
        <w:t xml:space="preserve">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w:t>
      </w:r>
      <w:proofErr w:type="spellStart"/>
      <w:r w:rsidRPr="00CC45D1">
        <w:rPr>
          <w:rFonts w:cstheme="minorHAnsi"/>
        </w:rPr>
        <w:t>svmRadial</w:t>
      </w:r>
      <w:proofErr w:type="spellEnd"/>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worst and random). </w:t>
      </w:r>
      <w:r w:rsidR="00D22D3E">
        <w:rPr>
          <w:rFonts w:cstheme="minorHAnsi"/>
          <w:i/>
          <w:iCs/>
        </w:rPr>
        <w:t>Glmnet</w:t>
      </w:r>
      <w:r w:rsidR="00D22D3E">
        <w:rPr>
          <w:rFonts w:cstheme="minorHAnsi"/>
        </w:rPr>
        <w:t xml:space="preserve"> has been used for all models.</w:t>
      </w:r>
    </w:p>
    <w:p w14:paraId="1A6D4D04" w14:textId="079C4C59" w:rsidR="00306CBD" w:rsidRPr="00CC45D1" w:rsidRDefault="00A30821" w:rsidP="008E27D7">
      <w:pPr>
        <w:spacing w:line="360" w:lineRule="auto"/>
        <w:jc w:val="both"/>
        <w:rPr>
          <w:rFonts w:cstheme="minorHAnsi"/>
          <w:sz w:val="22"/>
          <w:szCs w:val="22"/>
        </w:rPr>
      </w:pPr>
      <w:r>
        <w:rPr>
          <w:rFonts w:cstheme="minorHAnsi"/>
          <w:sz w:val="22"/>
          <w:szCs w:val="22"/>
        </w:rPr>
        <w:t>T</w:t>
      </w:r>
      <w:r w:rsidR="00306CBD" w:rsidRPr="00CC45D1">
        <w:rPr>
          <w:rFonts w:cstheme="minorHAnsi"/>
          <w:sz w:val="22"/>
          <w:szCs w:val="22"/>
        </w:rPr>
        <w:t xml:space="preserve">he results for 10% </w:t>
      </w:r>
      <w:r w:rsidR="007A585A">
        <w:rPr>
          <w:rFonts w:cstheme="minorHAnsi"/>
          <w:sz w:val="22"/>
          <w:szCs w:val="22"/>
        </w:rPr>
        <w:t>prevalence</w:t>
      </w:r>
      <w:r w:rsidR="00306CBD" w:rsidRPr="00CC45D1">
        <w:rPr>
          <w:rFonts w:cstheme="minorHAnsi"/>
          <w:sz w:val="22"/>
          <w:szCs w:val="22"/>
        </w:rPr>
        <w:t xml:space="preserve"> filters were not repeated and the description for the results can be read in section </w:t>
      </w:r>
      <w:r w:rsidR="00EF2B5A">
        <w:rPr>
          <w:rFonts w:cstheme="minorHAnsi"/>
          <w:sz w:val="22"/>
          <w:szCs w:val="22"/>
        </w:rPr>
        <w:t>5.2, as the non-leaky pipeline has been applied.</w:t>
      </w:r>
    </w:p>
    <w:p w14:paraId="3DDA3723" w14:textId="5008163C" w:rsidR="007673DC" w:rsidRPr="00CC45D1" w:rsidRDefault="007673DC" w:rsidP="008E27D7">
      <w:pPr>
        <w:spacing w:line="360" w:lineRule="auto"/>
        <w:jc w:val="both"/>
        <w:rPr>
          <w:rFonts w:cstheme="minorHAnsi"/>
          <w:sz w:val="22"/>
          <w:szCs w:val="22"/>
        </w:rPr>
      </w:pPr>
      <w:r w:rsidRPr="00CC45D1">
        <w:rPr>
          <w:rFonts w:cstheme="minorHAnsi"/>
          <w:sz w:val="22"/>
          <w:szCs w:val="22"/>
        </w:rPr>
        <w:t xml:space="preserve">Reducing the number of features has visible impacts on smaller data sets (Fig.9A and B). For PCOS, </w:t>
      </w:r>
      <w:r w:rsidRPr="00CC45D1">
        <w:rPr>
          <w:rFonts w:cstheme="minorHAnsi"/>
          <w:i/>
          <w:iCs/>
          <w:sz w:val="22"/>
          <w:szCs w:val="22"/>
        </w:rPr>
        <w:t>glmnet</w:t>
      </w:r>
      <w:r w:rsidRPr="00CC45D1">
        <w:rPr>
          <w:rFonts w:cstheme="minorHAnsi"/>
          <w:sz w:val="22"/>
          <w:szCs w:val="22"/>
        </w:rPr>
        <w:t xml:space="preserve"> is overfitting the data more pronounced compared to 10% filtered data sets and in CRC, the decrease in performance is clearly visible (Fig.9B), accompanied by heavier overfitting. </w:t>
      </w:r>
      <w:r w:rsidR="00D21625">
        <w:rPr>
          <w:rFonts w:cstheme="minorHAnsi"/>
          <w:sz w:val="22"/>
          <w:szCs w:val="22"/>
        </w:rPr>
        <w:t>T</w:t>
      </w:r>
      <w:r w:rsidRPr="00CC45D1">
        <w:rPr>
          <w:rFonts w:cstheme="minorHAnsi"/>
          <w:sz w:val="22"/>
          <w:szCs w:val="22"/>
        </w:rPr>
        <w:t xml:space="preserve">he impact on bigger data sets is smaller, however. In Fig.9C a 95% </w:t>
      </w:r>
      <w:r w:rsidR="007A585A">
        <w:rPr>
          <w:rFonts w:cstheme="minorHAnsi"/>
          <w:sz w:val="22"/>
          <w:szCs w:val="22"/>
        </w:rPr>
        <w:t>prevalence</w:t>
      </w:r>
      <w:r w:rsidRPr="00CC45D1">
        <w:rPr>
          <w:rFonts w:cstheme="minorHAnsi"/>
          <w:sz w:val="22"/>
          <w:szCs w:val="22"/>
        </w:rPr>
        <w:t xml:space="preserve"> filter leads to less </w:t>
      </w:r>
      <w:r w:rsidRPr="00CC45D1">
        <w:rPr>
          <w:rFonts w:cstheme="minorHAnsi"/>
          <w:sz w:val="22"/>
          <w:szCs w:val="22"/>
        </w:rPr>
        <w:lastRenderedPageBreak/>
        <w:t xml:space="preserve">distance between test and training performances compared to 90% filtering, whereas these distances increase slightly in Fig.9D. </w:t>
      </w:r>
      <w:r w:rsidR="00BE78BC" w:rsidRPr="00CC45D1">
        <w:rPr>
          <w:rFonts w:cstheme="minorHAnsi"/>
          <w:sz w:val="22"/>
          <w:szCs w:val="22"/>
        </w:rPr>
        <w:t>In general</w:t>
      </w:r>
      <w:r w:rsidR="007A585A">
        <w:rPr>
          <w:rFonts w:cstheme="minorHAnsi"/>
          <w:sz w:val="22"/>
          <w:szCs w:val="22"/>
        </w:rPr>
        <w:t xml:space="preserve">, </w:t>
      </w:r>
      <w:r w:rsidR="00BE78BC" w:rsidRPr="00CC45D1">
        <w:rPr>
          <w:rFonts w:cstheme="minorHAnsi"/>
          <w:sz w:val="22"/>
          <w:szCs w:val="22"/>
        </w:rPr>
        <w:t xml:space="preserve">though the performances are very similar. </w:t>
      </w:r>
    </w:p>
    <w:p w14:paraId="320F2692" w14:textId="0A73D09C" w:rsidR="00BB7B69" w:rsidRDefault="00BE78BC" w:rsidP="008E27D7">
      <w:pPr>
        <w:spacing w:line="360" w:lineRule="auto"/>
        <w:jc w:val="both"/>
        <w:rPr>
          <w:rFonts w:cstheme="minorHAnsi"/>
          <w:sz w:val="22"/>
          <w:szCs w:val="22"/>
        </w:rPr>
      </w:pPr>
      <w:r w:rsidRPr="00CC45D1">
        <w:rPr>
          <w:rFonts w:cstheme="minorHAnsi"/>
          <w:sz w:val="22"/>
          <w:szCs w:val="22"/>
        </w:rPr>
        <w:t xml:space="preserve">Again, although the performances in CRC (Fig.9B) are decreasing, the impact of log-ratio transformations are still visible. </w:t>
      </w:r>
      <w:r w:rsidR="007A585A">
        <w:rPr>
          <w:rFonts w:cstheme="minorHAnsi"/>
          <w:sz w:val="22"/>
          <w:szCs w:val="22"/>
        </w:rPr>
        <w:t xml:space="preserve">Machine Learning performances of </w:t>
      </w:r>
      <w:proofErr w:type="spellStart"/>
      <w:r w:rsidRPr="00CC45D1">
        <w:rPr>
          <w:rFonts w:cstheme="minorHAnsi"/>
          <w:sz w:val="22"/>
          <w:szCs w:val="22"/>
        </w:rPr>
        <w:t>ALRw</w:t>
      </w:r>
      <w:proofErr w:type="spellEnd"/>
      <w:r w:rsidR="007A585A">
        <w:rPr>
          <w:rFonts w:cstheme="minorHAnsi"/>
          <w:sz w:val="22"/>
          <w:szCs w:val="22"/>
        </w:rPr>
        <w:t>-transformed</w:t>
      </w:r>
      <w:r w:rsidRPr="00CC45D1">
        <w:rPr>
          <w:rFonts w:cstheme="minorHAnsi"/>
          <w:sz w:val="22"/>
          <w:szCs w:val="22"/>
        </w:rPr>
        <w:t xml:space="preserve"> and TSS</w:t>
      </w:r>
      <w:r w:rsidR="007A585A">
        <w:rPr>
          <w:rFonts w:cstheme="minorHAnsi"/>
          <w:sz w:val="22"/>
          <w:szCs w:val="22"/>
        </w:rPr>
        <w:t xml:space="preserve">-normalized </w:t>
      </w:r>
      <w:r w:rsidRPr="00CC45D1">
        <w:rPr>
          <w:rFonts w:cstheme="minorHAnsi"/>
          <w:sz w:val="22"/>
          <w:szCs w:val="22"/>
        </w:rPr>
        <w:t xml:space="preserve">still perform worse compared to </w:t>
      </w:r>
      <w:proofErr w:type="spellStart"/>
      <w:r w:rsidRPr="00CC45D1">
        <w:rPr>
          <w:rFonts w:cstheme="minorHAnsi"/>
          <w:sz w:val="22"/>
          <w:szCs w:val="22"/>
        </w:rPr>
        <w:t>ALRo</w:t>
      </w:r>
      <w:proofErr w:type="spellEnd"/>
      <w:r w:rsidRPr="00CC45D1">
        <w:rPr>
          <w:rFonts w:cstheme="minorHAnsi"/>
          <w:sz w:val="22"/>
          <w:szCs w:val="22"/>
        </w:rPr>
        <w:t xml:space="preserve">, </w:t>
      </w:r>
      <w:proofErr w:type="spellStart"/>
      <w:r w:rsidRPr="00CC45D1">
        <w:rPr>
          <w:rFonts w:cstheme="minorHAnsi"/>
          <w:sz w:val="22"/>
          <w:szCs w:val="22"/>
        </w:rPr>
        <w:t>ALRr</w:t>
      </w:r>
      <w:proofErr w:type="spellEnd"/>
      <w:r w:rsidRPr="00CC45D1">
        <w:rPr>
          <w:rFonts w:cstheme="minorHAnsi"/>
          <w:sz w:val="22"/>
          <w:szCs w:val="22"/>
        </w:rPr>
        <w:t xml:space="preserve"> and CLR. Especially the latter is also very stable in EstMB data sets.</w:t>
      </w:r>
      <w:r w:rsidR="00BB7B69">
        <w:rPr>
          <w:rFonts w:cstheme="minorHAnsi"/>
          <w:sz w:val="22"/>
          <w:szCs w:val="22"/>
        </w:rPr>
        <w:t xml:space="preserve"> </w:t>
      </w:r>
      <w:r w:rsidRPr="00CC45D1">
        <w:rPr>
          <w:rFonts w:cstheme="minorHAnsi"/>
          <w:sz w:val="22"/>
          <w:szCs w:val="22"/>
        </w:rPr>
        <w:t xml:space="preserve">The performances of </w:t>
      </w:r>
      <w:r w:rsidRPr="00CC45D1">
        <w:rPr>
          <w:rFonts w:cstheme="minorHAnsi"/>
          <w:i/>
          <w:iCs/>
          <w:sz w:val="22"/>
          <w:szCs w:val="22"/>
        </w:rPr>
        <w:t xml:space="preserve">CoDaCoRe </w:t>
      </w:r>
      <w:r w:rsidRPr="00CC45D1">
        <w:rPr>
          <w:rFonts w:cstheme="minorHAnsi"/>
          <w:sz w:val="22"/>
          <w:szCs w:val="22"/>
        </w:rPr>
        <w:t>are not heavily affected, only in CRC do they decrease with a decrease in features.</w:t>
      </w:r>
    </w:p>
    <w:p w14:paraId="50982C0F" w14:textId="77777777" w:rsidR="00D21625" w:rsidRPr="00CC45D1" w:rsidRDefault="00D21625" w:rsidP="008E27D7">
      <w:pPr>
        <w:spacing w:line="360" w:lineRule="auto"/>
        <w:jc w:val="both"/>
        <w:rPr>
          <w:rFonts w:cstheme="minorHAnsi"/>
          <w:sz w:val="22"/>
          <w:szCs w:val="22"/>
        </w:rPr>
      </w:pPr>
    </w:p>
    <w:p w14:paraId="0EBDBC7E" w14:textId="17EA20CC" w:rsidR="001F12B0" w:rsidRDefault="001F12B0">
      <w:pPr>
        <w:rPr>
          <w:rFonts w:cstheme="minorHAnsi"/>
          <w:sz w:val="22"/>
          <w:szCs w:val="22"/>
        </w:rPr>
      </w:pPr>
      <w:r>
        <w:rPr>
          <w:rFonts w:cstheme="minorHAnsi"/>
          <w:sz w:val="22"/>
          <w:szCs w:val="22"/>
        </w:rPr>
        <w:br w:type="page"/>
      </w:r>
    </w:p>
    <w:p w14:paraId="37D5912C" w14:textId="6DA4AF74" w:rsidR="009F4DA7" w:rsidRPr="00CC45D1" w:rsidRDefault="009F4DA7" w:rsidP="008E27D7">
      <w:pPr>
        <w:pStyle w:val="Heading1"/>
        <w:spacing w:line="360" w:lineRule="auto"/>
        <w:jc w:val="both"/>
        <w:rPr>
          <w:rFonts w:cstheme="minorHAnsi"/>
        </w:rPr>
      </w:pPr>
      <w:bookmarkStart w:id="81" w:name="_Toc106540050"/>
      <w:r w:rsidRPr="00CC45D1">
        <w:rPr>
          <w:rFonts w:cstheme="minorHAnsi"/>
        </w:rPr>
        <w:lastRenderedPageBreak/>
        <w:t>Discussion</w:t>
      </w:r>
      <w:bookmarkEnd w:id="81"/>
    </w:p>
    <w:p w14:paraId="74AB7276" w14:textId="3E8100D8" w:rsidR="00451B34" w:rsidRPr="00CC45D1" w:rsidRDefault="000837B7" w:rsidP="008E27D7">
      <w:pPr>
        <w:spacing w:line="360" w:lineRule="auto"/>
        <w:jc w:val="both"/>
        <w:rPr>
          <w:rFonts w:cstheme="minorHAnsi"/>
          <w:sz w:val="22"/>
          <w:szCs w:val="22"/>
        </w:rPr>
      </w:pPr>
      <w:r w:rsidRPr="00CC45D1">
        <w:rPr>
          <w:rFonts w:cstheme="minorHAnsi"/>
          <w:sz w:val="22"/>
          <w:szCs w:val="22"/>
        </w:rPr>
        <w:t>The goal of this</w:t>
      </w:r>
      <w:r w:rsidR="00551106">
        <w:rPr>
          <w:rFonts w:cstheme="minorHAnsi"/>
          <w:sz w:val="22"/>
          <w:szCs w:val="22"/>
        </w:rPr>
        <w:t xml:space="preserve"> thesis</w:t>
      </w:r>
      <w:r w:rsidRPr="00CC45D1">
        <w:rPr>
          <w:rFonts w:cstheme="minorHAnsi"/>
          <w:sz w:val="22"/>
          <w:szCs w:val="22"/>
        </w:rPr>
        <w:t xml:space="preserve"> was to assess the influence of log-ratio transformations on Machine Learning performances, specifically in the context of microbiome data. Additionally, it has been tried to assess if some blocks in the Machine Learning pipeline are more affected by the addition of log-ratio transformation. </w:t>
      </w:r>
    </w:p>
    <w:p w14:paraId="3D8C5284" w14:textId="62C8B1A7" w:rsidR="00010C53" w:rsidRPr="00A162AB" w:rsidRDefault="00010C53" w:rsidP="008E27D7">
      <w:pPr>
        <w:pStyle w:val="Heading2"/>
        <w:spacing w:line="360" w:lineRule="auto"/>
        <w:jc w:val="both"/>
        <w:rPr>
          <w:rFonts w:cstheme="minorHAnsi"/>
          <w:sz w:val="22"/>
          <w:szCs w:val="22"/>
        </w:rPr>
      </w:pPr>
      <w:bookmarkStart w:id="82" w:name="_Toc106540051"/>
      <w:r w:rsidRPr="00A162AB">
        <w:rPr>
          <w:rFonts w:cstheme="minorHAnsi"/>
          <w:sz w:val="22"/>
          <w:szCs w:val="22"/>
        </w:rPr>
        <w:t>Log-ratio Transformations</w:t>
      </w:r>
      <w:r w:rsidR="00587228">
        <w:rPr>
          <w:rFonts w:cstheme="minorHAnsi"/>
          <w:sz w:val="22"/>
          <w:szCs w:val="22"/>
        </w:rPr>
        <w:t xml:space="preserve"> or CoDaCoRe?</w:t>
      </w:r>
      <w:bookmarkEnd w:id="82"/>
    </w:p>
    <w:p w14:paraId="7525E166" w14:textId="1DC081DE" w:rsidR="00D86395" w:rsidRPr="00CC45D1" w:rsidRDefault="00245796"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Overall, it can be stated that log-ratio transformation indeed </w:t>
      </w:r>
      <w:r w:rsidR="00424081" w:rsidRPr="00CC45D1">
        <w:rPr>
          <w:rFonts w:cstheme="minorHAnsi"/>
          <w:sz w:val="22"/>
          <w:szCs w:val="22"/>
        </w:rPr>
        <w:t>increases</w:t>
      </w:r>
      <w:r w:rsidR="000837B7" w:rsidRPr="00CC45D1">
        <w:rPr>
          <w:rFonts w:cstheme="minorHAnsi"/>
          <w:sz w:val="22"/>
          <w:szCs w:val="22"/>
        </w:rPr>
        <w:t xml:space="preserve"> M</w:t>
      </w:r>
      <w:r w:rsidRPr="00CC45D1">
        <w:rPr>
          <w:rFonts w:cstheme="minorHAnsi"/>
          <w:sz w:val="22"/>
          <w:szCs w:val="22"/>
        </w:rPr>
        <w:t xml:space="preserve">achine </w:t>
      </w:r>
      <w:r w:rsidR="000837B7" w:rsidRPr="00CC45D1">
        <w:rPr>
          <w:rFonts w:cstheme="minorHAnsi"/>
          <w:sz w:val="22"/>
          <w:szCs w:val="22"/>
        </w:rPr>
        <w:t>L</w:t>
      </w:r>
      <w:r w:rsidRPr="00CC45D1">
        <w:rPr>
          <w:rFonts w:cstheme="minorHAnsi"/>
          <w:sz w:val="22"/>
          <w:szCs w:val="22"/>
        </w:rPr>
        <w:t>earning performances</w:t>
      </w:r>
      <w:r w:rsidR="000837B7" w:rsidRPr="00CC45D1">
        <w:rPr>
          <w:rFonts w:cstheme="minorHAnsi"/>
          <w:sz w:val="22"/>
          <w:szCs w:val="22"/>
        </w:rPr>
        <w:t xml:space="preserve">, compared to standard normalization. These results are backed by several other studies, which showed similar results and recommended the use of </w:t>
      </w:r>
      <w:r w:rsidR="00424081" w:rsidRPr="00CC45D1">
        <w:rPr>
          <w:rFonts w:cstheme="minorHAnsi"/>
          <w:sz w:val="22"/>
          <w:szCs w:val="22"/>
        </w:rPr>
        <w:t xml:space="preserve">log- or log-ratio </w:t>
      </w:r>
      <w:r w:rsidR="000837B7" w:rsidRPr="00CC45D1">
        <w:rPr>
          <w:rFonts w:cstheme="minorHAnsi"/>
          <w:sz w:val="22"/>
          <w:szCs w:val="22"/>
        </w:rPr>
        <w:t xml:space="preserve">transformation </w:t>
      </w:r>
      <w:r w:rsidRPr="00CC45D1">
        <w:rPr>
          <w:rFonts w:cstheme="minorHAnsi"/>
          <w:sz w:val="22"/>
          <w:szCs w:val="22"/>
        </w:rPr>
        <w:t xml:space="preserve"> </w:t>
      </w:r>
      <w:sdt>
        <w:sdtPr>
          <w:rPr>
            <w:rFonts w:cstheme="minorHAnsi"/>
            <w:sz w:val="22"/>
            <w:szCs w:val="22"/>
          </w:rPr>
          <w:alias w:val="To edit, see citavi.com/edit"/>
          <w:tag w:val="CitaviPlaceholder#e6a8709e-20d2-43d7-a272-ae37de6875c6"/>
          <w:id w:val="1653100952"/>
          <w:placeholder>
            <w:docPart w:val="E20805DE02E040AFA8EF62D8C4A4B1E0"/>
          </w:placeholder>
        </w:sdtPr>
        <w:sdtEndPr/>
        <w:sdtContent>
          <w:r w:rsidR="004D3471"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2VDA5OjQ2OjE3IiwiUHJvamVjdCI6eyIkcmVmIjoiNSJ9fSwiVXNlTnVtYmVyaW5nVHlwZU9mUGFyZW50RG9jdW1lbnQiOmZhbHNlfSx7IiRpZCI6IjE3IiwiJHR5cGUiOiJTd2lzc0FjYWRlbWljLkNpdGF2aS5DaXRhdGlvbnMuV29yZFBsYWNlaG9sZGVyRW50cnksIFN3aXNzQWNhZGVtaWMuQ2l0YXZpIiwiSWQiOiJmODI3N2VmYi1mYWUyLTRlNDUtOWZiZS0xOTgwNGNhZjE1NzAiLCJSYW5nZVN0YXJ0IjoxOSwiUmFuZ2VMZW5ndGgiOjIwLCJSZWZlcmVuY2VJZCI6IjU0YzU1ODI1LWUyNzQtNDdiOC05M2Y2LWRmNTM5ZDFjMGQ3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zNDIyMDgyMyIsIlVyaVN0cmluZyI6Imh0dHA6Ly93d3cubmNiaS5ubG0ubmloLmdvdi9wdWJtZWQvMzQyMjA4Mj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NDoyMDowMCIsIk1vZGlmaWVkQnkiOiJfSmVubmlmZXIgTmV1bWFpZXIiLCJJZCI6IjFjZDhlMjMwLTE1NWQtNDgyOC1iOTFlLTJhODk3ODk3NDkyZiIsIk1vZGlmaWVkT24iOiIyMDIyLTA1LTMxVDE0OjIwOjAw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UE1DODI1MDEzOSIsIlVyaVN0cmluZyI6Imh0dHBzOi8vd3d3Lm5jYmkubmxtLm5paC5nb3YvcG1jL2FydGljbGVzL1BNQzgyNTAxMzk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S0zMVQxNDoyMDowMCIsIk1vZGlmaWVkQnkiOiJfSmVubmlmZXIgTmV1bWFpZXIiLCJJZCI6ImNkNWVjYjFmLTFkY2YtNGU0NC1iNDM1LTk5NjU1NGI3NTgwNiIsIk1vZGlmaWVkT24iOiIyMDIyLTA1LTMxVDE0OjIwOjAw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zM4OS9maW1tdS4yMDIxLjY3Nzg3MCIsIlVyaVN0cmluZyI6Imh0dHBzOi8vZG9pLm9yZy8xMC4zMzg5L2ZpbW11LjIwMjEuNjc3ODcw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SeXN6YXJkIiwiTGFzdE5hbWUiOiJLdWJpbnNraSIsIlByb3RlY3RlZCI6ZmFsc2UsIlNleCI6MiwiQ3JlYXRlZEJ5IjoiX0plbm5pZmVyIE5ldW1haWVyIiwiQ3JlYXRlZE9uIjoiMjAyMi0wNi0wNFQwODo0NDoxNSIsIk1vZGlmaWVkQnkiOiJfSmVubmlmZXIgTmV1bWFpZXIiLCJJZCI6IjBkNWE3YWIxLWNlZDEtNDEyMC04MmZkLTZhZDQyNjY4Yzc4YiIsIk1vZGlmaWVkT24iOiIyMDIyLTA2LTA0VDA4OjQ0OjE1IiwiUHJvamVjdCI6eyIkcmVmIjoiNSJ9fSx7IiRpZCI6IjM3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NDE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NDI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Qz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0NC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Q1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NDY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NTMiLCIkdHlwZSI6IlN3aXNzQWNhZGVtaWMuQ2l0YXZpLkxvY2F0aW9uLCBTd2lzc0FjYWRlbWljLkNpdGF2aSIsIkFkZHJlc3MiOnsiJGlkIjoiNTQ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NTY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XSwiRm9ybWF0dGVkVGV4dCI6eyIkaWQiOiI1NyIsIkNvdW50IjoxLCJUZXh0VW5pdHMiOlt7IiRpZCI6IjU4IiwiRm9udFN0eWxlIjp7IiRpZCI6IjU5IiwiTmV1dHJhbCI6dHJ1ZX0sIlJlYWRpbmdPcmRlciI6MSwiVGV4dCI6IihRdWlubiBhbmQgRXJiIDIwMjA7IEphc25lciBldCBhbC4gMjAyMTsgS3ViaW5za2kgZXQgYWwuIDIwMjIpIn1dfSwiVGFnIjoiQ2l0YXZpUGxhY2Vob2xkZXIjZTZhODcwOWUtMjBkMi00M2Q3LWEyNzItYWUzN2RlNjg3NWM2IiwiVGV4dCI6IihRdWlubiBhbmQgRXJiIDIwMjA7IEphc25lciBldCBhbC4gMjAyMTsgS3ViaW5za2kgZXQgYWwuIDIwMjIpIiwiV0FJVmVyc2lvbiI6IjYuMTIuMC4wIn0=}</w:instrText>
          </w:r>
          <w:r w:rsidR="004D3471" w:rsidRPr="00CC45D1">
            <w:rPr>
              <w:rFonts w:cstheme="minorHAnsi"/>
              <w:sz w:val="22"/>
              <w:szCs w:val="22"/>
            </w:rPr>
            <w:fldChar w:fldCharType="separate"/>
          </w:r>
          <w:r w:rsidR="00431736">
            <w:rPr>
              <w:rFonts w:cstheme="minorHAnsi"/>
              <w:sz w:val="22"/>
              <w:szCs w:val="22"/>
            </w:rPr>
            <w:t>(Quinn and Erb 2020; Jasner et al. 2021; Kubinski et al. 2022)</w:t>
          </w:r>
          <w:r w:rsidR="004D3471" w:rsidRPr="00CC45D1">
            <w:rPr>
              <w:rFonts w:cstheme="minorHAnsi"/>
              <w:sz w:val="22"/>
              <w:szCs w:val="22"/>
            </w:rPr>
            <w:fldChar w:fldCharType="end"/>
          </w:r>
        </w:sdtContent>
      </w:sdt>
      <w:r w:rsidR="00424081" w:rsidRPr="00CC45D1">
        <w:rPr>
          <w:rFonts w:cstheme="minorHAnsi"/>
          <w:sz w:val="22"/>
          <w:szCs w:val="22"/>
        </w:rPr>
        <w:t>.</w:t>
      </w:r>
      <w:r w:rsidR="004D3471" w:rsidRPr="00CC45D1">
        <w:rPr>
          <w:rFonts w:cstheme="minorHAnsi"/>
          <w:sz w:val="22"/>
          <w:szCs w:val="22"/>
        </w:rPr>
        <w:t xml:space="preserve"> </w:t>
      </w:r>
      <w:r w:rsidR="00424081" w:rsidRPr="00CC45D1">
        <w:rPr>
          <w:rFonts w:cstheme="minorHAnsi"/>
          <w:sz w:val="22"/>
          <w:szCs w:val="22"/>
        </w:rPr>
        <w:t xml:space="preserve">Furthermore, it can be </w:t>
      </w:r>
      <w:r w:rsidR="004D3471" w:rsidRPr="00CC45D1">
        <w:rPr>
          <w:rFonts w:cstheme="minorHAnsi"/>
          <w:sz w:val="22"/>
          <w:szCs w:val="22"/>
        </w:rPr>
        <w:t xml:space="preserve">stated that </w:t>
      </w:r>
      <w:r w:rsidR="00705FA1" w:rsidRPr="00CC45D1">
        <w:rPr>
          <w:rFonts w:cstheme="minorHAnsi"/>
          <w:sz w:val="22"/>
          <w:szCs w:val="22"/>
        </w:rPr>
        <w:t>any</w:t>
      </w:r>
      <w:r w:rsidR="004D3471" w:rsidRPr="00CC45D1">
        <w:rPr>
          <w:rFonts w:cstheme="minorHAnsi"/>
          <w:sz w:val="22"/>
          <w:szCs w:val="22"/>
        </w:rPr>
        <w:t xml:space="preserve"> choice of log</w:t>
      </w:r>
      <w:r w:rsidR="00424081" w:rsidRPr="00CC45D1">
        <w:rPr>
          <w:rFonts w:cstheme="minorHAnsi"/>
          <w:sz w:val="22"/>
          <w:szCs w:val="22"/>
        </w:rPr>
        <w:t>-</w:t>
      </w:r>
      <w:r w:rsidR="004D3471" w:rsidRPr="00CC45D1">
        <w:rPr>
          <w:rFonts w:cstheme="minorHAnsi"/>
          <w:sz w:val="22"/>
          <w:szCs w:val="22"/>
        </w:rPr>
        <w:t xml:space="preserve">ratio transformation </w:t>
      </w:r>
      <w:r w:rsidR="00705FA1" w:rsidRPr="00CC45D1">
        <w:rPr>
          <w:rFonts w:cstheme="minorHAnsi"/>
          <w:sz w:val="22"/>
          <w:szCs w:val="22"/>
        </w:rPr>
        <w:t xml:space="preserve">increases Machine Learning performances. Although only CLR and ALR have been tested in this study, </w:t>
      </w:r>
      <w:r w:rsidR="00D86395" w:rsidRPr="00CC45D1">
        <w:rPr>
          <w:rFonts w:cstheme="minorHAnsi"/>
          <w:sz w:val="22"/>
          <w:szCs w:val="22"/>
        </w:rPr>
        <w:t>recent studies</w:t>
      </w:r>
      <w:r w:rsidR="00705FA1" w:rsidRPr="00CC45D1">
        <w:rPr>
          <w:rFonts w:cstheme="minorHAnsi"/>
          <w:sz w:val="22"/>
          <w:szCs w:val="22"/>
        </w:rPr>
        <w:t xml:space="preserve"> have shown that ILR</w:t>
      </w:r>
      <w:r w:rsidR="002D2832">
        <w:rPr>
          <w:rFonts w:cstheme="minorHAnsi"/>
          <w:sz w:val="22"/>
          <w:szCs w:val="22"/>
        </w:rPr>
        <w:t xml:space="preserve"> also seems to improve </w:t>
      </w:r>
      <w:r w:rsidR="00705FA1" w:rsidRPr="00CC45D1">
        <w:rPr>
          <w:rFonts w:cstheme="minorHAnsi"/>
          <w:sz w:val="22"/>
          <w:szCs w:val="22"/>
        </w:rPr>
        <w:t>per</w:t>
      </w:r>
      <w:r w:rsidR="00D86395" w:rsidRPr="00CC45D1">
        <w:rPr>
          <w:rFonts w:cstheme="minorHAnsi"/>
          <w:sz w:val="22"/>
          <w:szCs w:val="22"/>
        </w:rPr>
        <w:t>formances</w:t>
      </w:r>
      <w:r w:rsidR="00705FA1" w:rsidRPr="00CC45D1">
        <w:rPr>
          <w:rFonts w:cstheme="minorHAnsi"/>
          <w:sz w:val="22"/>
          <w:szCs w:val="22"/>
        </w:rPr>
        <w:t xml:space="preserve"> </w:t>
      </w:r>
      <w:sdt>
        <w:sdtPr>
          <w:rPr>
            <w:rFonts w:cstheme="minorHAnsi"/>
            <w:sz w:val="22"/>
            <w:szCs w:val="22"/>
          </w:rPr>
          <w:alias w:val="To edit, see citavi.com/edit"/>
          <w:tag w:val="CitaviPlaceholder#fccdf80d-4a05-4d7f-9651-cbf4e544178f"/>
          <w:id w:val="-223522438"/>
          <w:placeholder>
            <w:docPart w:val="DefaultPlaceholder_-1854013440"/>
          </w:placeholder>
        </w:sdtPr>
        <w:sdtEndPr/>
        <w:sdtContent>
          <w:r w:rsidR="00705FA1"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mQ3YzI4LTY3NjItNGIwYy1iOThhLTc0Y2Y1MGEwMDlhM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LHsiJGlkIjoiMjYiLCIkdHlwZSI6IlN3aXNzQWNhZGVtaWMuQ2l0YXZpLkNpdGF0aW9ucy5Xb3JkUGxhY2Vob2xkZXJFbnRyeSwgU3dpc3NBY2FkZW1pYy5DaXRhdmkiLCJJZCI6ImVlMGNjZjk5LWI4MDEtNDgxYy1hZGIxLTc3ZGYyYjBjMDZmYyIsIlJhbmdlU3RhcnQiOjIxLCJSYW5nZUxlbmd0aCI6MjEsIlJlZmVyZW5jZUlkIjoiYjhkNTFlMjEtZjVjMi00ZTU0LTgwMjEtZGExYjkyMmVmYzI2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I5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V0sIkNpdGF0aW9uS2V5VXBkYXRlVHlwZSI6MCwiQ29sbGFib3JhdG9ycyI6W10sIkRhdGUyIjoiNC83LzIwMjAiLCJEb2kiOiIxMC4xMTI4L21TeXN0ZW1zLjAwMjMwLTE5L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jU1YTQ5NGMxLTM2OTctNDEwNC1iODkwLTMwY2MyNTg3MGJmYyIsIk1vZGlmaWVkT24iOiIyMDIyLTAxLTIxVDIzOjAzOjI2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UE1DNzE0MTg4OSIsIlVyaVN0cmluZyI6Imh0dHBzOi8vd3d3Lm5jYmkubmxtLm5paC5nb3YvcG1jL2FydGljbGVzL1BNQzcxNDE4ODk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c3YTNlZmVkLWFjM2QtNDgzYy05MGViLTdmYjdiYmRlNzZjOS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EyOC9tU3lzdGVtcy4wMDIzMC0xOSIsIlVyaVN0cmluZyI6Imh0dHBzOi8vZG9pLm9yZy8xMC4xMTI4L21TeXN0ZW1zLjAwMjMwLTE5L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ZhNGFlNmMtNWM2Ni00Y2Q3LWJmMmItZjkzZjQ3YWVkN2RlIiwiTW9kaWZpZWRPbiI6IjIwMjItMDEtMjFUMjM6MDM6MjYiLCJQcm9qZWN0Ijp7IiRyZWYiOiI1In19XSwiTnVtYmVyIjoiMiIsIk9yZ2FuaXphdGlvbnMiOltdLCJPdGhlcnNJbnZvbHZlZCI6W10sIlBlcmlvZGljYWwiOnsiJGlkIjoiMzk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}</w:instrText>
          </w:r>
          <w:r w:rsidR="00705FA1" w:rsidRPr="00CC45D1">
            <w:rPr>
              <w:rFonts w:cstheme="minorHAnsi"/>
              <w:sz w:val="22"/>
              <w:szCs w:val="22"/>
            </w:rPr>
            <w:fldChar w:fldCharType="separate"/>
          </w:r>
          <w:r w:rsidR="00431736">
            <w:rPr>
              <w:rFonts w:cstheme="minorHAnsi"/>
              <w:sz w:val="22"/>
              <w:szCs w:val="22"/>
            </w:rPr>
            <w:t>(Kubinski et al. 2022)</w:t>
          </w:r>
          <w:r w:rsidR="00705FA1" w:rsidRPr="00CC45D1">
            <w:rPr>
              <w:rFonts w:cstheme="minorHAnsi"/>
              <w:sz w:val="22"/>
              <w:szCs w:val="22"/>
            </w:rPr>
            <w:fldChar w:fldCharType="end"/>
          </w:r>
        </w:sdtContent>
      </w:sdt>
      <w:r w:rsidR="00705FA1" w:rsidRPr="00CC45D1">
        <w:rPr>
          <w:rFonts w:cstheme="minorHAnsi"/>
          <w:sz w:val="22"/>
          <w:szCs w:val="22"/>
        </w:rPr>
        <w:t>.</w:t>
      </w:r>
      <w:r w:rsidR="00411E4F">
        <w:rPr>
          <w:rFonts w:cstheme="minorHAnsi"/>
          <w:sz w:val="22"/>
          <w:szCs w:val="22"/>
        </w:rPr>
        <w:t xml:space="preserve"> This effect is less pronounced in</w:t>
      </w:r>
      <w:r w:rsidRPr="00CC45D1">
        <w:rPr>
          <w:rFonts w:cstheme="minorHAnsi"/>
          <w:sz w:val="22"/>
          <w:szCs w:val="22"/>
        </w:rPr>
        <w:t xml:space="preserve"> </w:t>
      </w:r>
      <w:r w:rsidR="00411E4F">
        <w:rPr>
          <w:rFonts w:cstheme="minorHAnsi"/>
          <w:sz w:val="22"/>
          <w:szCs w:val="22"/>
        </w:rPr>
        <w:t>data sets that show weak associations (see section 5.1) as</w:t>
      </w:r>
      <w:r w:rsidRPr="00CC45D1">
        <w:rPr>
          <w:rFonts w:cstheme="minorHAnsi"/>
          <w:sz w:val="22"/>
          <w:szCs w:val="22"/>
        </w:rPr>
        <w:t xml:space="preserve"> </w:t>
      </w:r>
      <w:r w:rsidR="00D86395" w:rsidRPr="00CC45D1">
        <w:rPr>
          <w:rFonts w:cstheme="minorHAnsi"/>
          <w:sz w:val="22"/>
          <w:szCs w:val="22"/>
        </w:rPr>
        <w:t xml:space="preserve">the increase in performances is only </w:t>
      </w:r>
      <w:r w:rsidR="00411E4F">
        <w:rPr>
          <w:rFonts w:cstheme="minorHAnsi"/>
          <w:sz w:val="22"/>
          <w:szCs w:val="22"/>
        </w:rPr>
        <w:t>marginal. This</w:t>
      </w:r>
      <w:r w:rsidR="00D86395" w:rsidRPr="00CC45D1">
        <w:rPr>
          <w:rFonts w:cstheme="minorHAnsi"/>
          <w:sz w:val="22"/>
          <w:szCs w:val="22"/>
        </w:rPr>
        <w:t xml:space="preserve"> indicates that</w:t>
      </w:r>
      <w:r w:rsidR="00411E4F">
        <w:rPr>
          <w:rFonts w:cstheme="minorHAnsi"/>
          <w:sz w:val="22"/>
          <w:szCs w:val="22"/>
        </w:rPr>
        <w:t xml:space="preserve"> log-ratio tra</w:t>
      </w:r>
      <w:r w:rsidR="003C66BC">
        <w:rPr>
          <w:rFonts w:cstheme="minorHAnsi"/>
          <w:sz w:val="22"/>
          <w:szCs w:val="22"/>
        </w:rPr>
        <w:t>n</w:t>
      </w:r>
      <w:r w:rsidR="00411E4F">
        <w:rPr>
          <w:rFonts w:cstheme="minorHAnsi"/>
          <w:sz w:val="22"/>
          <w:szCs w:val="22"/>
        </w:rPr>
        <w:t>sformatio</w:t>
      </w:r>
      <w:r w:rsidR="003C66BC">
        <w:rPr>
          <w:rFonts w:cstheme="minorHAnsi"/>
          <w:sz w:val="22"/>
          <w:szCs w:val="22"/>
        </w:rPr>
        <w:t>n</w:t>
      </w:r>
      <w:r w:rsidR="00411E4F">
        <w:rPr>
          <w:rFonts w:cstheme="minorHAnsi"/>
          <w:sz w:val="22"/>
          <w:szCs w:val="22"/>
        </w:rPr>
        <w:t xml:space="preserve">s do </w:t>
      </w:r>
      <w:r w:rsidR="003C66BC">
        <w:rPr>
          <w:rFonts w:cstheme="minorHAnsi"/>
          <w:sz w:val="22"/>
          <w:szCs w:val="22"/>
        </w:rPr>
        <w:t>n</w:t>
      </w:r>
      <w:r w:rsidR="00411E4F">
        <w:rPr>
          <w:rFonts w:cstheme="minorHAnsi"/>
          <w:sz w:val="22"/>
          <w:szCs w:val="22"/>
        </w:rPr>
        <w:t xml:space="preserve">ot </w:t>
      </w:r>
      <w:r w:rsidR="00E2620B">
        <w:rPr>
          <w:rFonts w:cstheme="minorHAnsi"/>
          <w:sz w:val="22"/>
          <w:szCs w:val="22"/>
        </w:rPr>
        <w:t>magically</w:t>
      </w:r>
      <w:r w:rsidR="008F2B37" w:rsidRPr="00CC45D1">
        <w:rPr>
          <w:rFonts w:cstheme="minorHAnsi"/>
          <w:sz w:val="22"/>
          <w:szCs w:val="22"/>
        </w:rPr>
        <w:t xml:space="preserve"> conjure more </w:t>
      </w:r>
      <w:r w:rsidR="00C17F09">
        <w:rPr>
          <w:rFonts w:cstheme="minorHAnsi"/>
          <w:sz w:val="22"/>
          <w:szCs w:val="22"/>
        </w:rPr>
        <w:t>associations</w:t>
      </w:r>
      <w:r w:rsidR="008F2B37" w:rsidRPr="00CC45D1">
        <w:rPr>
          <w:rFonts w:cstheme="minorHAnsi"/>
          <w:sz w:val="22"/>
          <w:szCs w:val="22"/>
        </w:rPr>
        <w:t xml:space="preserve">. </w:t>
      </w:r>
    </w:p>
    <w:p w14:paraId="7877F632" w14:textId="77777777" w:rsidR="008F2B37" w:rsidRPr="00CC45D1" w:rsidRDefault="008F2B37" w:rsidP="008E27D7">
      <w:pPr>
        <w:autoSpaceDE w:val="0"/>
        <w:autoSpaceDN w:val="0"/>
        <w:adjustRightInd w:val="0"/>
        <w:spacing w:before="0" w:after="0" w:line="360" w:lineRule="auto"/>
        <w:jc w:val="both"/>
        <w:rPr>
          <w:rFonts w:cstheme="minorHAnsi"/>
          <w:sz w:val="22"/>
          <w:szCs w:val="22"/>
        </w:rPr>
      </w:pPr>
    </w:p>
    <w:p w14:paraId="1068A4B4" w14:textId="724C8203" w:rsidR="009A52C6" w:rsidRDefault="004D3471"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Furthermore,</w:t>
      </w:r>
      <w:r w:rsidR="00D85CCD" w:rsidRPr="00CC45D1">
        <w:rPr>
          <w:rFonts w:cstheme="minorHAnsi"/>
          <w:sz w:val="22"/>
          <w:szCs w:val="22"/>
        </w:rPr>
        <w:t xml:space="preserve"> in</w:t>
      </w:r>
      <w:r w:rsidRPr="00CC45D1">
        <w:rPr>
          <w:rFonts w:cstheme="minorHAnsi"/>
          <w:sz w:val="22"/>
          <w:szCs w:val="22"/>
        </w:rPr>
        <w:t xml:space="preserve"> high-correlation data the choice of transformation </w:t>
      </w:r>
      <w:r w:rsidR="008F2B37" w:rsidRPr="00CC45D1">
        <w:rPr>
          <w:rFonts w:cstheme="minorHAnsi"/>
          <w:sz w:val="22"/>
          <w:szCs w:val="22"/>
        </w:rPr>
        <w:t>seems</w:t>
      </w:r>
      <w:r w:rsidRPr="00CC45D1">
        <w:rPr>
          <w:rFonts w:cstheme="minorHAnsi"/>
          <w:sz w:val="22"/>
          <w:szCs w:val="22"/>
        </w:rPr>
        <w:t xml:space="preserve"> almost </w:t>
      </w:r>
      <w:r w:rsidR="008F2B37" w:rsidRPr="00CC45D1">
        <w:rPr>
          <w:rFonts w:cstheme="minorHAnsi"/>
          <w:sz w:val="22"/>
          <w:szCs w:val="22"/>
        </w:rPr>
        <w:t>detrimental</w:t>
      </w:r>
      <w:r w:rsidRPr="00CC45D1">
        <w:rPr>
          <w:rFonts w:cstheme="minorHAnsi"/>
          <w:sz w:val="22"/>
          <w:szCs w:val="22"/>
        </w:rPr>
        <w:t xml:space="preserve"> as CLR and optimal ALR show similar good performances. </w:t>
      </w:r>
      <w:r w:rsidR="008F2B37" w:rsidRPr="00CC45D1">
        <w:rPr>
          <w:rFonts w:cstheme="minorHAnsi"/>
          <w:sz w:val="22"/>
          <w:szCs w:val="22"/>
        </w:rPr>
        <w:t>C</w:t>
      </w:r>
      <w:r w:rsidRPr="00CC45D1">
        <w:rPr>
          <w:rFonts w:cstheme="minorHAnsi"/>
          <w:sz w:val="22"/>
          <w:szCs w:val="22"/>
        </w:rPr>
        <w:t xml:space="preserve">hoosing a random feature </w:t>
      </w:r>
      <w:r w:rsidR="008F2B37" w:rsidRPr="00CC45D1">
        <w:rPr>
          <w:rFonts w:cstheme="minorHAnsi"/>
          <w:sz w:val="22"/>
          <w:szCs w:val="22"/>
        </w:rPr>
        <w:t>for</w:t>
      </w:r>
      <w:r w:rsidRPr="00CC45D1">
        <w:rPr>
          <w:rFonts w:cstheme="minorHAnsi"/>
          <w:sz w:val="22"/>
          <w:szCs w:val="22"/>
        </w:rPr>
        <w:t xml:space="preserve"> ALR shows </w:t>
      </w:r>
      <w:r w:rsidR="008F2B37" w:rsidRPr="00CC45D1">
        <w:rPr>
          <w:rFonts w:cstheme="minorHAnsi"/>
          <w:sz w:val="22"/>
          <w:szCs w:val="22"/>
        </w:rPr>
        <w:t xml:space="preserve">surprisingly </w:t>
      </w:r>
      <w:r w:rsidRPr="00CC45D1">
        <w:rPr>
          <w:rFonts w:cstheme="minorHAnsi"/>
          <w:sz w:val="22"/>
          <w:szCs w:val="22"/>
        </w:rPr>
        <w:t xml:space="preserve">good performances, which would support recent claims that strict-isometry may not be necessary for machine learning purposes </w:t>
      </w:r>
      <w:sdt>
        <w:sdtPr>
          <w:rPr>
            <w:rFonts w:cstheme="minorHAnsi"/>
            <w:sz w:val="22"/>
            <w:szCs w:val="22"/>
          </w:rPr>
          <w:alias w:val="To edit, see citavi.com/edit"/>
          <w:tag w:val="CitaviPlaceholder#cd7d09e6-aa36-4383-96b3-bca258b7589d"/>
          <w:id w:val="1389992959"/>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IuMC4wIn0=}</w:instrText>
          </w:r>
          <w:r w:rsidRPr="00CC45D1">
            <w:rPr>
              <w:rFonts w:cstheme="minorHAnsi"/>
              <w:sz w:val="22"/>
              <w:szCs w:val="22"/>
            </w:rPr>
            <w:fldChar w:fldCharType="separate"/>
          </w:r>
          <w:r w:rsidR="00431736">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xml:space="preserve">. Therefore, choosing a random ALR feature could be </w:t>
      </w:r>
      <w:r w:rsidR="008F2B37" w:rsidRPr="00CC45D1">
        <w:rPr>
          <w:rFonts w:cstheme="minorHAnsi"/>
          <w:sz w:val="22"/>
          <w:szCs w:val="22"/>
        </w:rPr>
        <w:t xml:space="preserve">very </w:t>
      </w:r>
      <w:r w:rsidRPr="00CC45D1">
        <w:rPr>
          <w:rFonts w:cstheme="minorHAnsi"/>
          <w:sz w:val="22"/>
          <w:szCs w:val="22"/>
        </w:rPr>
        <w:t xml:space="preserve">beneficial as it is not as computationally taxing </w:t>
      </w:r>
      <w:r w:rsidR="008F2B37" w:rsidRPr="00CC45D1">
        <w:rPr>
          <w:rFonts w:cstheme="minorHAnsi"/>
          <w:sz w:val="22"/>
          <w:szCs w:val="22"/>
        </w:rPr>
        <w:t>as calculating the</w:t>
      </w:r>
      <w:r w:rsidRPr="00CC45D1">
        <w:rPr>
          <w:rFonts w:cstheme="minorHAnsi"/>
          <w:sz w:val="22"/>
          <w:szCs w:val="22"/>
        </w:rPr>
        <w:t xml:space="preserve"> optimal ALR</w:t>
      </w:r>
      <w:r w:rsidR="001C6ED1" w:rsidRPr="00CC45D1">
        <w:rPr>
          <w:rFonts w:cstheme="minorHAnsi"/>
          <w:sz w:val="22"/>
          <w:szCs w:val="22"/>
        </w:rPr>
        <w:t>, especially in bigger data sets.</w:t>
      </w:r>
      <w:r w:rsidRPr="00CC45D1">
        <w:rPr>
          <w:rFonts w:cstheme="minorHAnsi"/>
          <w:sz w:val="22"/>
          <w:szCs w:val="22"/>
        </w:rPr>
        <w:t xml:space="preserve"> It should be noted however, that</w:t>
      </w:r>
      <w:r w:rsidR="00D807CA" w:rsidRPr="00CC45D1">
        <w:rPr>
          <w:rFonts w:cstheme="minorHAnsi"/>
          <w:sz w:val="22"/>
          <w:szCs w:val="22"/>
        </w:rPr>
        <w:t xml:space="preserve"> </w:t>
      </w:r>
      <w:r w:rsidR="008F2B37" w:rsidRPr="00CC45D1">
        <w:rPr>
          <w:rFonts w:cstheme="minorHAnsi"/>
          <w:sz w:val="22"/>
          <w:szCs w:val="22"/>
        </w:rPr>
        <w:t>random reference features</w:t>
      </w:r>
      <w:r w:rsidR="00D807CA" w:rsidRPr="00CC45D1">
        <w:rPr>
          <w:rFonts w:cstheme="minorHAnsi"/>
          <w:sz w:val="22"/>
          <w:szCs w:val="22"/>
        </w:rPr>
        <w:t xml:space="preserve"> could lead to performances as indicated by ALR worst, with a chance of 1/number of features. This probability becomes more redundant the </w:t>
      </w:r>
      <w:r w:rsidR="002456AC">
        <w:rPr>
          <w:rFonts w:cstheme="minorHAnsi"/>
          <w:sz w:val="22"/>
          <w:szCs w:val="22"/>
        </w:rPr>
        <w:t>more features are used</w:t>
      </w:r>
      <w:r w:rsidR="008F2B37" w:rsidRPr="00CC45D1">
        <w:rPr>
          <w:rFonts w:cstheme="minorHAnsi"/>
          <w:sz w:val="22"/>
          <w:szCs w:val="22"/>
        </w:rPr>
        <w:t xml:space="preserve"> and as an additional factor, </w:t>
      </w:r>
      <w:r w:rsidR="00366786" w:rsidRPr="00CC45D1">
        <w:rPr>
          <w:rFonts w:cstheme="minorHAnsi"/>
          <w:sz w:val="22"/>
          <w:szCs w:val="22"/>
        </w:rPr>
        <w:t xml:space="preserve">the impact of </w:t>
      </w:r>
      <w:r w:rsidR="00E70BC8" w:rsidRPr="00CC45D1">
        <w:rPr>
          <w:rFonts w:cstheme="minorHAnsi"/>
          <w:sz w:val="22"/>
          <w:szCs w:val="22"/>
        </w:rPr>
        <w:t xml:space="preserve">a bad reference feature </w:t>
      </w:r>
      <w:r w:rsidR="00366786" w:rsidRPr="00CC45D1">
        <w:rPr>
          <w:rFonts w:cstheme="minorHAnsi"/>
          <w:sz w:val="22"/>
          <w:szCs w:val="22"/>
        </w:rPr>
        <w:t xml:space="preserve">on the performance seems </w:t>
      </w:r>
      <w:r w:rsidR="008F2B37" w:rsidRPr="00CC45D1">
        <w:rPr>
          <w:rFonts w:cstheme="minorHAnsi"/>
          <w:sz w:val="22"/>
          <w:szCs w:val="22"/>
        </w:rPr>
        <w:t>to decrease with sample size</w:t>
      </w:r>
      <w:r w:rsidR="00366786" w:rsidRPr="00CC45D1">
        <w:rPr>
          <w:rFonts w:cstheme="minorHAnsi"/>
          <w:sz w:val="22"/>
          <w:szCs w:val="22"/>
        </w:rPr>
        <w:t>. In CRC, ALR worst shows performances close to TSS, whereas in EstMB data sets the performance is closer to the other ALR performances</w:t>
      </w:r>
      <w:r w:rsidR="002E0255" w:rsidRPr="00CC45D1">
        <w:rPr>
          <w:rFonts w:cstheme="minorHAnsi"/>
          <w:sz w:val="22"/>
          <w:szCs w:val="22"/>
        </w:rPr>
        <w:t>, independent of phenotype correlation.</w:t>
      </w:r>
      <w:r w:rsidR="00366786" w:rsidRPr="00CC45D1">
        <w:rPr>
          <w:rFonts w:cstheme="minorHAnsi"/>
          <w:sz w:val="22"/>
          <w:szCs w:val="22"/>
        </w:rPr>
        <w:t xml:space="preserve"> This would support the </w:t>
      </w:r>
      <w:r w:rsidR="00A0428D" w:rsidRPr="00CC45D1">
        <w:rPr>
          <w:rFonts w:cstheme="minorHAnsi"/>
          <w:sz w:val="22"/>
          <w:szCs w:val="22"/>
        </w:rPr>
        <w:t>hypothesis</w:t>
      </w:r>
      <w:r w:rsidR="00366786" w:rsidRPr="00CC45D1">
        <w:rPr>
          <w:rFonts w:cstheme="minorHAnsi"/>
          <w:sz w:val="22"/>
          <w:szCs w:val="22"/>
        </w:rPr>
        <w:t xml:space="preserve"> by Greenacre et al. (2022) that deviation from isometry and sub</w:t>
      </w:r>
      <w:r w:rsidR="00A0428D" w:rsidRPr="00CC45D1">
        <w:rPr>
          <w:rFonts w:cstheme="minorHAnsi"/>
          <w:sz w:val="22"/>
          <w:szCs w:val="22"/>
        </w:rPr>
        <w:t>-</w:t>
      </w:r>
      <w:r w:rsidR="00366786" w:rsidRPr="00CC45D1">
        <w:rPr>
          <w:rFonts w:cstheme="minorHAnsi"/>
          <w:sz w:val="22"/>
          <w:szCs w:val="22"/>
        </w:rPr>
        <w:t>compositional coherence</w:t>
      </w:r>
      <w:r w:rsidR="00A0428D" w:rsidRPr="00CC45D1">
        <w:rPr>
          <w:rFonts w:cstheme="minorHAnsi"/>
          <w:sz w:val="22"/>
          <w:szCs w:val="22"/>
        </w:rPr>
        <w:t xml:space="preserve"> might</w:t>
      </w:r>
      <w:r w:rsidR="00366786" w:rsidRPr="00CC45D1">
        <w:rPr>
          <w:rFonts w:cstheme="minorHAnsi"/>
          <w:sz w:val="22"/>
          <w:szCs w:val="22"/>
        </w:rPr>
        <w:t xml:space="preserve"> become </w:t>
      </w:r>
      <w:r w:rsidR="00A0428D" w:rsidRPr="00CC45D1">
        <w:rPr>
          <w:rFonts w:cstheme="minorHAnsi"/>
          <w:sz w:val="22"/>
          <w:szCs w:val="22"/>
        </w:rPr>
        <w:t>more diluted in higher-dimensional data</w:t>
      </w:r>
      <w:r w:rsidR="004718E3" w:rsidRPr="00CC45D1">
        <w:rPr>
          <w:rFonts w:cstheme="minorHAnsi"/>
          <w:sz w:val="22"/>
          <w:szCs w:val="22"/>
        </w:rPr>
        <w:t xml:space="preserve"> and is not as necessary anymore.</w:t>
      </w:r>
      <w:r w:rsidR="009A52C6" w:rsidRPr="00CC45D1">
        <w:rPr>
          <w:rFonts w:cstheme="minorHAnsi"/>
          <w:sz w:val="22"/>
          <w:szCs w:val="22"/>
        </w:rPr>
        <w:t xml:space="preserve"> </w:t>
      </w:r>
    </w:p>
    <w:p w14:paraId="4CCF6DBA" w14:textId="77777777" w:rsidR="0039532A" w:rsidRDefault="0039532A" w:rsidP="008E27D7">
      <w:pPr>
        <w:autoSpaceDE w:val="0"/>
        <w:autoSpaceDN w:val="0"/>
        <w:adjustRightInd w:val="0"/>
        <w:spacing w:before="0" w:after="0" w:line="360" w:lineRule="auto"/>
        <w:jc w:val="both"/>
        <w:rPr>
          <w:rFonts w:cstheme="minorHAnsi"/>
          <w:color w:val="FFC000"/>
          <w:sz w:val="22"/>
          <w:szCs w:val="22"/>
        </w:rPr>
      </w:pPr>
    </w:p>
    <w:p w14:paraId="21F92A8B" w14:textId="780460B0" w:rsidR="00E2620B" w:rsidRDefault="00E2620B" w:rsidP="008E27D7">
      <w:pPr>
        <w:autoSpaceDE w:val="0"/>
        <w:autoSpaceDN w:val="0"/>
        <w:adjustRightInd w:val="0"/>
        <w:spacing w:before="0" w:after="0" w:line="360" w:lineRule="auto"/>
        <w:jc w:val="both"/>
        <w:rPr>
          <w:rFonts w:cstheme="minorHAnsi"/>
          <w:sz w:val="22"/>
          <w:szCs w:val="22"/>
        </w:rPr>
      </w:pPr>
      <w:r>
        <w:rPr>
          <w:rFonts w:cstheme="minorHAnsi"/>
          <w:sz w:val="22"/>
          <w:szCs w:val="22"/>
        </w:rPr>
        <w:lastRenderedPageBreak/>
        <w:t xml:space="preserve">The fact that log-ratio transformation all increase Machine Learning performances has the advantage that the researcher may choose an appropriate log-ratio transformation according to the research question. One aspect of log-ratio transformation that has not been touched in this project is that of interpretability. Although we successfully map compositional data from the Simplex Space into Euclidean Space with log-ratio transformation and can apply any </w:t>
      </w:r>
      <w:r w:rsidR="00DF6DF9">
        <w:rPr>
          <w:rFonts w:cstheme="minorHAnsi"/>
          <w:sz w:val="22"/>
          <w:szCs w:val="22"/>
        </w:rPr>
        <w:t xml:space="preserve">commonly known downstream analysis from this point on, it comes with a slight cost of different interpretability. ALR is the most straight-forward as the change in one feature can be interpreted </w:t>
      </w:r>
      <w:r w:rsidR="00DF6DF9" w:rsidRPr="00DF6DF9">
        <w:rPr>
          <w:rFonts w:cstheme="minorHAnsi"/>
          <w:i/>
          <w:iCs/>
          <w:sz w:val="22"/>
          <w:szCs w:val="22"/>
        </w:rPr>
        <w:t>in reference</w:t>
      </w:r>
      <w:r w:rsidR="00DF6DF9">
        <w:rPr>
          <w:rFonts w:cstheme="minorHAnsi"/>
          <w:sz w:val="22"/>
          <w:szCs w:val="22"/>
        </w:rPr>
        <w:t xml:space="preserve"> to the chosen denominator</w:t>
      </w:r>
      <w:r w:rsidR="00FC625E">
        <w:rPr>
          <w:rFonts w:cstheme="minorHAnsi"/>
          <w:sz w:val="22"/>
          <w:szCs w:val="22"/>
        </w:rPr>
        <w:t>, whereas CLR has to be interpreted that any change in a feature is in reference to the geometric mean of the whole composition.</w:t>
      </w:r>
    </w:p>
    <w:p w14:paraId="5AFE296F" w14:textId="63887DEF" w:rsidR="0061361F" w:rsidRDefault="0061361F" w:rsidP="008E27D7">
      <w:pPr>
        <w:autoSpaceDE w:val="0"/>
        <w:autoSpaceDN w:val="0"/>
        <w:adjustRightInd w:val="0"/>
        <w:spacing w:before="0" w:after="0" w:line="360" w:lineRule="auto"/>
        <w:jc w:val="both"/>
        <w:rPr>
          <w:rFonts w:cstheme="minorHAnsi"/>
          <w:sz w:val="22"/>
          <w:szCs w:val="22"/>
        </w:rPr>
      </w:pPr>
    </w:p>
    <w:p w14:paraId="06542846" w14:textId="28B16165" w:rsidR="0061361F" w:rsidRDefault="0061361F" w:rsidP="008E27D7">
      <w:pPr>
        <w:autoSpaceDE w:val="0"/>
        <w:autoSpaceDN w:val="0"/>
        <w:adjustRightInd w:val="0"/>
        <w:spacing w:before="0" w:after="0" w:line="360" w:lineRule="auto"/>
        <w:jc w:val="both"/>
        <w:rPr>
          <w:rFonts w:cstheme="minorHAnsi"/>
          <w:sz w:val="22"/>
          <w:szCs w:val="22"/>
        </w:rPr>
      </w:pPr>
      <w:r>
        <w:rPr>
          <w:rFonts w:cstheme="minorHAnsi"/>
          <w:sz w:val="22"/>
          <w:szCs w:val="22"/>
        </w:rPr>
        <w:t xml:space="preserve">Thus, if one is interested in using Machine Learning models </w:t>
      </w:r>
      <w:r w:rsidRPr="0061361F">
        <w:rPr>
          <w:rFonts w:cstheme="minorHAnsi"/>
          <w:sz w:val="22"/>
          <w:szCs w:val="22"/>
        </w:rPr>
        <w:t>f</w:t>
      </w:r>
      <w:r>
        <w:rPr>
          <w:rFonts w:cstheme="minorHAnsi"/>
          <w:sz w:val="22"/>
          <w:szCs w:val="22"/>
        </w:rPr>
        <w:t xml:space="preserve">or feature selection or finding predictive features, choosing ALR could make the final interpretation easier than CLR. On the other hand, if the interest lies in stable prediction and classification models, where interpretation </w:t>
      </w:r>
      <w:r w:rsidR="00DD756C">
        <w:rPr>
          <w:rFonts w:cstheme="minorHAnsi"/>
          <w:sz w:val="22"/>
          <w:szCs w:val="22"/>
        </w:rPr>
        <w:t>beyond AUROC scores is not necessary, CLR could be the best choice</w:t>
      </w:r>
      <w:commentRangeStart w:id="83"/>
      <w:r w:rsidR="00DD756C">
        <w:rPr>
          <w:rFonts w:cstheme="minorHAnsi"/>
          <w:sz w:val="22"/>
          <w:szCs w:val="22"/>
        </w:rPr>
        <w:t>.</w:t>
      </w:r>
      <w:r w:rsidR="00341754">
        <w:rPr>
          <w:rFonts w:cstheme="minorHAnsi"/>
          <w:sz w:val="22"/>
          <w:szCs w:val="22"/>
        </w:rPr>
        <w:t xml:space="preserve"> </w:t>
      </w:r>
      <w:commentRangeEnd w:id="83"/>
      <w:r w:rsidR="00E52523">
        <w:rPr>
          <w:rStyle w:val="CommentReference"/>
        </w:rPr>
        <w:commentReference w:id="83"/>
      </w:r>
      <w:r w:rsidR="00C143DB">
        <w:rPr>
          <w:rFonts w:cstheme="minorHAnsi"/>
          <w:sz w:val="22"/>
          <w:szCs w:val="22"/>
        </w:rPr>
        <w:t xml:space="preserve"> </w:t>
      </w:r>
    </w:p>
    <w:p w14:paraId="37F23230" w14:textId="617C34C0" w:rsidR="00C143DB" w:rsidRDefault="00C143DB" w:rsidP="008E27D7">
      <w:pPr>
        <w:autoSpaceDE w:val="0"/>
        <w:autoSpaceDN w:val="0"/>
        <w:adjustRightInd w:val="0"/>
        <w:spacing w:before="0" w:after="0" w:line="360" w:lineRule="auto"/>
        <w:jc w:val="both"/>
        <w:rPr>
          <w:rFonts w:cstheme="minorHAnsi"/>
          <w:sz w:val="22"/>
          <w:szCs w:val="22"/>
        </w:rPr>
      </w:pPr>
    </w:p>
    <w:p w14:paraId="02FC6D43" w14:textId="127F7AB0" w:rsidR="00D63789" w:rsidRDefault="00C143DB" w:rsidP="00D63789">
      <w:pPr>
        <w:spacing w:line="360" w:lineRule="auto"/>
        <w:jc w:val="both"/>
        <w:rPr>
          <w:rFonts w:cstheme="minorHAnsi"/>
          <w:sz w:val="22"/>
          <w:szCs w:val="22"/>
        </w:rPr>
      </w:pPr>
      <w:r>
        <w:rPr>
          <w:rFonts w:cstheme="minorHAnsi"/>
          <w:sz w:val="22"/>
          <w:szCs w:val="22"/>
        </w:rPr>
        <w:t xml:space="preserve">In terms of interpretability, </w:t>
      </w:r>
      <w:r w:rsidRPr="0089711A">
        <w:rPr>
          <w:rFonts w:cstheme="minorHAnsi"/>
          <w:i/>
          <w:iCs/>
          <w:sz w:val="22"/>
          <w:szCs w:val="22"/>
        </w:rPr>
        <w:t>CoDaCoRe</w:t>
      </w:r>
      <w:r>
        <w:rPr>
          <w:rFonts w:cstheme="minorHAnsi"/>
          <w:i/>
          <w:iCs/>
          <w:sz w:val="22"/>
          <w:szCs w:val="22"/>
        </w:rPr>
        <w:t xml:space="preserve"> </w:t>
      </w:r>
      <w:r w:rsidR="00C36A6B">
        <w:rPr>
          <w:rFonts w:cstheme="minorHAnsi"/>
          <w:sz w:val="22"/>
          <w:szCs w:val="22"/>
        </w:rPr>
        <w:t xml:space="preserve">could also be advantageous, as it finds balances between features and therefore automatically selects descriptive features. This creates an interpretation similar to ALRs, but with less predictors used compared to </w:t>
      </w:r>
      <w:r w:rsidR="00C36A6B" w:rsidRPr="00C36A6B">
        <w:rPr>
          <w:rFonts w:cstheme="minorHAnsi"/>
          <w:i/>
          <w:iCs/>
          <w:sz w:val="22"/>
          <w:szCs w:val="22"/>
        </w:rPr>
        <w:t>glmnet</w:t>
      </w:r>
      <w:r w:rsidR="00C36A6B">
        <w:rPr>
          <w:rFonts w:cstheme="minorHAnsi"/>
          <w:sz w:val="22"/>
          <w:szCs w:val="22"/>
        </w:rPr>
        <w:t xml:space="preserve"> models. </w:t>
      </w:r>
      <w:r w:rsidR="00D63789">
        <w:rPr>
          <w:rFonts w:cstheme="minorHAnsi"/>
          <w:sz w:val="22"/>
          <w:szCs w:val="22"/>
        </w:rPr>
        <w:t xml:space="preserve">As </w:t>
      </w:r>
      <w:r w:rsidR="00D63789" w:rsidRPr="00CC45D1">
        <w:rPr>
          <w:rFonts w:cstheme="minorHAnsi"/>
          <w:sz w:val="22"/>
          <w:szCs w:val="22"/>
        </w:rPr>
        <w:t>a qualitative analysis (see</w:t>
      </w:r>
      <w:r w:rsidR="00D63789" w:rsidRPr="005F4A09">
        <w:rPr>
          <w:rFonts w:cstheme="minorHAnsi"/>
          <w:sz w:val="22"/>
          <w:szCs w:val="22"/>
        </w:rPr>
        <w:t xml:space="preserve"> </w:t>
      </w:r>
      <w:r w:rsidR="00D63789" w:rsidRPr="00CC45D1">
        <w:rPr>
          <w:rFonts w:cstheme="minorHAnsi"/>
          <w:sz w:val="22"/>
          <w:szCs w:val="22"/>
        </w:rPr>
        <w:t>Supplementary Fig.12B) shows</w:t>
      </w:r>
      <w:r w:rsidR="00D63789">
        <w:rPr>
          <w:rFonts w:cstheme="minorHAnsi"/>
          <w:sz w:val="22"/>
          <w:szCs w:val="22"/>
        </w:rPr>
        <w:t xml:space="preserve">, </w:t>
      </w:r>
      <w:r w:rsidR="00D63789" w:rsidRPr="00CC45D1">
        <w:rPr>
          <w:rFonts w:cstheme="minorHAnsi"/>
          <w:sz w:val="22"/>
          <w:szCs w:val="22"/>
        </w:rPr>
        <w:t xml:space="preserve">in both 10% and 50% filtering for CRC data sets </w:t>
      </w:r>
      <w:r w:rsidR="00D63789" w:rsidRPr="00CC45D1">
        <w:rPr>
          <w:rFonts w:cstheme="minorHAnsi"/>
          <w:i/>
          <w:iCs/>
          <w:sz w:val="22"/>
          <w:szCs w:val="22"/>
        </w:rPr>
        <w:t>CoDaCoRe</w:t>
      </w:r>
      <w:r w:rsidR="00D63789" w:rsidRPr="00CC45D1">
        <w:rPr>
          <w:rFonts w:cstheme="minorHAnsi"/>
          <w:sz w:val="22"/>
          <w:szCs w:val="22"/>
        </w:rPr>
        <w:t xml:space="preserve"> finds very similar and overlapping log-ratios</w:t>
      </w:r>
      <w:r w:rsidR="00670B35">
        <w:rPr>
          <w:rFonts w:cstheme="minorHAnsi"/>
          <w:sz w:val="22"/>
          <w:szCs w:val="22"/>
        </w:rPr>
        <w:t>, respectively.</w:t>
      </w:r>
      <w:r w:rsidR="00D63789" w:rsidRPr="00CC45D1">
        <w:rPr>
          <w:rFonts w:cstheme="minorHAnsi"/>
          <w:sz w:val="22"/>
          <w:szCs w:val="22"/>
        </w:rPr>
        <w:t xml:space="preserve"> This suggests that the algorithm for</w:t>
      </w:r>
      <w:r w:rsidR="00D63789" w:rsidRPr="00CC45D1">
        <w:rPr>
          <w:rFonts w:cstheme="minorHAnsi"/>
          <w:i/>
          <w:iCs/>
          <w:sz w:val="22"/>
          <w:szCs w:val="22"/>
        </w:rPr>
        <w:t xml:space="preserve"> CoDaCoRe </w:t>
      </w:r>
      <w:r w:rsidR="00D63789" w:rsidRPr="00CC45D1">
        <w:rPr>
          <w:rFonts w:cstheme="minorHAnsi"/>
          <w:sz w:val="22"/>
          <w:szCs w:val="22"/>
        </w:rPr>
        <w:t>is indeed quite stable</w:t>
      </w:r>
      <w:r w:rsidR="00D63789">
        <w:rPr>
          <w:rFonts w:cstheme="minorHAnsi"/>
          <w:sz w:val="22"/>
          <w:szCs w:val="22"/>
        </w:rPr>
        <w:t>, which would make it more ideal for finding biomarkers or descriptive features for a specific phenotype.</w:t>
      </w:r>
    </w:p>
    <w:p w14:paraId="296CCDDA" w14:textId="620615C0" w:rsidR="00587228" w:rsidRDefault="00D63789" w:rsidP="00D63789">
      <w:pPr>
        <w:spacing w:line="360" w:lineRule="auto"/>
        <w:jc w:val="both"/>
        <w:rPr>
          <w:rFonts w:cstheme="minorHAnsi"/>
          <w:sz w:val="22"/>
          <w:szCs w:val="22"/>
        </w:rPr>
      </w:pPr>
      <w:r>
        <w:rPr>
          <w:rFonts w:cstheme="minorHAnsi"/>
          <w:sz w:val="22"/>
          <w:szCs w:val="22"/>
        </w:rPr>
        <w:t>C</w:t>
      </w:r>
      <w:commentRangeStart w:id="84"/>
      <w:r w:rsidRPr="00CC45D1">
        <w:rPr>
          <w:rFonts w:cstheme="minorHAnsi"/>
          <w:sz w:val="22"/>
          <w:szCs w:val="22"/>
        </w:rPr>
        <w:t xml:space="preserve">ontrary to </w:t>
      </w:r>
      <w:r>
        <w:rPr>
          <w:rFonts w:cstheme="minorHAnsi"/>
          <w:sz w:val="22"/>
          <w:szCs w:val="22"/>
        </w:rPr>
        <w:t xml:space="preserve">that, the calculated </w:t>
      </w:r>
      <w:r w:rsidRPr="00CC45D1">
        <w:rPr>
          <w:rFonts w:cstheme="minorHAnsi"/>
          <w:sz w:val="22"/>
          <w:szCs w:val="22"/>
        </w:rPr>
        <w:t>ALR references</w:t>
      </w:r>
      <w:commentRangeEnd w:id="84"/>
      <w:r>
        <w:rPr>
          <w:rStyle w:val="CommentReference"/>
        </w:rPr>
        <w:commentReference w:id="84"/>
      </w:r>
      <w:r>
        <w:rPr>
          <w:rFonts w:cstheme="minorHAnsi"/>
          <w:sz w:val="22"/>
          <w:szCs w:val="22"/>
        </w:rPr>
        <w:t xml:space="preserve"> are completely different between the filtered data sets (</w:t>
      </w:r>
      <w:r w:rsidRPr="00CC45D1">
        <w:rPr>
          <w:rFonts w:cstheme="minorHAnsi"/>
          <w:sz w:val="22"/>
          <w:szCs w:val="22"/>
        </w:rPr>
        <w:t>see Supplementary Fig.12B</w:t>
      </w:r>
      <w:r>
        <w:rPr>
          <w:rFonts w:cstheme="minorHAnsi"/>
          <w:sz w:val="22"/>
          <w:szCs w:val="22"/>
        </w:rPr>
        <w:t>). However, although</w:t>
      </w:r>
      <w:r w:rsidR="00587228" w:rsidRPr="00CC45D1">
        <w:rPr>
          <w:rFonts w:cstheme="minorHAnsi"/>
          <w:sz w:val="22"/>
          <w:szCs w:val="22"/>
        </w:rPr>
        <w:t xml:space="preserve"> </w:t>
      </w:r>
      <w:r w:rsidR="00587228" w:rsidRPr="0089711A">
        <w:rPr>
          <w:rFonts w:cstheme="minorHAnsi"/>
          <w:i/>
          <w:iCs/>
          <w:sz w:val="22"/>
          <w:szCs w:val="22"/>
        </w:rPr>
        <w:t>CoDaCoRe</w:t>
      </w:r>
      <w:r w:rsidR="00587228" w:rsidRPr="00CC45D1">
        <w:rPr>
          <w:rFonts w:cstheme="minorHAnsi"/>
          <w:sz w:val="22"/>
          <w:szCs w:val="22"/>
        </w:rPr>
        <w:t xml:space="preserve"> shows good results in high-</w:t>
      </w:r>
      <w:r w:rsidR="00587228">
        <w:rPr>
          <w:rFonts w:cstheme="minorHAnsi"/>
          <w:sz w:val="22"/>
          <w:szCs w:val="22"/>
        </w:rPr>
        <w:t xml:space="preserve">association </w:t>
      </w:r>
      <w:r w:rsidR="00587228" w:rsidRPr="00CC45D1">
        <w:rPr>
          <w:rFonts w:cstheme="minorHAnsi"/>
          <w:sz w:val="22"/>
          <w:szCs w:val="22"/>
        </w:rPr>
        <w:t>data like CRC and EstMB (DT2), it does not outperform Machine Learning models</w:t>
      </w:r>
      <w:r w:rsidR="003B6561">
        <w:rPr>
          <w:rFonts w:cstheme="minorHAnsi"/>
          <w:sz w:val="22"/>
          <w:szCs w:val="22"/>
        </w:rPr>
        <w:t xml:space="preserve"> with log-ratio transformed data</w:t>
      </w:r>
      <w:r w:rsidR="00587228" w:rsidRPr="00CC45D1">
        <w:rPr>
          <w:rFonts w:cstheme="minorHAnsi"/>
          <w:sz w:val="22"/>
          <w:szCs w:val="22"/>
        </w:rPr>
        <w:t xml:space="preserve">. These results set a contrast to the results in the paper that published </w:t>
      </w:r>
      <w:r w:rsidR="00587228" w:rsidRPr="0089711A">
        <w:rPr>
          <w:rFonts w:cstheme="minorHAnsi"/>
          <w:i/>
          <w:iCs/>
          <w:sz w:val="22"/>
          <w:szCs w:val="22"/>
        </w:rPr>
        <w:t>CoDaCoRe</w:t>
      </w:r>
      <w:r w:rsidR="00587228" w:rsidRPr="00CC45D1">
        <w:rPr>
          <w:rFonts w:cstheme="minorHAnsi"/>
          <w:sz w:val="22"/>
          <w:szCs w:val="22"/>
        </w:rPr>
        <w:t xml:space="preserve"> </w:t>
      </w:r>
      <w:sdt>
        <w:sdtPr>
          <w:rPr>
            <w:rFonts w:cstheme="minorHAnsi"/>
            <w:sz w:val="22"/>
            <w:szCs w:val="22"/>
          </w:rPr>
          <w:alias w:val="To edit, see citavi.com/edit"/>
          <w:tag w:val="CitaviPlaceholder#0ba963c4-d610-415d-8269-688cd1ec45a2"/>
          <w:id w:val="1576699261"/>
          <w:placeholder>
            <w:docPart w:val="8385151B231041DDB2326624BDC5127F"/>
          </w:placeholder>
        </w:sdtPr>
        <w:sdtEndPr/>
        <w:sdtContent>
          <w:r w:rsidR="00587228" w:rsidRPr="00CC45D1">
            <w:rPr>
              <w:rFonts w:cstheme="minorHAnsi"/>
              <w:sz w:val="22"/>
              <w:szCs w:val="22"/>
            </w:rPr>
            <w:fldChar w:fldCharType="begin"/>
          </w:r>
          <w:r w:rsidR="00587228"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U3NDQ1LTNjYTUtNGRhNi1hNzZiLTEyOTBhOWUwYjA5Z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mE5NjNjNC1kNjEwLTQxNWQtODI2OS02ODhjZDFlYzQ1YTIiLCJUZXh0IjoiKEdvcmRvbi1Sb2RyaWd1ZXogZXQgYWwuIDIwMjEpIiwiV0FJVmVyc2lvbiI6IjYuMTIuMC4wIn0=}</w:instrText>
          </w:r>
          <w:r w:rsidR="00587228" w:rsidRPr="00CC45D1">
            <w:rPr>
              <w:rFonts w:cstheme="minorHAnsi"/>
              <w:sz w:val="22"/>
              <w:szCs w:val="22"/>
            </w:rPr>
            <w:fldChar w:fldCharType="separate"/>
          </w:r>
          <w:r w:rsidR="00587228">
            <w:rPr>
              <w:rFonts w:cstheme="minorHAnsi"/>
              <w:sz w:val="22"/>
              <w:szCs w:val="22"/>
            </w:rPr>
            <w:t>(Gordon-Rodriguez et al. 2021)</w:t>
          </w:r>
          <w:r w:rsidR="00587228" w:rsidRPr="00CC45D1">
            <w:rPr>
              <w:rFonts w:cstheme="minorHAnsi"/>
              <w:sz w:val="22"/>
              <w:szCs w:val="22"/>
            </w:rPr>
            <w:fldChar w:fldCharType="end"/>
          </w:r>
        </w:sdtContent>
      </w:sdt>
      <w:r w:rsidR="00587228" w:rsidRPr="000054F9">
        <w:rPr>
          <w:rFonts w:cstheme="minorHAnsi"/>
          <w:sz w:val="22"/>
          <w:szCs w:val="22"/>
        </w:rPr>
        <w:t xml:space="preserve">. </w:t>
      </w:r>
      <w:r w:rsidR="00587228" w:rsidRPr="00CC45D1">
        <w:rPr>
          <w:rFonts w:cstheme="minorHAnsi"/>
          <w:sz w:val="22"/>
          <w:szCs w:val="22"/>
        </w:rPr>
        <w:t xml:space="preserve">Of course, it should be noted that here the performances with the same data split are directly compared, in contrary to the original paper, that evaluated the performances over </w:t>
      </w:r>
      <w:r w:rsidR="00C36A6B">
        <w:rPr>
          <w:rFonts w:cstheme="minorHAnsi"/>
          <w:sz w:val="22"/>
          <w:szCs w:val="22"/>
        </w:rPr>
        <w:t>twenty</w:t>
      </w:r>
      <w:r w:rsidR="00587228" w:rsidRPr="00CC45D1">
        <w:rPr>
          <w:rFonts w:cstheme="minorHAnsi"/>
          <w:sz w:val="22"/>
          <w:szCs w:val="22"/>
        </w:rPr>
        <w:t xml:space="preserve"> random train/test splits. </w:t>
      </w:r>
    </w:p>
    <w:p w14:paraId="1E7D64C8" w14:textId="4B901410" w:rsidR="007A2279" w:rsidRDefault="007A2279" w:rsidP="00D63789">
      <w:pPr>
        <w:spacing w:line="360" w:lineRule="auto"/>
        <w:jc w:val="both"/>
        <w:rPr>
          <w:rFonts w:cstheme="minorHAnsi"/>
          <w:sz w:val="22"/>
          <w:szCs w:val="22"/>
        </w:rPr>
      </w:pPr>
    </w:p>
    <w:p w14:paraId="26E0B11F" w14:textId="7C9E0933" w:rsidR="0075658A" w:rsidRDefault="0075658A" w:rsidP="008E27D7">
      <w:pPr>
        <w:autoSpaceDE w:val="0"/>
        <w:autoSpaceDN w:val="0"/>
        <w:adjustRightInd w:val="0"/>
        <w:spacing w:before="0" w:after="0" w:line="360" w:lineRule="auto"/>
        <w:jc w:val="both"/>
        <w:rPr>
          <w:rFonts w:cstheme="minorHAnsi"/>
          <w:sz w:val="22"/>
          <w:szCs w:val="22"/>
        </w:rPr>
      </w:pPr>
    </w:p>
    <w:p w14:paraId="45DC7E92" w14:textId="77777777" w:rsidR="0075658A" w:rsidRPr="006E6346" w:rsidRDefault="0075658A" w:rsidP="0075658A">
      <w:pPr>
        <w:pStyle w:val="Heading2"/>
        <w:spacing w:line="360" w:lineRule="auto"/>
        <w:jc w:val="both"/>
        <w:rPr>
          <w:rFonts w:cstheme="minorHAnsi"/>
          <w:sz w:val="22"/>
          <w:szCs w:val="22"/>
        </w:rPr>
      </w:pPr>
      <w:bookmarkStart w:id="85" w:name="_Toc106540052"/>
      <w:r w:rsidRPr="006E6346">
        <w:rPr>
          <w:rFonts w:cstheme="minorHAnsi"/>
          <w:sz w:val="22"/>
          <w:szCs w:val="22"/>
        </w:rPr>
        <w:lastRenderedPageBreak/>
        <w:t>Machine Learning</w:t>
      </w:r>
      <w:bookmarkEnd w:id="85"/>
    </w:p>
    <w:p w14:paraId="36F08C0B" w14:textId="589C9112" w:rsidR="0075658A" w:rsidRPr="00CC45D1" w:rsidRDefault="0075658A" w:rsidP="0075658A">
      <w:pPr>
        <w:spacing w:line="360" w:lineRule="auto"/>
        <w:jc w:val="both"/>
        <w:rPr>
          <w:rFonts w:cstheme="minorHAnsi"/>
          <w:sz w:val="22"/>
          <w:szCs w:val="22"/>
        </w:rPr>
      </w:pPr>
      <w:r w:rsidRPr="00CC45D1">
        <w:rPr>
          <w:rFonts w:cstheme="minorHAnsi"/>
          <w:sz w:val="22"/>
          <w:szCs w:val="22"/>
        </w:rPr>
        <w:t xml:space="preserve">Classification in Machine Leaning is a challenging task by itself, and it becomes more challenging when dealing with small datasets, as the limited size of training data can lead to </w:t>
      </w:r>
      <w:r w:rsidR="0039532A">
        <w:rPr>
          <w:rFonts w:cstheme="minorHAnsi"/>
          <w:sz w:val="22"/>
          <w:szCs w:val="22"/>
        </w:rPr>
        <w:t>unreliable</w:t>
      </w:r>
      <w:r w:rsidRPr="00CC45D1">
        <w:rPr>
          <w:rFonts w:cstheme="minorHAnsi"/>
          <w:sz w:val="22"/>
          <w:szCs w:val="22"/>
        </w:rPr>
        <w:t xml:space="preserve"> models </w:t>
      </w:r>
      <w:sdt>
        <w:sdtPr>
          <w:rPr>
            <w:rFonts w:cstheme="minorHAnsi"/>
            <w:sz w:val="22"/>
            <w:szCs w:val="22"/>
          </w:rPr>
          <w:alias w:val="To edit, see citavi.com/edit"/>
          <w:tag w:val="CitaviPlaceholder#5555b0b8-446c-4d9e-949a-fb239229899a"/>
          <w:id w:val="-1388024299"/>
          <w:placeholder>
            <w:docPart w:val="11C104384CAA4B7984A7B1D67C4AB522"/>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i4wLjAifQ==}</w:instrText>
          </w:r>
          <w:r w:rsidRPr="00CC45D1">
            <w:rPr>
              <w:rFonts w:cstheme="minorHAnsi"/>
              <w:sz w:val="22"/>
              <w:szCs w:val="22"/>
            </w:rPr>
            <w:fldChar w:fldCharType="separate"/>
          </w:r>
          <w:r>
            <w:rPr>
              <w:rFonts w:cstheme="minorHAnsi"/>
              <w:sz w:val="22"/>
              <w:szCs w:val="22"/>
            </w:rPr>
            <w:t>(Althnian et al. 2021)</w:t>
          </w:r>
          <w:r w:rsidRPr="00CC45D1">
            <w:rPr>
              <w:rFonts w:cstheme="minorHAnsi"/>
              <w:sz w:val="22"/>
              <w:szCs w:val="22"/>
            </w:rPr>
            <w:fldChar w:fldCharType="end"/>
          </w:r>
        </w:sdtContent>
      </w:sdt>
      <w:r w:rsidRPr="00CC45D1">
        <w:rPr>
          <w:rFonts w:cstheme="minorHAnsi"/>
          <w:sz w:val="22"/>
          <w:szCs w:val="22"/>
        </w:rPr>
        <w:t xml:space="preserve">. This is important in biological contexts, as sample sizes are usually limited, and it should be accounted for when Machine Learning models are </w:t>
      </w:r>
      <w:r>
        <w:rPr>
          <w:rFonts w:cstheme="minorHAnsi"/>
          <w:sz w:val="22"/>
          <w:szCs w:val="22"/>
        </w:rPr>
        <w:t>applied and evaluated</w:t>
      </w:r>
      <w:r w:rsidRPr="00CC45D1">
        <w:rPr>
          <w:rFonts w:cstheme="minorHAnsi"/>
          <w:sz w:val="22"/>
          <w:szCs w:val="22"/>
        </w:rPr>
        <w:t xml:space="preserve">. </w:t>
      </w:r>
    </w:p>
    <w:p w14:paraId="45395624" w14:textId="77777777" w:rsidR="0075658A" w:rsidRPr="00CC45D1" w:rsidRDefault="0075658A" w:rsidP="0075658A">
      <w:pPr>
        <w:spacing w:line="360" w:lineRule="auto"/>
        <w:jc w:val="both"/>
        <w:rPr>
          <w:rFonts w:cstheme="minorHAnsi"/>
          <w:sz w:val="22"/>
          <w:szCs w:val="22"/>
        </w:rPr>
      </w:pPr>
      <w:r w:rsidRPr="00CC45D1">
        <w:rPr>
          <w:rFonts w:cstheme="minorHAnsi"/>
          <w:sz w:val="22"/>
          <w:szCs w:val="22"/>
        </w:rPr>
        <w:t xml:space="preserve">The CRC data set shows that high sample-sizes are not strictly necessary in </w:t>
      </w:r>
      <w:r>
        <w:rPr>
          <w:rFonts w:cstheme="minorHAnsi"/>
          <w:sz w:val="22"/>
          <w:szCs w:val="22"/>
        </w:rPr>
        <w:t xml:space="preserve">highly associates </w:t>
      </w:r>
      <w:commentRangeStart w:id="86"/>
      <w:r w:rsidRPr="00CC45D1">
        <w:rPr>
          <w:rFonts w:cstheme="minorHAnsi"/>
          <w:sz w:val="22"/>
          <w:szCs w:val="22"/>
        </w:rPr>
        <w:t xml:space="preserve">data </w:t>
      </w:r>
      <w:commentRangeEnd w:id="86"/>
      <w:r>
        <w:rPr>
          <w:rStyle w:val="CommentReference"/>
        </w:rPr>
        <w:commentReference w:id="86"/>
      </w:r>
      <w:r w:rsidRPr="00CC45D1">
        <w:rPr>
          <w:rFonts w:cstheme="minorHAnsi"/>
          <w:sz w:val="22"/>
          <w:szCs w:val="22"/>
        </w:rPr>
        <w:t xml:space="preserve">sets, which is supported by several other studies in recent years </w:t>
      </w:r>
      <w:sdt>
        <w:sdtPr>
          <w:rPr>
            <w:rFonts w:cstheme="minorHAnsi"/>
            <w:sz w:val="22"/>
            <w:szCs w:val="22"/>
          </w:rPr>
          <w:alias w:val="To edit, see citavi.com/edit"/>
          <w:tag w:val="CitaviPlaceholder#ad5fe978-75a7-458b-b465-185e3b20b3b3"/>
          <w:id w:val="-1314249679"/>
          <w:placeholder>
            <w:docPart w:val="11C104384CAA4B7984A7B1D67C4AB522"/>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Iw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Ix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Y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g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OS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zA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zM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i4wLjAifQ==}</w:instrText>
          </w:r>
          <w:r w:rsidRPr="00CC45D1">
            <w:rPr>
              <w:rFonts w:cstheme="minorHAnsi"/>
              <w:sz w:val="22"/>
              <w:szCs w:val="22"/>
            </w:rPr>
            <w:fldChar w:fldCharType="separate"/>
          </w:r>
          <w:r>
            <w:rPr>
              <w:rFonts w:cstheme="minorHAnsi"/>
              <w:sz w:val="22"/>
              <w:szCs w:val="22"/>
            </w:rPr>
            <w:t>(Althnian et al. 2021; van der Ploeg et al. 2014; Bailly et al. 2022)</w:t>
          </w:r>
          <w:r w:rsidRPr="00CC45D1">
            <w:rPr>
              <w:rFonts w:cstheme="minorHAnsi"/>
              <w:sz w:val="22"/>
              <w:szCs w:val="22"/>
            </w:rPr>
            <w:fldChar w:fldCharType="end"/>
          </w:r>
        </w:sdtContent>
      </w:sdt>
      <w:r w:rsidRPr="00CC45D1">
        <w:rPr>
          <w:rFonts w:cstheme="minorHAnsi"/>
          <w:sz w:val="22"/>
          <w:szCs w:val="22"/>
        </w:rPr>
        <w:t xml:space="preserve">. Especially for logistic regression models (like </w:t>
      </w:r>
      <w:r w:rsidRPr="00CC45D1">
        <w:rPr>
          <w:rFonts w:cstheme="minorHAnsi"/>
          <w:i/>
          <w:iCs/>
          <w:sz w:val="22"/>
          <w:szCs w:val="22"/>
        </w:rPr>
        <w:t>glmnet</w:t>
      </w:r>
      <w:r w:rsidRPr="00CC45D1">
        <w:rPr>
          <w:rFonts w:cstheme="minorHAnsi"/>
          <w:sz w:val="22"/>
          <w:szCs w:val="22"/>
        </w:rPr>
        <w:t xml:space="preserve">),  smaller data set sizes are sufficient to achieve quick and good performances </w:t>
      </w:r>
      <w:sdt>
        <w:sdtPr>
          <w:rPr>
            <w:rFonts w:cstheme="minorHAnsi"/>
            <w:sz w:val="22"/>
            <w:szCs w:val="22"/>
          </w:rPr>
          <w:alias w:val="To edit, see citavi.com/edit"/>
          <w:tag w:val="CitaviPlaceholder#374b7f0d-127c-4715-8012-8649095b277c"/>
          <w:id w:val="-1234705973"/>
          <w:placeholder>
            <w:docPart w:val="11C104384CAA4B7984A7B1D67C4AB522"/>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yLjAuMCJ9}</w:instrText>
          </w:r>
          <w:r w:rsidRPr="00CC45D1">
            <w:rPr>
              <w:rFonts w:cstheme="minorHAnsi"/>
              <w:sz w:val="22"/>
              <w:szCs w:val="22"/>
            </w:rPr>
            <w:fldChar w:fldCharType="separate"/>
          </w:r>
          <w:r>
            <w:rPr>
              <w:rFonts w:cstheme="minorHAnsi"/>
              <w:sz w:val="22"/>
              <w:szCs w:val="22"/>
            </w:rPr>
            <w:t>(Bailly et al. 2022)</w:t>
          </w:r>
          <w:r w:rsidRPr="00CC45D1">
            <w:rPr>
              <w:rFonts w:cstheme="minorHAnsi"/>
              <w:sz w:val="22"/>
              <w:szCs w:val="22"/>
            </w:rPr>
            <w:fldChar w:fldCharType="end"/>
          </w:r>
        </w:sdtContent>
      </w:sdt>
      <w:r w:rsidRPr="00CC45D1">
        <w:rPr>
          <w:rFonts w:cstheme="minorHAnsi"/>
          <w:sz w:val="22"/>
          <w:szCs w:val="22"/>
        </w:rPr>
        <w:t xml:space="preserve">. Experts are in agreement that an overall performance of classifiers depends how well the data set represents the original distribution rather than its size </w:t>
      </w:r>
      <w:sdt>
        <w:sdtPr>
          <w:rPr>
            <w:rFonts w:cstheme="minorHAnsi"/>
            <w:sz w:val="22"/>
            <w:szCs w:val="22"/>
          </w:rPr>
          <w:alias w:val="To edit, see citavi.com/edit"/>
          <w:tag w:val="CitaviPlaceholder#3ebcc937-e660-41dd-84cf-45ac27bcfa3b"/>
          <w:id w:val="-648362006"/>
          <w:placeholder>
            <w:docPart w:val="11C104384CAA4B7984A7B1D67C4AB522"/>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zNjMWVlLTQwMzgtNDE0Zi1iNWYzLWRjODljZjQ4ZThhZ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M2ViY2M5MzctZTY2MC00MWRkLTg0Y2YtNDVhYzI3YmNmYTNiIiwiVGV4dCI6IihBbHRobmlhbiBldCBhbC4gMjAyMSkiLCJXQUlWZXJzaW9uIjoiNi4xMi4wLjAifQ==}</w:instrText>
          </w:r>
          <w:r w:rsidRPr="00CC45D1">
            <w:rPr>
              <w:rFonts w:cstheme="minorHAnsi"/>
              <w:sz w:val="22"/>
              <w:szCs w:val="22"/>
            </w:rPr>
            <w:fldChar w:fldCharType="separate"/>
          </w:r>
          <w:r>
            <w:rPr>
              <w:rFonts w:cstheme="minorHAnsi"/>
              <w:sz w:val="22"/>
              <w:szCs w:val="22"/>
            </w:rPr>
            <w:t>(Althnian et al. 2021)</w:t>
          </w:r>
          <w:r w:rsidRPr="00CC45D1">
            <w:rPr>
              <w:rFonts w:cstheme="minorHAnsi"/>
              <w:sz w:val="22"/>
              <w:szCs w:val="22"/>
            </w:rPr>
            <w:fldChar w:fldCharType="end"/>
          </w:r>
        </w:sdtContent>
      </w:sdt>
      <w:r w:rsidRPr="00CC45D1">
        <w:rPr>
          <w:rFonts w:cstheme="minorHAnsi"/>
          <w:sz w:val="22"/>
          <w:szCs w:val="22"/>
        </w:rPr>
        <w:t xml:space="preserve"> and that the most robust classifier is not necessarily the best one </w:t>
      </w:r>
      <w:sdt>
        <w:sdtPr>
          <w:rPr>
            <w:rFonts w:cstheme="minorHAnsi"/>
            <w:sz w:val="22"/>
            <w:szCs w:val="22"/>
          </w:rPr>
          <w:alias w:val="To edit, see citavi.com/edit"/>
          <w:tag w:val="CitaviPlaceholder#4a6a2bc4-2845-47ce-a4ca-cd8df8713a71"/>
          <w:id w:val="-801925342"/>
          <w:placeholder>
            <w:docPart w:val="11C104384CAA4B7984A7B1D67C4AB522"/>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DFhYWFhLTBlYTQtNDM0OS1hYzFjLWExYjE1ZmU4ZTZlMC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Sx7IiRpZCI6IjE3IiwiJHR5cGUiOiJTd2lzc0FjYWRlbWljLkNpdGF2aS5DaXRhdGlvbnMuV29yZFBsYWNlaG9sZGVyRW50cnksIFN3aXNzQWNhZGVtaWMuQ2l0YXZpIiwiSWQiOiJiYzBjZjllYi0wMzcxLTRiZTMtYWY3MC02NzUyZjg2MmU0M2EiLCJSYW5nZVN0YXJ0IjoyMSwiUmFuZ2VMZW5ndGgiOjIx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XSwiRm9ybWF0dGVkVGV4dCI6eyIkaWQiOiIzMyIsIkNvdW50IjoxLCJUZXh0VW5pdHMiOlt7IiRpZCI6IjM0IiwiRm9udFN0eWxlIjp7IiRpZCI6IjM1IiwiTmV1dHJhbCI6dHJ1ZX0sIlJlYWRpbmdPcmRlciI6MSwiVGV4dCI6IihBbHRobmlhbiBldCBhbC4gMjAyMTsgQmFpbGx5IGV0IGFsLiAyMDIyKSJ9XX0sIlRhZyI6IkNpdGF2aVBsYWNlaG9sZGVyIzRhNmEyYmM0LTI4NDUtNDdjZS1hNGNhLWNkOGRmODcxM2E3MSIsIlRleHQiOiIoQWx0aG5pYW4gZXQgYWwuIDIwMjE7IEJhaWxseSBldCBhbC4gMjAyMikiLCJXQUlWZXJzaW9uIjoiNi4xMi4wLjAifQ==}</w:instrText>
          </w:r>
          <w:r w:rsidRPr="00CC45D1">
            <w:rPr>
              <w:rFonts w:cstheme="minorHAnsi"/>
              <w:sz w:val="22"/>
              <w:szCs w:val="22"/>
            </w:rPr>
            <w:fldChar w:fldCharType="separate"/>
          </w:r>
          <w:r>
            <w:rPr>
              <w:rFonts w:cstheme="minorHAnsi"/>
              <w:sz w:val="22"/>
              <w:szCs w:val="22"/>
            </w:rPr>
            <w:t>(Althnian et al. 2021; Bailly et al. 2022)</w:t>
          </w:r>
          <w:r w:rsidRPr="00CC45D1">
            <w:rPr>
              <w:rFonts w:cstheme="minorHAnsi"/>
              <w:sz w:val="22"/>
              <w:szCs w:val="22"/>
            </w:rPr>
            <w:fldChar w:fldCharType="end"/>
          </w:r>
          <w:r w:rsidRPr="00CC45D1">
            <w:rPr>
              <w:rFonts w:cstheme="minorHAnsi"/>
              <w:sz w:val="22"/>
              <w:szCs w:val="22"/>
            </w:rPr>
            <w:t>.</w:t>
          </w:r>
        </w:sdtContent>
      </w:sdt>
      <w:r w:rsidRPr="00CC45D1">
        <w:rPr>
          <w:rFonts w:cstheme="minorHAnsi"/>
          <w:sz w:val="22"/>
          <w:szCs w:val="22"/>
        </w:rPr>
        <w:t xml:space="preserve"> However, it can be approximated that a number between 75–100 samples will usually be needed to test a good but not perfect classifier </w:t>
      </w:r>
      <w:sdt>
        <w:sdtPr>
          <w:rPr>
            <w:rFonts w:cstheme="minorHAnsi"/>
            <w:sz w:val="22"/>
            <w:szCs w:val="22"/>
          </w:rPr>
          <w:alias w:val="To edit, see citavi.com/edit"/>
          <w:tag w:val="CitaviPlaceholder#7a950dde-55b7-4f62-a06c-8dfd98a20884"/>
          <w:id w:val="-277866309"/>
          <w:placeholder>
            <w:docPart w:val="11C104384CAA4B7984A7B1D67C4AB522"/>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WE2Yzg3LWM5YTQtNDg1ZS05OWQyLWZjMGQ0NGU3MTI0NSIsIlJhbmdlTGVuZ3RoIjoyMi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mVsZWl0ZXMgZXQgYWwuIDIwMTMpIn1dfSwiVGFnIjoiQ2l0YXZpUGxhY2Vob2xkZXIjN2E5NTBkZGUtNTViNy00ZjYyLWEwNmMtOGRmZDk4YTIwODg0IiwiVGV4dCI6IihCZWxlaXRlcyBldCBhbC4gMjAxMykiLCJXQUlWZXJzaW9uIjoiNi4xMi4wLjAifQ==}</w:instrText>
          </w:r>
          <w:r w:rsidRPr="00CC45D1">
            <w:rPr>
              <w:rFonts w:cstheme="minorHAnsi"/>
              <w:sz w:val="22"/>
              <w:szCs w:val="22"/>
            </w:rPr>
            <w:fldChar w:fldCharType="separate"/>
          </w:r>
          <w:r>
            <w:rPr>
              <w:rFonts w:cstheme="minorHAnsi"/>
              <w:sz w:val="22"/>
              <w:szCs w:val="22"/>
            </w:rPr>
            <w:t>(Beleites et al. 2013)</w:t>
          </w:r>
          <w:r w:rsidRPr="00CC45D1">
            <w:rPr>
              <w:rFonts w:cstheme="minorHAnsi"/>
              <w:sz w:val="22"/>
              <w:szCs w:val="22"/>
            </w:rPr>
            <w:fldChar w:fldCharType="end"/>
          </w:r>
          <w:r w:rsidRPr="00CC45D1">
            <w:rPr>
              <w:rFonts w:cstheme="minorHAnsi"/>
              <w:sz w:val="22"/>
              <w:szCs w:val="22"/>
            </w:rPr>
            <w:t>.</w:t>
          </w:r>
        </w:sdtContent>
      </w:sdt>
      <w:r w:rsidRPr="00CC45D1">
        <w:rPr>
          <w:rFonts w:cstheme="minorHAnsi"/>
          <w:sz w:val="22"/>
          <w:szCs w:val="22"/>
        </w:rPr>
        <w:t xml:space="preserve"> These results are supported by comparing PCOS and CRC Machine Learning model performances. </w:t>
      </w:r>
      <w:r>
        <w:rPr>
          <w:rFonts w:cstheme="minorHAnsi"/>
          <w:sz w:val="22"/>
          <w:szCs w:val="22"/>
        </w:rPr>
        <w:t xml:space="preserve">The PCOS test set contains only 60 samples but has low </w:t>
      </w:r>
      <w:r w:rsidRPr="00CC45D1">
        <w:rPr>
          <w:rFonts w:cstheme="minorHAnsi"/>
          <w:sz w:val="22"/>
          <w:szCs w:val="22"/>
        </w:rPr>
        <w:t>variances in training and test set performance</w:t>
      </w:r>
      <w:r>
        <w:rPr>
          <w:rFonts w:cstheme="minorHAnsi"/>
          <w:sz w:val="22"/>
          <w:szCs w:val="22"/>
        </w:rPr>
        <w:t>s, which indicates a low uncertainty.</w:t>
      </w:r>
    </w:p>
    <w:p w14:paraId="43AA7C3E" w14:textId="77777777" w:rsidR="0075658A" w:rsidRPr="00D40AAF" w:rsidRDefault="0075658A" w:rsidP="0075658A">
      <w:pPr>
        <w:spacing w:line="360" w:lineRule="auto"/>
        <w:jc w:val="both"/>
        <w:rPr>
          <w:rFonts w:cstheme="minorHAnsi"/>
          <w:sz w:val="22"/>
          <w:szCs w:val="22"/>
        </w:rPr>
      </w:pPr>
      <w:r w:rsidRPr="00CC45D1">
        <w:rPr>
          <w:rFonts w:cstheme="minorHAnsi"/>
          <w:sz w:val="22"/>
          <w:szCs w:val="22"/>
        </w:rPr>
        <w:t xml:space="preserve">For non-linear models, it has been shown that SVM shows instabilities in smaller data sets and mentions that SVM may need over 10 times as many features per phenotype to achieve a stable AUC compared to linear models </w:t>
      </w:r>
      <w:sdt>
        <w:sdtPr>
          <w:rPr>
            <w:rFonts w:cstheme="minorHAnsi"/>
            <w:sz w:val="22"/>
            <w:szCs w:val="22"/>
          </w:rPr>
          <w:alias w:val="To edit, see citavi.com/edit"/>
          <w:tag w:val="CitaviPlaceholder#8169c1d4-ff8d-4b50-9740-5ced4f7fbbde"/>
          <w:id w:val="-1627300971"/>
          <w:placeholder>
            <w:docPart w:val="11C104384CAA4B7984A7B1D67C4AB522"/>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jdiY2U3LTNmZjYtNDliNi05NjY0LTNhYjI0NzQwYWIwNy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ODE2OWMxZDQtZmY4ZC00YjUwLTk3NDAtNWNlZDRmN2ZiYmRlIiwiVGV4dCI6Iih2YW4gZGVyIFBsb2VnIGV0IGFsLiAyMDE0KSIsIldBSVZlcnNpb24iOiI2LjEyLjAuMCJ9}</w:instrText>
          </w:r>
          <w:r w:rsidRPr="00CC45D1">
            <w:rPr>
              <w:rFonts w:cstheme="minorHAnsi"/>
              <w:sz w:val="22"/>
              <w:szCs w:val="22"/>
            </w:rPr>
            <w:fldChar w:fldCharType="separate"/>
          </w:r>
          <w:r>
            <w:rPr>
              <w:rFonts w:cstheme="minorHAnsi"/>
              <w:sz w:val="22"/>
              <w:szCs w:val="22"/>
            </w:rPr>
            <w:t>(van der Ploeg et al. 2014)</w:t>
          </w:r>
          <w:r w:rsidRPr="00CC45D1">
            <w:rPr>
              <w:rFonts w:cstheme="minorHAnsi"/>
              <w:sz w:val="22"/>
              <w:szCs w:val="22"/>
            </w:rPr>
            <w:fldChar w:fldCharType="end"/>
          </w:r>
        </w:sdtContent>
      </w:sdt>
      <w:r w:rsidRPr="00CC45D1">
        <w:rPr>
          <w:rFonts w:cstheme="minorHAnsi"/>
          <w:sz w:val="22"/>
          <w:szCs w:val="22"/>
        </w:rPr>
        <w:t>.</w:t>
      </w:r>
      <w:r>
        <w:rPr>
          <w:rFonts w:cstheme="minorHAnsi"/>
          <w:sz w:val="22"/>
          <w:szCs w:val="22"/>
        </w:rPr>
        <w:t xml:space="preserve"> Therefore, they could be </w:t>
      </w:r>
      <w:r w:rsidRPr="00CC45D1">
        <w:rPr>
          <w:rFonts w:cstheme="minorHAnsi"/>
          <w:sz w:val="22"/>
          <w:szCs w:val="22"/>
        </w:rPr>
        <w:t xml:space="preserve">better equipped to deal with </w:t>
      </w:r>
      <w:r>
        <w:rPr>
          <w:rFonts w:cstheme="minorHAnsi"/>
          <w:sz w:val="22"/>
          <w:szCs w:val="22"/>
        </w:rPr>
        <w:t>the high dimensionality and sparse nature of microbiome data. W</w:t>
      </w:r>
      <w:r w:rsidRPr="00CC45D1">
        <w:rPr>
          <w:rFonts w:cstheme="minorHAnsi"/>
          <w:sz w:val="22"/>
          <w:szCs w:val="22"/>
        </w:rPr>
        <w:t xml:space="preserve">hen comparing several Machine Learning models, </w:t>
      </w:r>
      <w:r>
        <w:rPr>
          <w:rFonts w:cstheme="minorHAnsi"/>
          <w:sz w:val="22"/>
          <w:szCs w:val="22"/>
        </w:rPr>
        <w:t xml:space="preserve">several studies showed that </w:t>
      </w:r>
      <w:r w:rsidRPr="00CC45D1">
        <w:rPr>
          <w:rFonts w:cstheme="minorHAnsi"/>
          <w:sz w:val="22"/>
          <w:szCs w:val="22"/>
        </w:rPr>
        <w:t xml:space="preserve">non-linear models usually perform better than linear ones </w:t>
      </w:r>
      <w:sdt>
        <w:sdtPr>
          <w:rPr>
            <w:rFonts w:cstheme="minorHAnsi"/>
            <w:sz w:val="22"/>
            <w:szCs w:val="22"/>
          </w:rPr>
          <w:alias w:val="To edit, see citavi.com/edit"/>
          <w:tag w:val="CitaviPlaceholder#985bfef0-8ae2-42c8-b6f4-fba13c7366ee"/>
          <w:id w:val="456838198"/>
          <w:placeholder>
            <w:docPart w:val="11C104384CAA4B7984A7B1D67C4AB522"/>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GIyNjMzLTI3ZmMtNGQxMC1hZjE0LTNmOGNkNWY2MzdkN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LHsiJGlkIjoiMjYiLCIkdHlwZSI6IlN3aXNzQWNhZGVtaWMuQ2l0YXZpLkNpdGF0aW9ucy5Xb3JkUGxhY2Vob2xkZXJFbnRyeSwgU3dpc3NBY2FkZW1pYy5DaXRhdmkiLCJJZCI6IjIxODNlZDNlLTk1OGYtNGQ5OC04NzQ5LWZhMWRiMDNhNjNiNiIsIlJhbmdlU3RhcnQiOjIxLCJSYW5nZUxlbmd0aCI6MjEsIlJlZmVyZW5jZUlkIjoiYTgzOTc4NzItMjFiYy00OTMyLWJhZmYtZWEzM2E1ZTc2OTc3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Mj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MzMiLCJDb3VudCI6MSwiVGV4dFVuaXRzIjpbeyIkaWQiOiIzNCIsIkZvbnRTdHlsZSI6eyIkaWQiOiIzNSIsIk5ldXRyYWwiOnRydWV9LCJSZWFkaW5nT3JkZXIiOjEsIlRleHQiOiIoS3ViaW5za2kgZXQgYWwuIDIwMjI7IFpoYW5nIGFuZCBTaGkgMjAxOSkifV19LCJUYWciOiJDaXRhdmlQbGFjZWhvbGRlciM5ODViZmVmMC04YWUyLTQyYzgtYjZmNC1mYmExM2M3MzY2ZWUiLCJUZXh0IjoiKEt1Ymluc2tpIGV0IGFsLiAyMDIyOyBaaGFuZyBhbmQgU2hpIDIwMTkpIiwiV0FJVmVyc2lvbiI6IjYuMTIuMC4wIn0=}</w:instrText>
          </w:r>
          <w:r w:rsidRPr="00CC45D1">
            <w:rPr>
              <w:rFonts w:cstheme="minorHAnsi"/>
              <w:sz w:val="22"/>
              <w:szCs w:val="22"/>
            </w:rPr>
            <w:fldChar w:fldCharType="separate"/>
          </w:r>
          <w:r>
            <w:rPr>
              <w:rFonts w:cstheme="minorHAnsi"/>
              <w:sz w:val="22"/>
              <w:szCs w:val="22"/>
            </w:rPr>
            <w:t>(Kubinski et al. 2022; Zhang and Shi 2019)</w:t>
          </w:r>
          <w:r w:rsidRPr="00CC45D1">
            <w:rPr>
              <w:rFonts w:cstheme="minorHAnsi"/>
              <w:sz w:val="22"/>
              <w:szCs w:val="22"/>
            </w:rPr>
            <w:fldChar w:fldCharType="end"/>
          </w:r>
        </w:sdtContent>
      </w:sdt>
      <w:r w:rsidRPr="00CC45D1">
        <w:rPr>
          <w:rFonts w:cstheme="minorHAnsi"/>
          <w:sz w:val="22"/>
          <w:szCs w:val="22"/>
        </w:rPr>
        <w:t xml:space="preserve">. </w:t>
      </w:r>
      <w:r>
        <w:rPr>
          <w:rFonts w:cstheme="minorHAnsi"/>
          <w:sz w:val="22"/>
          <w:szCs w:val="22"/>
        </w:rPr>
        <w:t>However, t</w:t>
      </w:r>
      <w:r w:rsidRPr="00CC45D1">
        <w:rPr>
          <w:rFonts w:cstheme="minorHAnsi"/>
          <w:sz w:val="22"/>
          <w:szCs w:val="22"/>
        </w:rPr>
        <w:t>his trend is not depicted in the results here</w:t>
      </w:r>
      <w:r>
        <w:rPr>
          <w:rFonts w:cstheme="minorHAnsi"/>
          <w:sz w:val="22"/>
          <w:szCs w:val="22"/>
        </w:rPr>
        <w:t xml:space="preserve">. </w:t>
      </w:r>
      <w:proofErr w:type="spellStart"/>
      <w:r w:rsidRPr="00511D0D">
        <w:rPr>
          <w:rFonts w:cstheme="minorHAnsi"/>
          <w:i/>
          <w:iCs/>
          <w:sz w:val="22"/>
          <w:szCs w:val="22"/>
        </w:rPr>
        <w:t>S</w:t>
      </w:r>
      <w:r w:rsidRPr="00006E39">
        <w:rPr>
          <w:rFonts w:cstheme="minorHAnsi"/>
          <w:i/>
          <w:iCs/>
          <w:sz w:val="22"/>
          <w:szCs w:val="22"/>
        </w:rPr>
        <w:t>vmRadial</w:t>
      </w:r>
      <w:proofErr w:type="spellEnd"/>
      <w:r>
        <w:rPr>
          <w:rFonts w:cstheme="minorHAnsi"/>
          <w:sz w:val="22"/>
          <w:szCs w:val="22"/>
        </w:rPr>
        <w:t xml:space="preserve"> shows similar performances compared to </w:t>
      </w:r>
      <w:r>
        <w:rPr>
          <w:rFonts w:cstheme="minorHAnsi"/>
          <w:i/>
          <w:iCs/>
          <w:sz w:val="22"/>
          <w:szCs w:val="22"/>
        </w:rPr>
        <w:t>glmnet</w:t>
      </w:r>
      <w:r>
        <w:rPr>
          <w:rFonts w:cstheme="minorHAnsi"/>
          <w:sz w:val="22"/>
          <w:szCs w:val="22"/>
        </w:rPr>
        <w:t xml:space="preserve"> in small data sets (section 5.1, PCOS and CRC), but shows reduced performances in the large data set. However, </w:t>
      </w:r>
      <w:r w:rsidRPr="00CC45D1">
        <w:rPr>
          <w:rFonts w:cstheme="minorHAnsi"/>
          <w:sz w:val="22"/>
          <w:szCs w:val="22"/>
        </w:rPr>
        <w:t xml:space="preserve">further </w:t>
      </w:r>
      <w:r>
        <w:rPr>
          <w:rFonts w:cstheme="minorHAnsi"/>
          <w:sz w:val="22"/>
          <w:szCs w:val="22"/>
        </w:rPr>
        <w:t>tests and comparisons</w:t>
      </w:r>
      <w:r w:rsidRPr="00CC45D1">
        <w:rPr>
          <w:rFonts w:cstheme="minorHAnsi"/>
          <w:sz w:val="22"/>
          <w:szCs w:val="22"/>
        </w:rPr>
        <w:t xml:space="preserve"> with e.g., XGBoost </w:t>
      </w:r>
      <w:r>
        <w:rPr>
          <w:rFonts w:cstheme="minorHAnsi"/>
          <w:sz w:val="22"/>
          <w:szCs w:val="22"/>
        </w:rPr>
        <w:t>are necessary as non-linear algorithms may need more time and repeats to train models, which could correct the here depicted results.</w:t>
      </w:r>
    </w:p>
    <w:p w14:paraId="49AEC905" w14:textId="13532903" w:rsidR="001B4D8B" w:rsidRDefault="0075658A" w:rsidP="0075658A">
      <w:pPr>
        <w:spacing w:line="360" w:lineRule="auto"/>
        <w:jc w:val="both"/>
        <w:rPr>
          <w:rFonts w:cstheme="minorHAnsi"/>
          <w:sz w:val="22"/>
          <w:szCs w:val="22"/>
        </w:rPr>
      </w:pPr>
      <w:r w:rsidRPr="00CC45D1">
        <w:rPr>
          <w:rFonts w:cstheme="minorHAnsi"/>
          <w:sz w:val="22"/>
          <w:szCs w:val="22"/>
        </w:rPr>
        <w:t>Comparing CRC and EstMB (DT2) results it is clear that excellent Machine Learning performances in high-correlation data sets can be achieved independent of data size. But these results do not show if the AUROC scores could be higher with a</w:t>
      </w:r>
      <w:r w:rsidR="00FC453E">
        <w:rPr>
          <w:rFonts w:cstheme="minorHAnsi"/>
          <w:sz w:val="22"/>
          <w:szCs w:val="22"/>
        </w:rPr>
        <w:t>n even</w:t>
      </w:r>
      <w:r w:rsidRPr="00CC45D1">
        <w:rPr>
          <w:rFonts w:cstheme="minorHAnsi"/>
          <w:sz w:val="22"/>
          <w:szCs w:val="22"/>
        </w:rPr>
        <w:t xml:space="preserve"> </w:t>
      </w:r>
      <w:r>
        <w:rPr>
          <w:rFonts w:cstheme="minorHAnsi"/>
          <w:sz w:val="22"/>
          <w:szCs w:val="22"/>
        </w:rPr>
        <w:t>bigger</w:t>
      </w:r>
      <w:r w:rsidRPr="00CC45D1">
        <w:rPr>
          <w:rFonts w:cstheme="minorHAnsi"/>
          <w:sz w:val="22"/>
          <w:szCs w:val="22"/>
        </w:rPr>
        <w:t xml:space="preserve"> sample size. An additional test </w:t>
      </w:r>
      <w:r w:rsidRPr="00CC45D1">
        <w:rPr>
          <w:rFonts w:cstheme="minorHAnsi"/>
          <w:sz w:val="22"/>
          <w:szCs w:val="22"/>
        </w:rPr>
        <w:lastRenderedPageBreak/>
        <w:t xml:space="preserve">with the EstMB data set could give more insight, by e.g., creating several differently sized data sets out of it and comparing the performances. </w:t>
      </w:r>
      <w:commentRangeStart w:id="87"/>
      <w:r w:rsidRPr="00CC45D1">
        <w:rPr>
          <w:rFonts w:cstheme="minorHAnsi"/>
          <w:sz w:val="22"/>
          <w:szCs w:val="22"/>
        </w:rPr>
        <w:t xml:space="preserve">If the performances increase with the sample size it could be an indicator that </w:t>
      </w:r>
      <w:r w:rsidR="001B4D8B">
        <w:rPr>
          <w:rFonts w:cstheme="minorHAnsi"/>
          <w:sz w:val="22"/>
          <w:szCs w:val="22"/>
        </w:rPr>
        <w:t xml:space="preserve">also </w:t>
      </w:r>
      <w:r w:rsidRPr="00CC45D1">
        <w:rPr>
          <w:rFonts w:cstheme="minorHAnsi"/>
          <w:sz w:val="22"/>
          <w:szCs w:val="22"/>
        </w:rPr>
        <w:t xml:space="preserve">log-ratio transformations are </w:t>
      </w:r>
      <w:r>
        <w:rPr>
          <w:rFonts w:cstheme="minorHAnsi"/>
          <w:sz w:val="22"/>
          <w:szCs w:val="22"/>
        </w:rPr>
        <w:t>directly</w:t>
      </w:r>
      <w:r w:rsidRPr="00CC45D1">
        <w:rPr>
          <w:rFonts w:cstheme="minorHAnsi"/>
          <w:sz w:val="22"/>
          <w:szCs w:val="22"/>
        </w:rPr>
        <w:t xml:space="preserve"> affected by sample sizes</w:t>
      </w:r>
      <w:r>
        <w:rPr>
          <w:rFonts w:cstheme="minorHAnsi"/>
          <w:sz w:val="22"/>
          <w:szCs w:val="22"/>
        </w:rPr>
        <w:t>.</w:t>
      </w:r>
      <w:commentRangeEnd w:id="87"/>
      <w:r>
        <w:rPr>
          <w:rStyle w:val="CommentReference"/>
        </w:rPr>
        <w:commentReference w:id="87"/>
      </w:r>
      <w:r w:rsidR="00FC453E">
        <w:rPr>
          <w:rFonts w:cstheme="minorHAnsi"/>
          <w:sz w:val="22"/>
          <w:szCs w:val="22"/>
        </w:rPr>
        <w:t xml:space="preserve">  </w:t>
      </w:r>
      <w:r w:rsidR="005F2D06">
        <w:rPr>
          <w:rFonts w:cstheme="minorHAnsi"/>
          <w:sz w:val="22"/>
          <w:szCs w:val="22"/>
        </w:rPr>
        <w:t xml:space="preserve">Especially in the case of ALR this dependency should be investigated further. </w:t>
      </w:r>
      <w:r w:rsidR="00D936A1">
        <w:rPr>
          <w:rFonts w:cstheme="minorHAnsi"/>
          <w:sz w:val="22"/>
          <w:szCs w:val="22"/>
        </w:rPr>
        <w:t>Similar to the problem of data leakage, all procedures that are conducted column-wise are affected by sample size</w:t>
      </w:r>
      <w:r w:rsidR="00882D06">
        <w:rPr>
          <w:rFonts w:cstheme="minorHAnsi"/>
          <w:sz w:val="22"/>
          <w:szCs w:val="22"/>
        </w:rPr>
        <w:t xml:space="preserve"> and the calculation of variances in the Procrustes analysis is no exception.</w:t>
      </w:r>
    </w:p>
    <w:p w14:paraId="172D16F8" w14:textId="659194FE" w:rsidR="008C5285" w:rsidRPr="00CC45D1" w:rsidRDefault="0075658A" w:rsidP="008E27D7">
      <w:pPr>
        <w:pStyle w:val="Heading2"/>
        <w:spacing w:line="360" w:lineRule="auto"/>
        <w:jc w:val="both"/>
        <w:rPr>
          <w:rFonts w:cstheme="minorHAnsi"/>
        </w:rPr>
      </w:pPr>
      <w:bookmarkStart w:id="88" w:name="_Toc106540053"/>
      <w:r>
        <w:rPr>
          <w:rFonts w:cstheme="minorHAnsi"/>
        </w:rPr>
        <w:t>Known and Unknown biases</w:t>
      </w:r>
      <w:bookmarkEnd w:id="88"/>
    </w:p>
    <w:p w14:paraId="4A79581A" w14:textId="2EA10573" w:rsidR="00A41F34" w:rsidRDefault="00BB2E09" w:rsidP="008E27D7">
      <w:pPr>
        <w:spacing w:line="360" w:lineRule="auto"/>
        <w:jc w:val="both"/>
        <w:rPr>
          <w:rFonts w:cstheme="minorHAnsi"/>
          <w:sz w:val="22"/>
          <w:szCs w:val="22"/>
        </w:rPr>
      </w:pPr>
      <w:r w:rsidRPr="00CC45D1">
        <w:rPr>
          <w:rFonts w:cstheme="minorHAnsi"/>
          <w:sz w:val="22"/>
          <w:szCs w:val="22"/>
        </w:rPr>
        <w:t xml:space="preserve">The </w:t>
      </w:r>
      <w:r w:rsidR="006367FB" w:rsidRPr="00CC45D1">
        <w:rPr>
          <w:rFonts w:cstheme="minorHAnsi"/>
          <w:sz w:val="22"/>
          <w:szCs w:val="22"/>
        </w:rPr>
        <w:t>increase in Machine Learning performances after applying</w:t>
      </w:r>
      <w:r w:rsidRPr="00CC45D1">
        <w:rPr>
          <w:rFonts w:cstheme="minorHAnsi"/>
          <w:sz w:val="22"/>
          <w:szCs w:val="22"/>
        </w:rPr>
        <w:t xml:space="preserve"> log-ratio transformations persists throughout other results in this thesis, and </w:t>
      </w:r>
      <w:r w:rsidR="00FA0A3A" w:rsidRPr="00CC45D1">
        <w:rPr>
          <w:rFonts w:cstheme="minorHAnsi"/>
          <w:sz w:val="22"/>
          <w:szCs w:val="22"/>
        </w:rPr>
        <w:t>their</w:t>
      </w:r>
      <w:r w:rsidRPr="00CC45D1">
        <w:rPr>
          <w:rFonts w:cstheme="minorHAnsi"/>
          <w:sz w:val="22"/>
          <w:szCs w:val="22"/>
        </w:rPr>
        <w:t xml:space="preserve"> influence </w:t>
      </w:r>
      <w:r w:rsidR="00FA0A3A" w:rsidRPr="00CC45D1">
        <w:rPr>
          <w:rFonts w:cstheme="minorHAnsi"/>
          <w:sz w:val="22"/>
          <w:szCs w:val="22"/>
        </w:rPr>
        <w:t>seems to be</w:t>
      </w:r>
      <w:r w:rsidRPr="00CC45D1">
        <w:rPr>
          <w:rFonts w:cstheme="minorHAnsi"/>
          <w:sz w:val="22"/>
          <w:szCs w:val="22"/>
        </w:rPr>
        <w:t xml:space="preserve"> impervious to changes in </w:t>
      </w:r>
      <w:r w:rsidR="003C1A16" w:rsidRPr="00CC45D1">
        <w:rPr>
          <w:rFonts w:cstheme="minorHAnsi"/>
          <w:sz w:val="22"/>
          <w:szCs w:val="22"/>
        </w:rPr>
        <w:t xml:space="preserve">the pipeline. </w:t>
      </w:r>
      <w:r w:rsidR="00A41F34">
        <w:rPr>
          <w:rFonts w:cstheme="minorHAnsi"/>
          <w:sz w:val="22"/>
          <w:szCs w:val="22"/>
        </w:rPr>
        <w:t>However, several pitfalls have been identified, that need further discussion and investigation in the combination of Machine Learning, log-ratio transformation, and microbiome data.</w:t>
      </w:r>
    </w:p>
    <w:p w14:paraId="725AD7C7" w14:textId="13D111D7" w:rsidR="000054F9" w:rsidRDefault="000054F9" w:rsidP="000054F9">
      <w:pPr>
        <w:pStyle w:val="Heading3"/>
      </w:pPr>
      <w:bookmarkStart w:id="89" w:name="_Toc106540054"/>
      <w:r>
        <w:t>Leakiness and Imputation</w:t>
      </w:r>
      <w:bookmarkEnd w:id="89"/>
    </w:p>
    <w:p w14:paraId="668C3A92" w14:textId="4E4DB15C" w:rsidR="006367FB" w:rsidRPr="00CC45D1" w:rsidRDefault="00882D06" w:rsidP="008E27D7">
      <w:pPr>
        <w:spacing w:line="360" w:lineRule="auto"/>
        <w:jc w:val="both"/>
        <w:rPr>
          <w:rFonts w:cstheme="minorHAnsi"/>
          <w:sz w:val="22"/>
          <w:szCs w:val="22"/>
        </w:rPr>
      </w:pPr>
      <w:r>
        <w:rPr>
          <w:rFonts w:cstheme="minorHAnsi"/>
          <w:sz w:val="22"/>
          <w:szCs w:val="22"/>
        </w:rPr>
        <w:t>Two factors that potentially introduce biases in Machine Learning models have already been introduced:</w:t>
      </w:r>
      <w:r w:rsidR="006367FB" w:rsidRPr="00CC45D1">
        <w:rPr>
          <w:rFonts w:cstheme="minorHAnsi"/>
          <w:sz w:val="22"/>
          <w:szCs w:val="22"/>
        </w:rPr>
        <w:t xml:space="preserve"> log-ratio transformations</w:t>
      </w:r>
      <w:r>
        <w:rPr>
          <w:rFonts w:cstheme="minorHAnsi"/>
          <w:sz w:val="22"/>
          <w:szCs w:val="22"/>
        </w:rPr>
        <w:t xml:space="preserve"> and imputations. </w:t>
      </w:r>
      <w:r w:rsidR="006367FB" w:rsidRPr="00CC45D1">
        <w:rPr>
          <w:rFonts w:cstheme="minorHAnsi"/>
          <w:sz w:val="22"/>
          <w:szCs w:val="22"/>
        </w:rPr>
        <w:t>In theory, CLR-transformed data should not be affected is it is conducted sample-wise by nature</w:t>
      </w:r>
      <w:r w:rsidR="00C15372" w:rsidRPr="00CC45D1">
        <w:rPr>
          <w:rFonts w:cstheme="minorHAnsi"/>
          <w:sz w:val="22"/>
          <w:szCs w:val="22"/>
        </w:rPr>
        <w:t xml:space="preserve">. The results </w:t>
      </w:r>
      <w:r w:rsidR="00E52523">
        <w:rPr>
          <w:rFonts w:cstheme="minorHAnsi"/>
          <w:sz w:val="22"/>
          <w:szCs w:val="22"/>
        </w:rPr>
        <w:t>s</w:t>
      </w:r>
      <w:r w:rsidR="00C15372" w:rsidRPr="00CC45D1">
        <w:rPr>
          <w:rFonts w:cstheme="minorHAnsi"/>
          <w:sz w:val="22"/>
          <w:szCs w:val="22"/>
        </w:rPr>
        <w:t xml:space="preserve">how that Machine Learning performances with CLR-transformed data shows very similar results compared to the leaky-pipeline, which </w:t>
      </w:r>
      <w:r w:rsidR="006367FB" w:rsidRPr="00CC45D1">
        <w:rPr>
          <w:rFonts w:cstheme="minorHAnsi"/>
          <w:sz w:val="22"/>
          <w:szCs w:val="22"/>
        </w:rPr>
        <w:t>support</w:t>
      </w:r>
      <w:r w:rsidR="00C15372" w:rsidRPr="00CC45D1">
        <w:rPr>
          <w:rFonts w:cstheme="minorHAnsi"/>
          <w:sz w:val="22"/>
          <w:szCs w:val="22"/>
        </w:rPr>
        <w:t>s</w:t>
      </w:r>
      <w:r w:rsidR="006367FB" w:rsidRPr="00CC45D1">
        <w:rPr>
          <w:rFonts w:cstheme="minorHAnsi"/>
          <w:sz w:val="22"/>
          <w:szCs w:val="22"/>
        </w:rPr>
        <w:t xml:space="preserve"> the mathematical theory. In the case of ALR, if the reference feature is calculated on the training set, no information leakage should occur, however the results do not show conclusive results in that regard. Independent if a reference feature is calculated or randomly chosen, Machine Learning performances vary heavily between leaky and non-leaky pipelines, sometimes switching from underfitting to overfitting. More repeats for all three data sets with ALR transformations would be helpful in determining if this log-ratio transformation can be as stable as CLR in a non-leaky pipeline</w:t>
      </w:r>
      <w:r w:rsidR="00A61CCF">
        <w:rPr>
          <w:rFonts w:cstheme="minorHAnsi"/>
          <w:sz w:val="22"/>
          <w:szCs w:val="22"/>
        </w:rPr>
        <w:t>, perhaps by investigating the underlying Procrustes analysis a bit more in detail.</w:t>
      </w:r>
    </w:p>
    <w:p w14:paraId="2F1E49AA" w14:textId="2A9DB931" w:rsidR="00764717" w:rsidRPr="00CC45D1" w:rsidRDefault="00C15372" w:rsidP="008E27D7">
      <w:pPr>
        <w:spacing w:line="360" w:lineRule="auto"/>
        <w:jc w:val="both"/>
        <w:rPr>
          <w:rFonts w:cstheme="minorHAnsi"/>
          <w:sz w:val="22"/>
          <w:szCs w:val="22"/>
        </w:rPr>
      </w:pPr>
      <w:r w:rsidRPr="00CC45D1">
        <w:rPr>
          <w:rFonts w:cstheme="minorHAnsi"/>
          <w:sz w:val="22"/>
          <w:szCs w:val="22"/>
        </w:rPr>
        <w:t xml:space="preserve">CLR results indicate that log-ratio transformations </w:t>
      </w:r>
      <w:r w:rsidR="00132AB5" w:rsidRPr="00CC45D1">
        <w:rPr>
          <w:rFonts w:cstheme="minorHAnsi"/>
          <w:sz w:val="22"/>
          <w:szCs w:val="22"/>
        </w:rPr>
        <w:t xml:space="preserve">do not explain the significant underfitting in CRC data, which leads </w:t>
      </w:r>
      <w:r w:rsidRPr="00CC45D1">
        <w:rPr>
          <w:rFonts w:cstheme="minorHAnsi"/>
          <w:sz w:val="22"/>
          <w:szCs w:val="22"/>
        </w:rPr>
        <w:t xml:space="preserve">imputation </w:t>
      </w:r>
      <w:r w:rsidR="00764717" w:rsidRPr="00CC45D1">
        <w:rPr>
          <w:rFonts w:cstheme="minorHAnsi"/>
          <w:sz w:val="22"/>
          <w:szCs w:val="22"/>
        </w:rPr>
        <w:t>seemingly</w:t>
      </w:r>
      <w:r w:rsidRPr="00CC45D1">
        <w:rPr>
          <w:rFonts w:cstheme="minorHAnsi"/>
          <w:sz w:val="22"/>
          <w:szCs w:val="22"/>
        </w:rPr>
        <w:t xml:space="preserve"> to be the most impacting factor for data leakage</w:t>
      </w:r>
      <w:r w:rsidR="00764717" w:rsidRPr="00CC45D1">
        <w:rPr>
          <w:rFonts w:cstheme="minorHAnsi"/>
          <w:sz w:val="22"/>
          <w:szCs w:val="22"/>
        </w:rPr>
        <w:t xml:space="preserve"> in this pipeline. This is supported when comparing Machine Learning performances of data split before imputation and transformation with data split only before imputation, but transformations are conducted on the whole data set (see</w:t>
      </w:r>
      <w:r w:rsidR="00341754">
        <w:rPr>
          <w:rFonts w:cstheme="minorHAnsi"/>
          <w:sz w:val="22"/>
          <w:szCs w:val="22"/>
        </w:rPr>
        <w:t xml:space="preserve"> </w:t>
      </w:r>
      <w:r w:rsidR="0075658A" w:rsidRPr="00CC45D1">
        <w:rPr>
          <w:rFonts w:cstheme="minorHAnsi"/>
          <w:sz w:val="22"/>
          <w:szCs w:val="22"/>
        </w:rPr>
        <w:t>Supplementary</w:t>
      </w:r>
      <w:r w:rsidR="0075658A">
        <w:rPr>
          <w:rFonts w:cstheme="minorHAnsi"/>
          <w:sz w:val="22"/>
          <w:szCs w:val="22"/>
        </w:rPr>
        <w:t xml:space="preserve"> </w:t>
      </w:r>
      <w:r w:rsidR="00341754">
        <w:rPr>
          <w:rFonts w:cstheme="minorHAnsi"/>
          <w:sz w:val="22"/>
          <w:szCs w:val="22"/>
        </w:rPr>
        <w:t>Fig.13</w:t>
      </w:r>
      <w:r w:rsidR="00A162AB">
        <w:rPr>
          <w:rFonts w:cstheme="minorHAnsi"/>
          <w:sz w:val="22"/>
          <w:szCs w:val="22"/>
        </w:rPr>
        <w:t>)</w:t>
      </w:r>
      <w:r w:rsidR="00764717" w:rsidRPr="00CC45D1">
        <w:rPr>
          <w:rFonts w:cstheme="minorHAnsi"/>
          <w:sz w:val="22"/>
          <w:szCs w:val="22"/>
        </w:rPr>
        <w:t>.</w:t>
      </w:r>
      <w:r w:rsidR="00E1656B" w:rsidRPr="00CC45D1">
        <w:rPr>
          <w:rFonts w:cstheme="minorHAnsi"/>
          <w:sz w:val="22"/>
          <w:szCs w:val="22"/>
        </w:rPr>
        <w:t xml:space="preserve"> These results suggest that </w:t>
      </w:r>
      <w:r w:rsidR="00E1656B" w:rsidRPr="00CC45D1">
        <w:rPr>
          <w:rFonts w:cstheme="minorHAnsi"/>
          <w:sz w:val="22"/>
          <w:szCs w:val="22"/>
        </w:rPr>
        <w:lastRenderedPageBreak/>
        <w:t>conducting log-ratio transformation on the whole data set was not the main driver of underfitting in the CRC data set</w:t>
      </w:r>
      <w:commentRangeStart w:id="90"/>
      <w:r w:rsidR="00E1656B" w:rsidRPr="00CC45D1">
        <w:rPr>
          <w:rFonts w:cstheme="minorHAnsi"/>
          <w:sz w:val="22"/>
          <w:szCs w:val="22"/>
        </w:rPr>
        <w:t>.</w:t>
      </w:r>
      <w:commentRangeEnd w:id="90"/>
      <w:r w:rsidR="006F028B">
        <w:rPr>
          <w:rStyle w:val="CommentReference"/>
        </w:rPr>
        <w:commentReference w:id="90"/>
      </w:r>
      <w:r w:rsidR="00E1656B" w:rsidRPr="00CC45D1">
        <w:rPr>
          <w:rFonts w:cstheme="minorHAnsi"/>
          <w:sz w:val="22"/>
          <w:szCs w:val="22"/>
        </w:rPr>
        <w:t xml:space="preserve"> </w:t>
      </w:r>
    </w:p>
    <w:p w14:paraId="05AFCD2D" w14:textId="6D33314A" w:rsidR="000A6700" w:rsidRPr="00CC45D1" w:rsidRDefault="00AE7ECF" w:rsidP="000A6700">
      <w:pPr>
        <w:spacing w:line="360" w:lineRule="auto"/>
        <w:jc w:val="both"/>
        <w:rPr>
          <w:rFonts w:cstheme="minorHAnsi"/>
          <w:sz w:val="22"/>
          <w:szCs w:val="22"/>
        </w:rPr>
      </w:pPr>
      <w:r w:rsidRPr="00CC45D1">
        <w:rPr>
          <w:rFonts w:cstheme="minorHAnsi"/>
          <w:sz w:val="22"/>
          <w:szCs w:val="22"/>
        </w:rPr>
        <w:t>Incidentally</w:t>
      </w:r>
      <w:r w:rsidR="006367FB" w:rsidRPr="00CC45D1">
        <w:rPr>
          <w:rFonts w:cstheme="minorHAnsi"/>
          <w:sz w:val="22"/>
          <w:szCs w:val="22"/>
        </w:rPr>
        <w:t>, although EstMB data sets were conducted with the same pipeline as CRC, the models did not overfit the data</w:t>
      </w:r>
      <w:r w:rsidRPr="00CC45D1">
        <w:rPr>
          <w:rFonts w:cstheme="minorHAnsi"/>
          <w:sz w:val="22"/>
          <w:szCs w:val="22"/>
        </w:rPr>
        <w:t xml:space="preserve">, especially when comparing both high correlation data sets. An explanation could be </w:t>
      </w:r>
      <w:r w:rsidR="006367FB" w:rsidRPr="00CC45D1">
        <w:rPr>
          <w:rFonts w:cstheme="minorHAnsi"/>
          <w:sz w:val="22"/>
          <w:szCs w:val="22"/>
        </w:rPr>
        <w:t xml:space="preserve">that in bigger data sets the bias introduced by </w:t>
      </w:r>
      <w:r w:rsidRPr="00CC45D1">
        <w:rPr>
          <w:rFonts w:cstheme="minorHAnsi"/>
          <w:sz w:val="22"/>
          <w:szCs w:val="22"/>
        </w:rPr>
        <w:t>assumptions from the</w:t>
      </w:r>
      <w:r w:rsidR="006367FB" w:rsidRPr="00CC45D1">
        <w:rPr>
          <w:rFonts w:cstheme="minorHAnsi"/>
          <w:sz w:val="22"/>
          <w:szCs w:val="22"/>
        </w:rPr>
        <w:t xml:space="preserve"> imputation </w:t>
      </w:r>
      <w:r w:rsidRPr="00CC45D1">
        <w:rPr>
          <w:rFonts w:cstheme="minorHAnsi"/>
          <w:sz w:val="22"/>
          <w:szCs w:val="22"/>
        </w:rPr>
        <w:t xml:space="preserve">algorithm </w:t>
      </w:r>
      <w:r w:rsidR="006367FB" w:rsidRPr="00CC45D1">
        <w:rPr>
          <w:rFonts w:cstheme="minorHAnsi"/>
          <w:sz w:val="22"/>
          <w:szCs w:val="22"/>
        </w:rPr>
        <w:t>on the whole data set is significantly reduced</w:t>
      </w:r>
      <w:r w:rsidR="001B3558">
        <w:rPr>
          <w:rFonts w:cstheme="minorHAnsi"/>
          <w:sz w:val="22"/>
          <w:szCs w:val="22"/>
        </w:rPr>
        <w:t>. In this project, zCompositions</w:t>
      </w:r>
      <w:r w:rsidR="002B45A2">
        <w:rPr>
          <w:rFonts w:cstheme="minorHAnsi"/>
          <w:sz w:val="22"/>
          <w:szCs w:val="22"/>
        </w:rPr>
        <w:t xml:space="preserve"> </w:t>
      </w:r>
      <w:sdt>
        <w:sdtPr>
          <w:rPr>
            <w:rFonts w:cstheme="minorHAnsi"/>
            <w:sz w:val="22"/>
            <w:szCs w:val="22"/>
          </w:rPr>
          <w:alias w:val="To edit, see citavi.com/edit"/>
          <w:tag w:val="CitaviPlaceholder#bf6e65e5-e848-4bf0-91ff-56a2cc2b7957"/>
          <w:id w:val="2031370985"/>
          <w:placeholder>
            <w:docPart w:val="E85039C954454A68B4760A93401827EA"/>
          </w:placeholder>
        </w:sdtPr>
        <w:sdtEndPr/>
        <w:sdtContent>
          <w:r w:rsidR="002B45A2" w:rsidRPr="00CC45D1">
            <w:rPr>
              <w:rFonts w:cstheme="minorHAnsi"/>
              <w:sz w:val="22"/>
              <w:szCs w:val="22"/>
            </w:rPr>
            <w:fldChar w:fldCharType="begin"/>
          </w:r>
          <w:r w:rsidR="002B45A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Dk2MzZlLTkzODktNDg0YS04MTg3LWU1MGZiZjk5YjY1OC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ZUMDk6NDY6MT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2JmNmU2NWU1LWU4NDgtNGJmMC05MWZmLTU2YTJjYzJiNzk1NyIsIlRleHQiOiIoUGFsYXJlYS1BbGJhbGFkZWpvIGFuZCBNYXJ0w61uLUZlcm7DoW5kZXogMjAxNSkiLCJXQUlWZXJzaW9uIjoiNi4xMi4wLjAifQ==}</w:instrText>
          </w:r>
          <w:r w:rsidR="002B45A2" w:rsidRPr="00CC45D1">
            <w:rPr>
              <w:rFonts w:cstheme="minorHAnsi"/>
              <w:sz w:val="22"/>
              <w:szCs w:val="22"/>
            </w:rPr>
            <w:fldChar w:fldCharType="separate"/>
          </w:r>
          <w:r w:rsidR="002B45A2">
            <w:rPr>
              <w:rFonts w:cstheme="minorHAnsi"/>
              <w:sz w:val="22"/>
              <w:szCs w:val="22"/>
            </w:rPr>
            <w:t>(Palarea-Albaladejo and Martín-Fernández 2015)</w:t>
          </w:r>
          <w:r w:rsidR="002B45A2" w:rsidRPr="00CC45D1">
            <w:rPr>
              <w:rFonts w:cstheme="minorHAnsi"/>
              <w:sz w:val="22"/>
              <w:szCs w:val="22"/>
            </w:rPr>
            <w:fldChar w:fldCharType="end"/>
          </w:r>
        </w:sdtContent>
      </w:sdt>
      <w:r w:rsidR="001B3558">
        <w:rPr>
          <w:rFonts w:cstheme="minorHAnsi"/>
          <w:sz w:val="22"/>
          <w:szCs w:val="22"/>
        </w:rPr>
        <w:t xml:space="preserve">, specifically </w:t>
      </w:r>
      <w:commentRangeStart w:id="91"/>
      <w:r w:rsidR="001B3558">
        <w:rPr>
          <w:rFonts w:cstheme="minorHAnsi"/>
          <w:sz w:val="22"/>
          <w:szCs w:val="22"/>
        </w:rPr>
        <w:t xml:space="preserve">Geometric Bayesian Multiplicative (GBM), which </w:t>
      </w:r>
      <w:commentRangeEnd w:id="91"/>
      <w:r w:rsidR="00421BEE">
        <w:rPr>
          <w:rStyle w:val="CommentReference"/>
        </w:rPr>
        <w:commentReference w:id="91"/>
      </w:r>
      <w:r w:rsidR="001B3558">
        <w:rPr>
          <w:rFonts w:cstheme="minorHAnsi"/>
          <w:sz w:val="22"/>
          <w:szCs w:val="22"/>
        </w:rPr>
        <w:t>uses the underlying distribution of a feature to infer a zero replacement. This underlying distribution is much more defined with bigger sample sizes and much less uncertainty is contained in i</w:t>
      </w:r>
      <w:r w:rsidR="000A6700">
        <w:rPr>
          <w:rFonts w:cstheme="minorHAnsi"/>
          <w:sz w:val="22"/>
          <w:szCs w:val="22"/>
        </w:rPr>
        <w:t>nference processes.</w:t>
      </w:r>
      <w:r w:rsidR="000A6700" w:rsidRPr="00CC45D1">
        <w:rPr>
          <w:rFonts w:cstheme="minorHAnsi"/>
          <w:sz w:val="22"/>
          <w:szCs w:val="22"/>
        </w:rPr>
        <w:t xml:space="preserve"> </w:t>
      </w:r>
    </w:p>
    <w:p w14:paraId="4EB09EDA" w14:textId="77777777" w:rsidR="002B45A2" w:rsidRDefault="00421BEE" w:rsidP="008E27D7">
      <w:pPr>
        <w:spacing w:line="360" w:lineRule="auto"/>
        <w:jc w:val="both"/>
        <w:rPr>
          <w:rFonts w:cstheme="minorHAnsi"/>
          <w:color w:val="000000"/>
        </w:rPr>
      </w:pPr>
      <w:r>
        <w:rPr>
          <w:rFonts w:cstheme="minorHAnsi"/>
          <w:sz w:val="22"/>
          <w:szCs w:val="22"/>
        </w:rPr>
        <w:t>The</w:t>
      </w:r>
      <w:r w:rsidR="00E1656B" w:rsidRPr="00CC45D1">
        <w:rPr>
          <w:rFonts w:cstheme="minorHAnsi"/>
          <w:sz w:val="22"/>
          <w:szCs w:val="22"/>
        </w:rPr>
        <w:t xml:space="preserve"> scientific community is consistently discussing over the impact of imputation </w:t>
      </w:r>
      <w:r w:rsidR="00CE651C" w:rsidRPr="00CC45D1">
        <w:rPr>
          <w:rFonts w:cstheme="minorHAnsi"/>
          <w:sz w:val="22"/>
          <w:szCs w:val="22"/>
        </w:rPr>
        <w:t>for any type of</w:t>
      </w:r>
      <w:r w:rsidR="00E1656B" w:rsidRPr="00CC45D1">
        <w:rPr>
          <w:rFonts w:cstheme="minorHAnsi"/>
          <w:sz w:val="22"/>
          <w:szCs w:val="22"/>
        </w:rPr>
        <w:t xml:space="preserve"> data analysis </w:t>
      </w:r>
      <w:r w:rsidR="00616410" w:rsidRPr="00CC45D1">
        <w:rPr>
          <w:rFonts w:cstheme="minorHAnsi"/>
          <w:sz w:val="22"/>
          <w:szCs w:val="22"/>
        </w:rPr>
        <w:t xml:space="preserve">and this discussion transferred to the application of log-ratio transformations </w:t>
      </w:r>
      <w:sdt>
        <w:sdtPr>
          <w:rPr>
            <w:rFonts w:cstheme="minorHAnsi"/>
            <w:sz w:val="22"/>
            <w:szCs w:val="22"/>
          </w:rPr>
          <w:alias w:val="To edit, see citavi.com/edit"/>
          <w:tag w:val="CitaviPlaceholder#d0128d56-9ab1-485f-8223-fefd6259da63"/>
          <w:id w:val="1485440508"/>
          <w:placeholder>
            <w:docPart w:val="DefaultPlaceholder_-1854013440"/>
          </w:placeholder>
        </w:sdtPr>
        <w:sdtEndPr/>
        <w:sdtContent>
          <w:r w:rsidR="0061641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DcxMDNjLWYzZTItNDIzMC1hNjRlLWYyYzkzMzA0ODg0Z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mM1NTQ5MjMtMTk0Ny00ZWUxLThlZDgtMmE2MmRkZDIxYzdhIiwiUmFuZ2VTdGFydCI6MTgsIlJhbmdlTGVuZ3RoIjoyMy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Sx7IiRpZCI6IjM0IiwiJHR5cGUiOiJTd2lzc0FjYWRlbWljLkNpdGF2aS5DaXRhdGlvbnMuV29yZFBsYWNlaG9sZGVyRW50cnksIFN3aXNzQWNhZGVtaWMuQ2l0YXZpIiwiSWQiOiI2ZTZkMzI5OS1jM2FmLTQyOWEtYmMwNS0yNjU3MjlkMGYzM2EiLCJSYW5nZVN0YXJ0Ijo0MSwiUmFuZ2VMZW5ndGgiOjE5LCJSZWZlcmVuY2VJZCI6ImVkMGNhNDE4LWZlOTUtNGFiYS1hZDc3LTkzYmUzM2U2OGFlMiI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zc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M4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zk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0MCIsIiR0eXBlIjoiU3dpc3NBY2FkZW1pYy5DaXRhdmkuTG9jYXRpb24sIFN3aXNzQWNhZGVtaWMuQ2l0YXZpIiwiQWRkcmVzcyI6eyIkaWQiOiI0MS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0MyIsIiR0eXBlIjoiU3dpc3NBY2FkZW1pYy5DaXRhdmkuTG9jYXRpb24sIFN3aXNzQWNhZGVtaWMuQ2l0YXZpIiwiQWRkcmVzcyI6eyIkaWQiOiI0NC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NDk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NTYiLCIkdHlwZSI6IlN3aXNzQWNhZGVtaWMuQ2l0YXZpLkxvY2F0aW9uLCBTd2lzc0FjYWRlbWljLkNpdGF2aSIsIkFkZHJlc3MiOnsiJGlkIjoiNTciLCIkdHlwZSI6IlN3aXNzQWNhZGVtaWMuQ2l0YXZpLkxpbmtlZFJlc291cmNlLCBTd2lzc0FjYWRlbWljLkNpdGF2aSIsIkxpbmtlZFJlc291cmNlVHlwZSI6NSwiT3JpZ2luYWxTdHJpbmciOiIzMDM5NzI0MCIsIlVyaVN0cmluZyI6Imh0dHA6Ly93d3cubmNiaS5ubG0ubmloLmdvdi9wdWJtZWQvMzAzOTcyNDAiLCJMaW5rZWRSZXNvdXJjZVN0YXR1cyI6OCwiUHJvcGVydGllcyI6eyIkaWQiOiI1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}</w:instrText>
          </w:r>
          <w:r w:rsidR="00616410" w:rsidRPr="00CC45D1">
            <w:rPr>
              <w:rFonts w:cstheme="minorHAnsi"/>
              <w:sz w:val="22"/>
              <w:szCs w:val="22"/>
            </w:rPr>
            <w:fldChar w:fldCharType="separate"/>
          </w:r>
          <w:r w:rsidR="00431736">
            <w:rPr>
              <w:rFonts w:cstheme="minorHAnsi"/>
              <w:sz w:val="22"/>
              <w:szCs w:val="22"/>
            </w:rPr>
            <w:t>(Quinn et al. 2018; Greenacre et al. 2022; Gloor et al. 2017; Talwar et al. 2018)</w:t>
          </w:r>
          <w:r w:rsidR="00616410" w:rsidRPr="00CC45D1">
            <w:rPr>
              <w:rFonts w:cstheme="minorHAnsi"/>
              <w:sz w:val="22"/>
              <w:szCs w:val="22"/>
            </w:rPr>
            <w:fldChar w:fldCharType="end"/>
          </w:r>
        </w:sdtContent>
      </w:sdt>
      <w:r w:rsidR="00616410" w:rsidRPr="00CC45D1">
        <w:rPr>
          <w:rFonts w:cstheme="minorHAnsi"/>
          <w:sz w:val="22"/>
          <w:szCs w:val="22"/>
        </w:rPr>
        <w:t>. With the R library “zCompositions” a tool has been created to impute zeroes wi</w:t>
      </w:r>
      <w:r w:rsidR="00CE651C" w:rsidRPr="00CC45D1">
        <w:rPr>
          <w:rFonts w:cstheme="minorHAnsi"/>
          <w:sz w:val="22"/>
          <w:szCs w:val="22"/>
        </w:rPr>
        <w:t xml:space="preserve">th compositional data in mind. </w:t>
      </w:r>
      <w:r w:rsidR="000A5BC3" w:rsidRPr="00CC45D1">
        <w:rPr>
          <w:rFonts w:cstheme="minorHAnsi"/>
          <w:sz w:val="22"/>
          <w:szCs w:val="22"/>
        </w:rPr>
        <w:t xml:space="preserve">Alternative imputation algorithms exist, that facilitate Autoencoders like in </w:t>
      </w:r>
      <w:sdt>
        <w:sdtPr>
          <w:rPr>
            <w:rFonts w:cstheme="minorHAnsi"/>
            <w:sz w:val="22"/>
            <w:szCs w:val="22"/>
          </w:rPr>
          <w:alias w:val="To edit, see citavi.com/edit"/>
          <w:tag w:val="CitaviPlaceholder#11545756-087e-4fa4-8e84-ca9c6cafed30"/>
          <w:id w:val="-1791504531"/>
          <w:placeholder>
            <w:docPart w:val="DefaultPlaceholder_-1854013440"/>
          </w:placeholder>
        </w:sdtPr>
        <w:sdtEndPr/>
        <w:sdtContent>
          <w:r w:rsidR="000A5BC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NmM2ZDk3LTg3MGItNGRjOS1iMTAyLWU4ZjYxODk0ZTFjNSIsIlJhbmdlTGVuZ3RoIjoyMCwiUmVmZXJlbmNlSWQiOiJkNjYyMjg2MC02ZWEyLTRkNDgtOGVmNy0yNTg5MDM0MWIzN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MwMzk3MjQwIiwiVXJpU3RyaW5nIjoiaHR0cDovL3d3dy5uY2JpLm5sbS5uaWguZ292L3B1Ym1lZC8zMDM5NzI0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3VDEyOjA4OjUwIiwiTW9kaWZpZWRCeSI6Il9KZW5uaWZlciBOZXVtYWllciIsIklkIjoiNzJiYWVhYWYtZTI0NC00MWRmLTg4MDEtMDliMWQ2OTdiZmZhIiwiTW9kaWZpZWRPbiI6IjIwMjItMDEtMjdUMTI6MDg6NT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M4L3M0MTU5OC0wMTgtMzQ2ODgteCIsIlVyaVN0cmluZyI6Imh0dHBzOi8vZG9pLm9yZy8xMC4xMDM4L3M0MTU5OC0wMTgtMzQ2ODg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4OjUwIiwiTW9kaWZpZWRCeSI6Il9KZW5uaWZlciBOZXVtYWllciIsIklkIjoiYTA3ZGE4NzctMGI5MS00NzA0LWFlZjEtNGY1Zjg3NzU5NDVjIiwiTW9kaWZpZWRPbiI6IjIwMjItMDEtMjdUMTI6MDg6NT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2MjE4NTQ3IiwiVXJpU3RyaW5nIjoiaHR0cHM6Ly93d3cubmNiaS5ubG0ubmloLmdvdi9wbWMvYXJ0aWNsZXMvUE1DNjIxODU0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RhbHdhciBldCBhbC4gMjAxOCkifV19LCJUYWciOiJDaXRhdmlQbGFjZWhvbGRlciMxMTU0NTc1Ni0wODdlLTRmYTQtOGU4NC1jYTljNmNhZmVkMzAiLCJUZXh0IjoiKFRhbHdhciBldCBhbC4gMjAxOCkiLCJXQUlWZXJzaW9uIjoiNi4xMi4wLjAifQ==}</w:instrText>
          </w:r>
          <w:r w:rsidR="000A5BC3" w:rsidRPr="00CC45D1">
            <w:rPr>
              <w:rFonts w:cstheme="minorHAnsi"/>
              <w:sz w:val="22"/>
              <w:szCs w:val="22"/>
            </w:rPr>
            <w:fldChar w:fldCharType="separate"/>
          </w:r>
          <w:r w:rsidR="00431736">
            <w:rPr>
              <w:rFonts w:cstheme="minorHAnsi"/>
              <w:sz w:val="22"/>
              <w:szCs w:val="22"/>
            </w:rPr>
            <w:t>(Talwar et al. 2018)</w:t>
          </w:r>
          <w:r w:rsidR="000A5BC3" w:rsidRPr="00CC45D1">
            <w:rPr>
              <w:rFonts w:cstheme="minorHAnsi"/>
              <w:sz w:val="22"/>
              <w:szCs w:val="22"/>
            </w:rPr>
            <w:fldChar w:fldCharType="end"/>
          </w:r>
        </w:sdtContent>
      </w:sdt>
      <w:r w:rsidR="000A5BC3" w:rsidRPr="00CC45D1">
        <w:rPr>
          <w:rFonts w:cstheme="minorHAnsi"/>
          <w:sz w:val="22"/>
          <w:szCs w:val="22"/>
        </w:rPr>
        <w:t xml:space="preserve"> or are designed specifically for sparse microbiome data like</w:t>
      </w:r>
      <w:r w:rsidR="000D3B17">
        <w:rPr>
          <w:rFonts w:cstheme="minorHAnsi"/>
          <w:sz w:val="22"/>
          <w:szCs w:val="22"/>
        </w:rPr>
        <w:t xml:space="preserve"> mbImpute</w:t>
      </w:r>
      <w:r w:rsidR="000A5BC3" w:rsidRPr="00CC45D1">
        <w:rPr>
          <w:rFonts w:cstheme="minorHAnsi"/>
          <w:sz w:val="22"/>
          <w:szCs w:val="22"/>
        </w:rPr>
        <w:t xml:space="preserve"> </w:t>
      </w:r>
      <w:sdt>
        <w:sdtPr>
          <w:rPr>
            <w:rFonts w:cstheme="minorHAnsi"/>
            <w:sz w:val="22"/>
            <w:szCs w:val="22"/>
          </w:rPr>
          <w:alias w:val="To edit, see citavi.com/edit"/>
          <w:tag w:val="CitaviPlaceholder#f9b9198f-d2eb-47ad-9016-b543032535af"/>
          <w:id w:val="991380368"/>
          <w:placeholder>
            <w:docPart w:val="DefaultPlaceholder_-1854013440"/>
          </w:placeholder>
        </w:sdtPr>
        <w:sdtEndPr/>
        <w:sdtContent>
          <w:r w:rsidR="000A5BC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OThkNWU0LWZlZWItNDZhOC1hOGNkLWE3ZTgxYjljYTg1MyIsIlJhbmdlTGVuZ3RoIjoxOSwiUmVmZXJlbmNlSWQiOiJlMTc5MTI0Yi1hZWNiLTRhYTItOTFhYi00NTFkYjQ5NTZmN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4Ni9zMTMwNTktMDIxLTAyNDAwLTQiLCJVcmlTdHJpbmciOiJodHRwczovL2RvaS5vcmcvMTAuMTE4Ni9zMTMwNTktMDIxLTAyNDAwL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xMTo0MSIsIk1vZGlmaWVkQnkiOiJfSmVubmlmZXIgTmV1bWFpZXIiLCJJZCI6ImYxYWI4YmNiLWFkMTQtNDk4ZS1iMGI0LTU1MDMwMjBkMTI0YiIsIk1vZGlmaWVkT24iOiIyMDIyLTAxLTI3VDEyOjExOjQ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zQxODMwNDEiLCJVcmlTdHJpbmciOiJodHRwOi8vd3d3Lm5jYmkubmxtLm5paC5nb3YvcHVibWVkLzM0MTgzMDQ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dUMTI6MTE6NDEiLCJNb2RpZmllZEJ5IjoiX0plbm5pZmVyIE5ldW1haWVyIiwiSWQiOiIxYTlmZjdmZC1iNDQ2LTRiMTUtOTBkYS1jMWY1NjcwNGY5MWYiLCJNb2RpZmllZE9uIjoiMjAyMi0wMS0yN1QxMjoxMT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gyNDAzMTciLCJVcmlTdHJpbmciOiJodHRwczovL3d3dy5uY2JpLm5sbS5uaWguZ292L3BtYy9hcnRpY2xlcy9QTUM4MjQwMzE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}</w:instrText>
          </w:r>
          <w:r w:rsidR="000A5BC3" w:rsidRPr="00CC45D1">
            <w:rPr>
              <w:rFonts w:cstheme="minorHAnsi"/>
              <w:sz w:val="22"/>
              <w:szCs w:val="22"/>
            </w:rPr>
            <w:fldChar w:fldCharType="separate"/>
          </w:r>
          <w:r w:rsidR="00431736">
            <w:rPr>
              <w:rFonts w:cstheme="minorHAnsi"/>
              <w:sz w:val="22"/>
              <w:szCs w:val="22"/>
            </w:rPr>
            <w:t>(Jiang et al. 2021)</w:t>
          </w:r>
          <w:r w:rsidR="000A5BC3" w:rsidRPr="00CC45D1">
            <w:rPr>
              <w:rFonts w:cstheme="minorHAnsi"/>
              <w:sz w:val="22"/>
              <w:szCs w:val="22"/>
            </w:rPr>
            <w:fldChar w:fldCharType="end"/>
          </w:r>
        </w:sdtContent>
      </w:sdt>
      <w:r w:rsidR="000A5BC3" w:rsidRPr="00CC45D1">
        <w:rPr>
          <w:rFonts w:cstheme="minorHAnsi"/>
          <w:sz w:val="22"/>
          <w:szCs w:val="22"/>
        </w:rPr>
        <w:t>. The goal of mbImpute is to provide an approach that tries to decide between technical and biological zeroes by leveraging additional information from sample covariates and taxon phylogeny.</w:t>
      </w:r>
      <w:r w:rsidR="000A5BC3" w:rsidRPr="00CC45D1">
        <w:rPr>
          <w:rFonts w:cstheme="minorHAnsi"/>
          <w:color w:val="000000"/>
        </w:rPr>
        <w:t xml:space="preserve"> </w:t>
      </w:r>
    </w:p>
    <w:p w14:paraId="4E1F6E06" w14:textId="312D905D" w:rsidR="005F3223" w:rsidRDefault="002B45A2" w:rsidP="00B55175">
      <w:pPr>
        <w:spacing w:line="360" w:lineRule="auto"/>
        <w:jc w:val="both"/>
        <w:rPr>
          <w:rFonts w:cstheme="minorHAnsi"/>
          <w:sz w:val="22"/>
          <w:szCs w:val="22"/>
        </w:rPr>
      </w:pPr>
      <w:r>
        <w:rPr>
          <w:rFonts w:cstheme="minorHAnsi"/>
          <w:sz w:val="22"/>
          <w:szCs w:val="22"/>
        </w:rPr>
        <w:t>Considering the complexity of this topic and its relevancy for both log-ratio transformation and Machine Learning, it would be best to circumvent imputations altogether. R</w:t>
      </w:r>
      <w:r w:rsidR="00CE651C" w:rsidRPr="00CC45D1">
        <w:rPr>
          <w:rFonts w:cstheme="minorHAnsi"/>
          <w:sz w:val="22"/>
          <w:szCs w:val="22"/>
        </w:rPr>
        <w:t>ecent papers</w:t>
      </w:r>
      <w:r w:rsidR="000A5BC3" w:rsidRPr="00CC45D1">
        <w:rPr>
          <w:rFonts w:cstheme="minorHAnsi"/>
          <w:sz w:val="22"/>
          <w:szCs w:val="22"/>
        </w:rPr>
        <w:t xml:space="preserve"> </w:t>
      </w:r>
      <w:r w:rsidR="00CE651C" w:rsidRPr="00CC45D1">
        <w:rPr>
          <w:rFonts w:cstheme="minorHAnsi"/>
          <w:sz w:val="22"/>
          <w:szCs w:val="22"/>
        </w:rPr>
        <w:t xml:space="preserve">suggested that it could be possible to circumvent the problem of zero replacement altogether by applying Box-Cox power transformation or chi-square distances </w:t>
      </w:r>
      <w:sdt>
        <w:sdtPr>
          <w:rPr>
            <w:rFonts w:cstheme="minorHAnsi"/>
            <w:sz w:val="22"/>
            <w:szCs w:val="22"/>
          </w:rPr>
          <w:alias w:val="To edit, see citavi.com/edit"/>
          <w:tag w:val="CitaviPlaceholder#aae1cf14-14ec-4ccd-8f75-a7748343fad2"/>
          <w:id w:val="488065518"/>
          <w:placeholder>
            <w:docPart w:val="DefaultPlaceholder_-1854013440"/>
          </w:placeholder>
        </w:sdtPr>
        <w:sdtEndPr/>
        <w:sdtContent>
          <w:r w:rsidR="00CE651C"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MjRkM2MxLTk2OTgtNGFjNy1hZGIxLWQwNTgzOGJlMzMyZS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WFlMWNmMTQtMTRlYy00Y2NkLThmNzUtYTc3NDgzNDNmYWQyIiwiVGV4dCI6IihHcmVlbmFjcmUgZXQgYWwuIDIwMjIpIiwiV0FJVmVyc2lvbiI6IjYuMTIuMC4wIn0=}</w:instrText>
          </w:r>
          <w:r w:rsidR="00CE651C" w:rsidRPr="00CC45D1">
            <w:rPr>
              <w:rFonts w:cstheme="minorHAnsi"/>
              <w:sz w:val="22"/>
              <w:szCs w:val="22"/>
            </w:rPr>
            <w:fldChar w:fldCharType="separate"/>
          </w:r>
          <w:r w:rsidR="00431736">
            <w:rPr>
              <w:rFonts w:cstheme="minorHAnsi"/>
              <w:sz w:val="22"/>
              <w:szCs w:val="22"/>
            </w:rPr>
            <w:t>(Greenacre et al. 2022)</w:t>
          </w:r>
          <w:r w:rsidR="00CE651C" w:rsidRPr="00CC45D1">
            <w:rPr>
              <w:rFonts w:cstheme="minorHAnsi"/>
              <w:sz w:val="22"/>
              <w:szCs w:val="22"/>
            </w:rPr>
            <w:fldChar w:fldCharType="end"/>
          </w:r>
        </w:sdtContent>
      </w:sdt>
      <w:r w:rsidR="00CE651C" w:rsidRPr="00CC45D1">
        <w:rPr>
          <w:rFonts w:cstheme="minorHAnsi"/>
          <w:sz w:val="22"/>
          <w:szCs w:val="22"/>
        </w:rPr>
        <w:t xml:space="preserve">. </w:t>
      </w:r>
      <w:r w:rsidR="0043148C" w:rsidRPr="00CC45D1">
        <w:rPr>
          <w:rFonts w:cstheme="minorHAnsi"/>
          <w:sz w:val="22"/>
          <w:szCs w:val="22"/>
        </w:rPr>
        <w:t xml:space="preserve"> Furthermore, data-driven alpha-transformations are currently investigated that enables one to deal with the presence of 0s in the compositions directly. </w:t>
      </w:r>
      <w:r w:rsidR="00CE651C" w:rsidRPr="00CC45D1">
        <w:rPr>
          <w:rFonts w:cstheme="minorHAnsi"/>
          <w:sz w:val="22"/>
          <w:szCs w:val="22"/>
        </w:rPr>
        <w:t>Further studies would be necessary</w:t>
      </w:r>
      <w:r w:rsidR="0043148C" w:rsidRPr="00CC45D1">
        <w:rPr>
          <w:rFonts w:cstheme="minorHAnsi"/>
          <w:sz w:val="22"/>
          <w:szCs w:val="22"/>
        </w:rPr>
        <w:t xml:space="preserve"> to assess if there is a “best choice” in how to deal with zeroes in microbiome data, especially in smaller data sets.</w:t>
      </w:r>
    </w:p>
    <w:p w14:paraId="2E985BE3" w14:textId="5CA6C61A" w:rsidR="000054F9" w:rsidRPr="000054F9" w:rsidRDefault="000054F9" w:rsidP="000054F9">
      <w:pPr>
        <w:pStyle w:val="Heading3"/>
      </w:pPr>
      <w:bookmarkStart w:id="92" w:name="_Toc106540055"/>
      <w:r>
        <w:t>Filtering</w:t>
      </w:r>
      <w:bookmarkEnd w:id="92"/>
    </w:p>
    <w:p w14:paraId="4CB8C04E" w14:textId="5DB9EB7A" w:rsidR="007A2279" w:rsidRDefault="007A2279" w:rsidP="007A2279">
      <w:pPr>
        <w:spacing w:line="360" w:lineRule="auto"/>
        <w:jc w:val="both"/>
        <w:rPr>
          <w:rFonts w:cstheme="minorHAnsi"/>
          <w:sz w:val="22"/>
          <w:szCs w:val="22"/>
        </w:rPr>
      </w:pPr>
      <w:r w:rsidRPr="00CC45D1">
        <w:rPr>
          <w:rFonts w:cstheme="minorHAnsi"/>
          <w:sz w:val="22"/>
          <w:szCs w:val="22"/>
        </w:rPr>
        <w:t xml:space="preserve">A possible explanation for the different performances could </w:t>
      </w:r>
      <w:r>
        <w:rPr>
          <w:rFonts w:cstheme="minorHAnsi"/>
          <w:sz w:val="22"/>
          <w:szCs w:val="22"/>
        </w:rPr>
        <w:t xml:space="preserve">perhaps </w:t>
      </w:r>
      <w:r w:rsidRPr="00CC45D1">
        <w:rPr>
          <w:rFonts w:cstheme="minorHAnsi"/>
          <w:sz w:val="22"/>
          <w:szCs w:val="22"/>
        </w:rPr>
        <w:t xml:space="preserve">be explained by another important variable for good Machine Learning performances: the number of features. As can be seen in section </w:t>
      </w:r>
      <w:r>
        <w:rPr>
          <w:rFonts w:cstheme="minorHAnsi"/>
          <w:sz w:val="22"/>
          <w:szCs w:val="22"/>
        </w:rPr>
        <w:t>5.4</w:t>
      </w:r>
      <w:r w:rsidRPr="00CC45D1">
        <w:rPr>
          <w:rFonts w:cstheme="minorHAnsi"/>
          <w:sz w:val="22"/>
          <w:szCs w:val="22"/>
        </w:rPr>
        <w:t xml:space="preserve">, the performances for all models in small data sets show a decrease in performance after 50% </w:t>
      </w:r>
      <w:r>
        <w:rPr>
          <w:rFonts w:cstheme="minorHAnsi"/>
          <w:sz w:val="22"/>
          <w:szCs w:val="22"/>
        </w:rPr>
        <w:t>prevalence</w:t>
      </w:r>
      <w:r w:rsidRPr="00CC45D1">
        <w:rPr>
          <w:rFonts w:cstheme="minorHAnsi"/>
          <w:sz w:val="22"/>
          <w:szCs w:val="22"/>
        </w:rPr>
        <w:t xml:space="preserve"> filtering, compared to 10% </w:t>
      </w:r>
      <w:r>
        <w:rPr>
          <w:rFonts w:cstheme="minorHAnsi"/>
          <w:sz w:val="22"/>
          <w:szCs w:val="22"/>
        </w:rPr>
        <w:t>prevalence</w:t>
      </w:r>
      <w:r w:rsidRPr="00CC45D1">
        <w:rPr>
          <w:rFonts w:cstheme="minorHAnsi"/>
          <w:sz w:val="22"/>
          <w:szCs w:val="22"/>
        </w:rPr>
        <w:t xml:space="preserve"> filtering. </w:t>
      </w:r>
      <w:commentRangeStart w:id="93"/>
      <w:r w:rsidRPr="00CC45D1">
        <w:rPr>
          <w:rFonts w:cstheme="minorHAnsi"/>
          <w:sz w:val="22"/>
          <w:szCs w:val="22"/>
        </w:rPr>
        <w:t xml:space="preserve">Large data sets </w:t>
      </w:r>
      <w:r w:rsidRPr="00CC45D1">
        <w:rPr>
          <w:rFonts w:cstheme="minorHAnsi"/>
          <w:sz w:val="22"/>
          <w:szCs w:val="22"/>
        </w:rPr>
        <w:lastRenderedPageBreak/>
        <w:t>do not seem to be affected</w:t>
      </w:r>
      <w:r>
        <w:rPr>
          <w:rFonts w:cstheme="minorHAnsi"/>
          <w:sz w:val="22"/>
          <w:szCs w:val="22"/>
        </w:rPr>
        <w:t>.</w:t>
      </w:r>
      <w:commentRangeEnd w:id="93"/>
      <w:r>
        <w:rPr>
          <w:rStyle w:val="CommentReference"/>
        </w:rPr>
        <w:commentReference w:id="93"/>
      </w:r>
      <w:r>
        <w:rPr>
          <w:rFonts w:cstheme="minorHAnsi"/>
          <w:sz w:val="22"/>
          <w:szCs w:val="22"/>
        </w:rPr>
        <w:t xml:space="preserve"> This drop in performance can also be seen in </w:t>
      </w:r>
      <w:r>
        <w:rPr>
          <w:rFonts w:cstheme="minorHAnsi"/>
          <w:i/>
          <w:iCs/>
          <w:sz w:val="22"/>
          <w:szCs w:val="22"/>
        </w:rPr>
        <w:t xml:space="preserve">CoDaCoRe </w:t>
      </w:r>
      <w:r>
        <w:rPr>
          <w:rFonts w:cstheme="minorHAnsi"/>
          <w:sz w:val="22"/>
          <w:szCs w:val="22"/>
        </w:rPr>
        <w:t xml:space="preserve">performances, which is especially surprising, considering its </w:t>
      </w:r>
      <w:r w:rsidR="000078B7">
        <w:rPr>
          <w:rFonts w:cstheme="minorHAnsi"/>
          <w:sz w:val="22"/>
          <w:szCs w:val="22"/>
        </w:rPr>
        <w:t>consistency</w:t>
      </w:r>
      <w:r w:rsidR="00D013E5">
        <w:rPr>
          <w:rFonts w:cstheme="minorHAnsi"/>
          <w:sz w:val="22"/>
          <w:szCs w:val="22"/>
        </w:rPr>
        <w:t xml:space="preserve"> in found log-ratios.</w:t>
      </w:r>
    </w:p>
    <w:p w14:paraId="4CBAE251" w14:textId="7B685F05" w:rsidR="00F15BF8" w:rsidRDefault="00224F72" w:rsidP="00F15BF8">
      <w:pPr>
        <w:spacing w:line="360" w:lineRule="auto"/>
        <w:jc w:val="both"/>
        <w:rPr>
          <w:rFonts w:cstheme="minorHAnsi"/>
          <w:sz w:val="22"/>
          <w:szCs w:val="22"/>
        </w:rPr>
      </w:pPr>
      <w:r>
        <w:rPr>
          <w:rFonts w:cstheme="minorHAnsi"/>
          <w:sz w:val="22"/>
          <w:szCs w:val="22"/>
        </w:rPr>
        <w:t>These results suggest that s</w:t>
      </w:r>
      <w:r w:rsidRPr="00224F72">
        <w:rPr>
          <w:rFonts w:cstheme="minorHAnsi"/>
          <w:sz w:val="22"/>
          <w:szCs w:val="22"/>
        </w:rPr>
        <w:t xml:space="preserve">ub-compositional coherence </w:t>
      </w:r>
      <w:r>
        <w:rPr>
          <w:rFonts w:cstheme="minorHAnsi"/>
          <w:sz w:val="22"/>
          <w:szCs w:val="22"/>
        </w:rPr>
        <w:t>may be a more important factor when combining Machine Learning and log-ratio transformations than indicated by Greenacre et al. (2022). F</w:t>
      </w:r>
      <w:r w:rsidRPr="00224F72">
        <w:rPr>
          <w:rFonts w:cstheme="minorHAnsi"/>
          <w:sz w:val="22"/>
          <w:szCs w:val="22"/>
        </w:rPr>
        <w:t xml:space="preserve">rom a scientific point of view – a very important factor in compositional data. For the sake of reproducibility, it should be possible to get comparable results, even if only a sub-composition is chosen. This property is applied when data is filtered in pre-processing. Sub-compositional coherence should make it possible that statistical analysis results are similar. Greenacre et al. (2022) confirmed as much when they used several 50% sub-compositions from the same data set and showed that they had very low variability. In the case of </w:t>
      </w:r>
      <w:r>
        <w:rPr>
          <w:rFonts w:cstheme="minorHAnsi"/>
          <w:sz w:val="22"/>
          <w:szCs w:val="22"/>
        </w:rPr>
        <w:t>prevalence</w:t>
      </w:r>
      <w:r w:rsidRPr="00224F72">
        <w:rPr>
          <w:rFonts w:cstheme="minorHAnsi"/>
          <w:sz w:val="22"/>
          <w:szCs w:val="22"/>
        </w:rPr>
        <w:t xml:space="preserve"> filtering, both data sets are sub-compositions of the original, with only keeping features that show up more abundant and should therefore inherit similar results when analyzing ratios. </w:t>
      </w:r>
      <w:r w:rsidR="00F15BF8">
        <w:rPr>
          <w:rFonts w:cstheme="minorHAnsi"/>
          <w:sz w:val="22"/>
          <w:szCs w:val="22"/>
        </w:rPr>
        <w:t>This is supported when</w:t>
      </w:r>
      <w:r w:rsidR="00F15BF8" w:rsidRPr="00CC45D1">
        <w:rPr>
          <w:rFonts w:cstheme="minorHAnsi"/>
          <w:sz w:val="22"/>
          <w:szCs w:val="22"/>
        </w:rPr>
        <w:t xml:space="preserve"> calculating correlation coefficient</w:t>
      </w:r>
      <w:commentRangeStart w:id="94"/>
      <w:r w:rsidR="00F15BF8" w:rsidRPr="00CC45D1">
        <w:rPr>
          <w:rFonts w:cstheme="minorHAnsi"/>
          <w:sz w:val="22"/>
          <w:szCs w:val="22"/>
        </w:rPr>
        <w:t>s</w:t>
      </w:r>
      <w:commentRangeEnd w:id="94"/>
      <w:r w:rsidR="00F15BF8">
        <w:rPr>
          <w:rStyle w:val="CommentReference"/>
        </w:rPr>
        <w:commentReference w:id="94"/>
      </w:r>
      <w:r w:rsidR="00F15BF8" w:rsidRPr="00CC45D1">
        <w:rPr>
          <w:rFonts w:cstheme="minorHAnsi"/>
          <w:sz w:val="22"/>
          <w:szCs w:val="22"/>
        </w:rPr>
        <w:t xml:space="preserve"> </w:t>
      </w:r>
      <w:r w:rsidR="00F15BF8">
        <w:rPr>
          <w:rFonts w:cstheme="minorHAnsi"/>
          <w:sz w:val="22"/>
          <w:szCs w:val="22"/>
        </w:rPr>
        <w:t xml:space="preserve">between 10% filtered CRC and 50% filtered CRC </w:t>
      </w:r>
      <w:r w:rsidR="00F15BF8" w:rsidRPr="00CC45D1">
        <w:rPr>
          <w:rFonts w:cstheme="minorHAnsi"/>
          <w:sz w:val="22"/>
          <w:szCs w:val="22"/>
        </w:rPr>
        <w:t xml:space="preserve">(see Supplementary </w:t>
      </w:r>
      <w:r w:rsidR="00F15BF8">
        <w:rPr>
          <w:rFonts w:cstheme="minorHAnsi"/>
          <w:sz w:val="22"/>
          <w:szCs w:val="22"/>
        </w:rPr>
        <w:t>Fig.</w:t>
      </w:r>
      <w:r w:rsidR="00F15BF8" w:rsidRPr="00CC45D1">
        <w:rPr>
          <w:rFonts w:cstheme="minorHAnsi"/>
          <w:sz w:val="22"/>
          <w:szCs w:val="22"/>
        </w:rPr>
        <w:t>11A)</w:t>
      </w:r>
      <w:r w:rsidR="00F15BF8">
        <w:rPr>
          <w:rFonts w:cstheme="minorHAnsi"/>
          <w:sz w:val="22"/>
          <w:szCs w:val="22"/>
        </w:rPr>
        <w:t>. The data</w:t>
      </w:r>
      <w:r w:rsidR="00F15BF8" w:rsidRPr="00CC45D1">
        <w:rPr>
          <w:rFonts w:cstheme="minorHAnsi"/>
          <w:sz w:val="22"/>
          <w:szCs w:val="22"/>
        </w:rPr>
        <w:t xml:space="preserve"> shows that only a small number of correlation coefficients show significantly different values, which suggests that compositional data properties are still adhered to.</w:t>
      </w:r>
    </w:p>
    <w:p w14:paraId="2D579936" w14:textId="67AB2713" w:rsidR="00B37B6E" w:rsidRPr="00B37B6E" w:rsidRDefault="00F15BF8" w:rsidP="00F15BF8">
      <w:pPr>
        <w:spacing w:line="360" w:lineRule="auto"/>
        <w:jc w:val="both"/>
        <w:rPr>
          <w:rFonts w:cstheme="minorHAnsi"/>
          <w:strike/>
          <w:sz w:val="22"/>
          <w:szCs w:val="22"/>
        </w:rPr>
      </w:pPr>
      <w:r>
        <w:rPr>
          <w:rFonts w:cstheme="minorHAnsi"/>
          <w:sz w:val="22"/>
          <w:szCs w:val="22"/>
        </w:rPr>
        <w:t xml:space="preserve">Still, both </w:t>
      </w:r>
      <w:r>
        <w:rPr>
          <w:rFonts w:cstheme="minorHAnsi"/>
          <w:i/>
          <w:iCs/>
          <w:sz w:val="22"/>
          <w:szCs w:val="22"/>
        </w:rPr>
        <w:t xml:space="preserve">CoDaCoRe </w:t>
      </w:r>
      <w:r>
        <w:rPr>
          <w:rFonts w:cstheme="minorHAnsi"/>
          <w:sz w:val="22"/>
          <w:szCs w:val="22"/>
        </w:rPr>
        <w:t xml:space="preserve">and </w:t>
      </w:r>
      <w:r>
        <w:rPr>
          <w:rFonts w:cstheme="minorHAnsi"/>
          <w:i/>
          <w:iCs/>
          <w:sz w:val="22"/>
          <w:szCs w:val="22"/>
        </w:rPr>
        <w:t>glmnet</w:t>
      </w:r>
      <w:r>
        <w:rPr>
          <w:rFonts w:cstheme="minorHAnsi"/>
          <w:sz w:val="22"/>
          <w:szCs w:val="22"/>
        </w:rPr>
        <w:t xml:space="preserve"> models show a drop in performance as soon as feature size is reduced. The </w:t>
      </w:r>
      <w:r w:rsidRPr="00CC45D1">
        <w:rPr>
          <w:rFonts w:cstheme="minorHAnsi"/>
          <w:sz w:val="22"/>
          <w:szCs w:val="22"/>
        </w:rPr>
        <w:t>results hint that feature sizes perhaps need to be assessed as an independent parameter in microbiome data and are a very Machine Learning specific problem. Some rules of thumb have been proposed</w:t>
      </w:r>
      <w:r>
        <w:rPr>
          <w:rFonts w:cstheme="minorHAnsi"/>
          <w:sz w:val="22"/>
          <w:szCs w:val="22"/>
        </w:rPr>
        <w:t>. For</w:t>
      </w:r>
      <w:r w:rsidRPr="00CC45D1">
        <w:rPr>
          <w:rFonts w:cstheme="minorHAnsi"/>
          <w:sz w:val="22"/>
          <w:szCs w:val="22"/>
        </w:rPr>
        <w:t xml:space="preserve"> uncorrelated features, </w:t>
      </w:r>
      <w:commentRangeStart w:id="95"/>
      <w:r w:rsidRPr="00CC45D1">
        <w:rPr>
          <w:rFonts w:cstheme="minorHAnsi"/>
          <w:sz w:val="22"/>
          <w:szCs w:val="22"/>
        </w:rPr>
        <w:t>the optimal feature size may be N−1 (with N = sample size) and for highly correlated features</w:t>
      </w:r>
      <w:r w:rsidRPr="00CC45D1">
        <w:rPr>
          <w:rFonts w:cstheme="minorHAnsi"/>
          <w:sz w:val="24"/>
          <w:szCs w:val="24"/>
        </w:rPr>
        <w:t xml:space="preserve"> </w:t>
      </w:r>
      <m:oMath>
        <m:r>
          <m:rPr>
            <m:sty m:val="p"/>
          </m:rPr>
          <w:rPr>
            <w:rFonts w:ascii="Cambria Math" w:hAnsi="Cambria Math" w:cstheme="minorHAnsi"/>
            <w:sz w:val="24"/>
            <w:szCs w:val="24"/>
          </w:rPr>
          <m:t>√</m:t>
        </m:r>
        <m:r>
          <w:rPr>
            <w:rFonts w:ascii="Cambria Math" w:hAnsi="Cambria Math" w:cstheme="minorHAnsi"/>
            <w:sz w:val="24"/>
            <w:szCs w:val="24"/>
          </w:rPr>
          <m:t>N</m:t>
        </m:r>
      </m:oMath>
      <w:r w:rsidRPr="00CC45D1">
        <w:rPr>
          <w:rFonts w:cstheme="minorHAnsi"/>
          <w:sz w:val="24"/>
          <w:szCs w:val="24"/>
        </w:rPr>
        <w:t xml:space="preserve"> </w:t>
      </w:r>
      <w:sdt>
        <w:sdtPr>
          <w:rPr>
            <w:rFonts w:cstheme="minorHAnsi"/>
            <w:sz w:val="22"/>
            <w:szCs w:val="22"/>
          </w:rPr>
          <w:alias w:val="To edit, see citavi.com/edit"/>
          <w:tag w:val="CitaviPlaceholder#a9af3a41-3a3d-4ac5-a7a8-748d8a7b7cd1"/>
          <w:id w:val="975029461"/>
          <w:placeholder>
            <w:docPart w:val="98EF2DF3D2BC43FEBD3F8A555EEB146D"/>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WM2YWZjLWNjYTUtNDQ1ZC04NmQ5LTg0ZDJhZWY3MjE3ZSIsIlJhbmdlTGVuZ3RoIjoxNywiUmVmZXJlbmNlSWQiOiI2NjcwZTlkNi05MDg4LTRiN2MtYmQxMy1kNGI3OTQwM2Rl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NTU3MjQ3MCIsIlVyaVN0cmluZyI6Imh0dHA6Ly93d3cubmNiaS5ubG0ubmloLmdvdi9wdWJtZWQvMTU1NzI0N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MlQxNzo1NDo0OCIsIk1vZGlmaWVkQnkiOiJfSmVubmlmZXIgTmV1bWFpZXIiLCJJZCI6IjQ2NGQ0YzVjLTY1YjAtNGI4Yi05NzVjLTAzMTkwMzhmOTVmZSIsIk1vZGlmaWVkT24iOiIyMDIyLTA2LTAyVDE3OjU0OjQ4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iaW9pbmZvcm1hdGljcy9idGkxNzEiLCJVcmlTdHJpbmciOiJodHRwczovL2RvaS5vcmcvMTAuMTA5My9iaW9pbmZvcm1hdGljcy9idGkx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}</w:instrText>
          </w:r>
          <w:r w:rsidRPr="00CC45D1">
            <w:rPr>
              <w:rFonts w:cstheme="minorHAnsi"/>
              <w:sz w:val="22"/>
              <w:szCs w:val="22"/>
            </w:rPr>
            <w:fldChar w:fldCharType="separate"/>
          </w:r>
          <w:r>
            <w:rPr>
              <w:rFonts w:cstheme="minorHAnsi"/>
              <w:sz w:val="22"/>
              <w:szCs w:val="22"/>
            </w:rPr>
            <w:t>(Hua et al. 2005)</w:t>
          </w:r>
          <w:r w:rsidRPr="00CC45D1">
            <w:rPr>
              <w:rFonts w:cstheme="minorHAnsi"/>
              <w:sz w:val="22"/>
              <w:szCs w:val="22"/>
            </w:rPr>
            <w:fldChar w:fldCharType="end"/>
          </w:r>
        </w:sdtContent>
      </w:sdt>
      <w:r w:rsidRPr="00CC45D1">
        <w:rPr>
          <w:rFonts w:cstheme="minorHAnsi"/>
          <w:sz w:val="22"/>
          <w:szCs w:val="22"/>
        </w:rPr>
        <w:t xml:space="preserve">. </w:t>
      </w:r>
      <w:commentRangeEnd w:id="95"/>
      <w:r>
        <w:rPr>
          <w:rStyle w:val="CommentReference"/>
        </w:rPr>
        <w:commentReference w:id="95"/>
      </w:r>
      <w:r w:rsidRPr="00CC45D1">
        <w:rPr>
          <w:rFonts w:cstheme="minorHAnsi"/>
          <w:sz w:val="22"/>
          <w:szCs w:val="22"/>
        </w:rPr>
        <w:t>However, these recommendations come from the computer science community and may not be applicable to biological models</w:t>
      </w:r>
      <w:r>
        <w:rPr>
          <w:rFonts w:cstheme="minorHAnsi"/>
          <w:sz w:val="22"/>
          <w:szCs w:val="22"/>
        </w:rPr>
        <w:t xml:space="preserve">, but it suggests that more symmetric data sets may be more preferential, which is potentially supported by the results in the EstMB data set. </w:t>
      </w:r>
      <w:commentRangeStart w:id="96"/>
      <w:r w:rsidR="00B37B6E" w:rsidRPr="00B37B6E">
        <w:rPr>
          <w:rFonts w:cstheme="minorHAnsi"/>
          <w:sz w:val="22"/>
          <w:szCs w:val="22"/>
        </w:rPr>
        <w:t xml:space="preserve">The </w:t>
      </w:r>
      <w:commentRangeEnd w:id="96"/>
      <w:r w:rsidR="00B37B6E" w:rsidRPr="00B37B6E">
        <w:rPr>
          <w:rStyle w:val="CommentReference"/>
        </w:rPr>
        <w:commentReference w:id="96"/>
      </w:r>
      <w:r w:rsidR="00B37B6E" w:rsidRPr="00B37B6E">
        <w:rPr>
          <w:rFonts w:cstheme="minorHAnsi"/>
          <w:sz w:val="22"/>
          <w:szCs w:val="22"/>
        </w:rPr>
        <w:t>data sets that perform well (CRC, EstMB) both have more symmetric data sets after filtering than PCOS, with the number of samples comparably close to feature sizes. Maybe those parameters should be tested more in detail to achieve stable Machine Learning performances</w:t>
      </w:r>
      <w:commentRangeStart w:id="97"/>
      <w:r w:rsidR="00B37B6E" w:rsidRPr="00B37B6E">
        <w:rPr>
          <w:rFonts w:cstheme="minorHAnsi"/>
          <w:sz w:val="22"/>
          <w:szCs w:val="22"/>
        </w:rPr>
        <w:t>.</w:t>
      </w:r>
      <w:commentRangeEnd w:id="97"/>
      <w:r w:rsidR="00B37B6E" w:rsidRPr="00B37B6E">
        <w:rPr>
          <w:rStyle w:val="CommentReference"/>
        </w:rPr>
        <w:commentReference w:id="97"/>
      </w:r>
    </w:p>
    <w:p w14:paraId="09E75855" w14:textId="77777777" w:rsidR="00A93DC2" w:rsidRDefault="00A93DC2" w:rsidP="00A93DC2">
      <w:pPr>
        <w:spacing w:line="360" w:lineRule="auto"/>
        <w:jc w:val="both"/>
        <w:rPr>
          <w:rFonts w:cstheme="minorHAnsi"/>
          <w:sz w:val="22"/>
          <w:szCs w:val="22"/>
        </w:rPr>
      </w:pPr>
      <w:r w:rsidRPr="00CC45D1">
        <w:rPr>
          <w:rFonts w:cstheme="minorHAnsi"/>
          <w:sz w:val="22"/>
          <w:szCs w:val="22"/>
        </w:rPr>
        <w:t xml:space="preserve">Suggestions for a more targeted feature selection besides </w:t>
      </w:r>
      <w:r>
        <w:rPr>
          <w:rFonts w:cstheme="minorHAnsi"/>
          <w:sz w:val="22"/>
          <w:szCs w:val="22"/>
        </w:rPr>
        <w:t>prevalence filtering</w:t>
      </w:r>
      <w:r w:rsidRPr="00CC45D1">
        <w:rPr>
          <w:rFonts w:cstheme="minorHAnsi"/>
          <w:sz w:val="22"/>
          <w:szCs w:val="22"/>
        </w:rPr>
        <w:t xml:space="preserve"> before Machine Learning have been proposed, also in compositional data. Most of them target the search for main factors that maximally explain log-ratio variances </w:t>
      </w:r>
      <w:sdt>
        <w:sdtPr>
          <w:rPr>
            <w:rFonts w:cstheme="minorHAnsi"/>
            <w:sz w:val="22"/>
            <w:szCs w:val="22"/>
          </w:rPr>
          <w:alias w:val="To edit, see citavi.com/edit"/>
          <w:tag w:val="CitaviPlaceholder#d70ae191-f472-4dc6-84cf-0d934546c3b2"/>
          <w:id w:val="2062292182"/>
          <w:placeholder>
            <w:docPart w:val="A54CB8800B87472EA2E7673EEF5D6A1E"/>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IuMC4wIn0=}</w:instrText>
          </w:r>
          <w:r w:rsidRPr="00CC45D1">
            <w:rPr>
              <w:rFonts w:cstheme="minorHAnsi"/>
              <w:sz w:val="22"/>
              <w:szCs w:val="22"/>
            </w:rPr>
            <w:fldChar w:fldCharType="separate"/>
          </w:r>
          <w:r>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xml:space="preserve">. However, an argument can be made that such techniques have been used in this project with </w:t>
      </w:r>
      <w:commentRangeStart w:id="98"/>
      <w:r w:rsidRPr="00CC45D1">
        <w:rPr>
          <w:rFonts w:cstheme="minorHAnsi"/>
          <w:i/>
          <w:iCs/>
          <w:sz w:val="22"/>
          <w:szCs w:val="22"/>
        </w:rPr>
        <w:t>CoDaCoRe</w:t>
      </w:r>
      <w:commentRangeEnd w:id="98"/>
      <w:r>
        <w:rPr>
          <w:rStyle w:val="CommentReference"/>
        </w:rPr>
        <w:commentReference w:id="98"/>
      </w:r>
      <w:r w:rsidRPr="00CC45D1">
        <w:rPr>
          <w:rFonts w:cstheme="minorHAnsi"/>
          <w:sz w:val="22"/>
          <w:szCs w:val="22"/>
        </w:rPr>
        <w:t xml:space="preserve"> and also ALR reference selection. As shown, </w:t>
      </w:r>
      <w:r w:rsidRPr="00CC45D1">
        <w:rPr>
          <w:rFonts w:cstheme="minorHAnsi"/>
          <w:i/>
          <w:iCs/>
          <w:sz w:val="22"/>
          <w:szCs w:val="22"/>
        </w:rPr>
        <w:t>CoDaCoRe</w:t>
      </w:r>
      <w:r w:rsidRPr="00CC45D1">
        <w:rPr>
          <w:rFonts w:cstheme="minorHAnsi"/>
          <w:sz w:val="22"/>
          <w:szCs w:val="22"/>
        </w:rPr>
        <w:t xml:space="preserve"> does not improve performances although it </w:t>
      </w:r>
      <w:r w:rsidRPr="00CC45D1">
        <w:rPr>
          <w:rFonts w:cstheme="minorHAnsi"/>
          <w:sz w:val="22"/>
          <w:szCs w:val="22"/>
        </w:rPr>
        <w:lastRenderedPageBreak/>
        <w:t>supposedly found predictive balances and calculating ALR references is indicated to be affected by the sub-composition.</w:t>
      </w:r>
    </w:p>
    <w:p w14:paraId="25E9802F" w14:textId="77777777" w:rsidR="00A93DC2" w:rsidRPr="00CC45D1" w:rsidRDefault="00A93DC2" w:rsidP="00F15BF8">
      <w:pPr>
        <w:spacing w:line="360" w:lineRule="auto"/>
        <w:jc w:val="both"/>
        <w:rPr>
          <w:rFonts w:cstheme="minorHAnsi"/>
          <w:sz w:val="22"/>
          <w:szCs w:val="22"/>
        </w:rPr>
      </w:pPr>
    </w:p>
    <w:p w14:paraId="5345D17F" w14:textId="250208C5" w:rsidR="00F15BF8" w:rsidRDefault="00F15BF8" w:rsidP="00224F72">
      <w:pPr>
        <w:spacing w:line="360" w:lineRule="auto"/>
        <w:jc w:val="both"/>
        <w:rPr>
          <w:rFonts w:cstheme="minorHAnsi"/>
          <w:sz w:val="22"/>
          <w:szCs w:val="22"/>
        </w:rPr>
      </w:pPr>
    </w:p>
    <w:p w14:paraId="40691DAE" w14:textId="39BAEDE9" w:rsidR="00224F72" w:rsidRPr="00F15BF8" w:rsidRDefault="00224F72" w:rsidP="00224F72">
      <w:pPr>
        <w:spacing w:line="360" w:lineRule="auto"/>
        <w:jc w:val="both"/>
        <w:rPr>
          <w:rFonts w:cstheme="minorHAnsi"/>
          <w:strike/>
          <w:sz w:val="22"/>
          <w:szCs w:val="22"/>
        </w:rPr>
      </w:pPr>
      <w:r w:rsidRPr="00F15BF8">
        <w:rPr>
          <w:rFonts w:cstheme="minorHAnsi"/>
          <w:strike/>
          <w:sz w:val="22"/>
          <w:szCs w:val="22"/>
        </w:rPr>
        <w:t>Contrary to that argument, when analyzing the calculated top 20 ALR references for CRC, the selected features differ greatly between 10% and 50% filter of the data set (see Fig.12A, Supplementary). This would indicate that perhaps the Procrustes analysis is skewed when applying it to different sub-compositions.</w:t>
      </w:r>
    </w:p>
    <w:p w14:paraId="66B644DA" w14:textId="77777777" w:rsidR="007A2279" w:rsidRPr="001A5518" w:rsidRDefault="007A2279" w:rsidP="007A2279">
      <w:pPr>
        <w:spacing w:line="360" w:lineRule="auto"/>
        <w:jc w:val="both"/>
        <w:rPr>
          <w:rFonts w:cstheme="minorHAnsi"/>
          <w:strike/>
          <w:sz w:val="22"/>
          <w:szCs w:val="22"/>
        </w:rPr>
      </w:pPr>
      <w:r w:rsidRPr="001A5518">
        <w:rPr>
          <w:rFonts w:cstheme="minorHAnsi"/>
          <w:strike/>
          <w:sz w:val="22"/>
          <w:szCs w:val="22"/>
        </w:rPr>
        <w:t>It raises however the question if these found log-ratios are predictive for the phenotype. In theory, not many features</w:t>
      </w:r>
      <w:commentRangeStart w:id="99"/>
      <w:r w:rsidRPr="001A5518">
        <w:rPr>
          <w:rFonts w:cstheme="minorHAnsi"/>
          <w:strike/>
          <w:sz w:val="22"/>
          <w:szCs w:val="22"/>
        </w:rPr>
        <w:t xml:space="preserve"> </w:t>
      </w:r>
      <w:commentRangeEnd w:id="99"/>
      <w:r w:rsidRPr="001A5518">
        <w:rPr>
          <w:rStyle w:val="CommentReference"/>
          <w:strike/>
        </w:rPr>
        <w:commentReference w:id="99"/>
      </w:r>
      <w:r w:rsidRPr="001A5518">
        <w:rPr>
          <w:rFonts w:cstheme="minorHAnsi"/>
          <w:strike/>
          <w:sz w:val="22"/>
          <w:szCs w:val="22"/>
        </w:rPr>
        <w:t xml:space="preserve">are needed to achieve good predictive performances and in computational sciences Machine Learning models are frequently trained on only a few features. Throughout high-correlating data sets the model applying a 1-standard-error rule did not perform significantly better than its counterpart and the performances when choosing all found log-ratios or just the most descriptive one, also did not show any differences. </w:t>
      </w:r>
    </w:p>
    <w:p w14:paraId="256D6547" w14:textId="77777777" w:rsidR="00A41F34" w:rsidRPr="00CC45D1" w:rsidRDefault="00A41F34" w:rsidP="008E27D7">
      <w:pPr>
        <w:spacing w:line="360" w:lineRule="auto"/>
        <w:jc w:val="both"/>
        <w:rPr>
          <w:rFonts w:cstheme="minorHAnsi"/>
          <w:sz w:val="22"/>
          <w:szCs w:val="22"/>
        </w:rPr>
      </w:pPr>
    </w:p>
    <w:p w14:paraId="4FFCF6F2" w14:textId="77777777" w:rsidR="007B36C7" w:rsidRDefault="007B36C7">
      <w:pPr>
        <w:rPr>
          <w:rFonts w:cstheme="minorHAnsi"/>
          <w:sz w:val="22"/>
          <w:szCs w:val="22"/>
        </w:rPr>
      </w:pPr>
      <w:r>
        <w:rPr>
          <w:rFonts w:cstheme="minorHAnsi"/>
          <w:sz w:val="22"/>
          <w:szCs w:val="22"/>
        </w:rPr>
        <w:br w:type="page"/>
      </w:r>
    </w:p>
    <w:p w14:paraId="2143F8E1" w14:textId="0E51C184" w:rsidR="002B00C8" w:rsidRPr="00CC45D1" w:rsidRDefault="002B00C8" w:rsidP="008E27D7">
      <w:pPr>
        <w:pStyle w:val="Heading1"/>
        <w:spacing w:line="360" w:lineRule="auto"/>
        <w:jc w:val="both"/>
        <w:rPr>
          <w:rFonts w:cstheme="minorHAnsi"/>
        </w:rPr>
      </w:pPr>
      <w:bookmarkStart w:id="100" w:name="_Toc106540056"/>
      <w:r w:rsidRPr="00CC45D1">
        <w:rPr>
          <w:rFonts w:cstheme="minorHAnsi"/>
        </w:rPr>
        <w:lastRenderedPageBreak/>
        <w:t>Conclusion</w:t>
      </w:r>
      <w:bookmarkEnd w:id="100"/>
    </w:p>
    <w:p w14:paraId="5625BCAA" w14:textId="33E85B4D" w:rsidR="00C33847" w:rsidRPr="00CC45D1" w:rsidRDefault="001E736F" w:rsidP="008E27D7">
      <w:pPr>
        <w:spacing w:line="360" w:lineRule="auto"/>
        <w:jc w:val="both"/>
        <w:rPr>
          <w:rFonts w:cstheme="minorHAnsi"/>
          <w:sz w:val="22"/>
          <w:szCs w:val="22"/>
        </w:rPr>
      </w:pPr>
      <w:r w:rsidRPr="00CC45D1">
        <w:rPr>
          <w:rFonts w:cstheme="minorHAnsi"/>
          <w:sz w:val="22"/>
          <w:szCs w:val="22"/>
        </w:rPr>
        <w:t xml:space="preserve">Regardless of the mentioned problems </w:t>
      </w:r>
      <w:r w:rsidR="002B00C8" w:rsidRPr="00CC45D1">
        <w:rPr>
          <w:rFonts w:cstheme="minorHAnsi"/>
          <w:sz w:val="22"/>
          <w:szCs w:val="22"/>
        </w:rPr>
        <w:t xml:space="preserve">in the section before some </w:t>
      </w:r>
      <w:r w:rsidRPr="00CC45D1">
        <w:rPr>
          <w:rFonts w:cstheme="minorHAnsi"/>
          <w:sz w:val="22"/>
          <w:szCs w:val="22"/>
        </w:rPr>
        <w:t xml:space="preserve">practical </w:t>
      </w:r>
      <w:r w:rsidR="002B00C8" w:rsidRPr="00CC45D1">
        <w:rPr>
          <w:rFonts w:cstheme="minorHAnsi"/>
          <w:sz w:val="22"/>
          <w:szCs w:val="22"/>
        </w:rPr>
        <w:t xml:space="preserve">key notes on transformations in the context of </w:t>
      </w:r>
      <w:r w:rsidR="00987053" w:rsidRPr="00CC45D1">
        <w:rPr>
          <w:rFonts w:cstheme="minorHAnsi"/>
          <w:sz w:val="22"/>
          <w:szCs w:val="22"/>
        </w:rPr>
        <w:t>M</w:t>
      </w:r>
      <w:r w:rsidR="002B00C8" w:rsidRPr="00CC45D1">
        <w:rPr>
          <w:rFonts w:cstheme="minorHAnsi"/>
          <w:sz w:val="22"/>
          <w:szCs w:val="22"/>
        </w:rPr>
        <w:t xml:space="preserve">achine </w:t>
      </w:r>
      <w:r w:rsidR="00987053" w:rsidRPr="00CC45D1">
        <w:rPr>
          <w:rFonts w:cstheme="minorHAnsi"/>
          <w:sz w:val="22"/>
          <w:szCs w:val="22"/>
        </w:rPr>
        <w:t>L</w:t>
      </w:r>
      <w:r w:rsidR="002B00C8" w:rsidRPr="00CC45D1">
        <w:rPr>
          <w:rFonts w:cstheme="minorHAnsi"/>
          <w:sz w:val="22"/>
          <w:szCs w:val="22"/>
        </w:rPr>
        <w:t>earning</w:t>
      </w:r>
      <w:r w:rsidRPr="00CC45D1">
        <w:rPr>
          <w:rFonts w:cstheme="minorHAnsi"/>
          <w:sz w:val="22"/>
          <w:szCs w:val="22"/>
        </w:rPr>
        <w:t xml:space="preserve"> can be extracted from this thesis</w:t>
      </w:r>
      <w:r w:rsidR="002B00C8" w:rsidRPr="00CC45D1">
        <w:rPr>
          <w:rFonts w:cstheme="minorHAnsi"/>
          <w:sz w:val="22"/>
          <w:szCs w:val="22"/>
        </w:rPr>
        <w:t xml:space="preserve">: (1) Transformations are not able to conjure </w:t>
      </w:r>
      <w:commentRangeStart w:id="101"/>
      <w:r w:rsidR="002B00C8" w:rsidRPr="00CC45D1">
        <w:rPr>
          <w:rFonts w:cstheme="minorHAnsi"/>
          <w:sz w:val="22"/>
          <w:szCs w:val="22"/>
        </w:rPr>
        <w:t xml:space="preserve">correlations </w:t>
      </w:r>
      <w:commentRangeEnd w:id="101"/>
      <w:r w:rsidR="00042268">
        <w:rPr>
          <w:rStyle w:val="CommentReference"/>
        </w:rPr>
        <w:commentReference w:id="101"/>
      </w:r>
      <w:r w:rsidR="002B00C8" w:rsidRPr="00CC45D1">
        <w:rPr>
          <w:rFonts w:cstheme="minorHAnsi"/>
          <w:sz w:val="22"/>
          <w:szCs w:val="22"/>
        </w:rPr>
        <w:t>when there are none, (2) any log-ratio transformation is better than none.</w:t>
      </w:r>
    </w:p>
    <w:p w14:paraId="07E3E568" w14:textId="4555568B" w:rsidR="00E422A5" w:rsidRPr="00CC45D1" w:rsidRDefault="002B00C8" w:rsidP="008E27D7">
      <w:pPr>
        <w:spacing w:line="360" w:lineRule="auto"/>
        <w:jc w:val="both"/>
        <w:rPr>
          <w:rFonts w:cstheme="minorHAnsi"/>
          <w:sz w:val="22"/>
          <w:szCs w:val="22"/>
        </w:rPr>
      </w:pPr>
      <w:r w:rsidRPr="00CC45D1">
        <w:rPr>
          <w:rFonts w:cstheme="minorHAnsi"/>
          <w:sz w:val="22"/>
          <w:szCs w:val="22"/>
        </w:rPr>
        <w:t xml:space="preserve">This comes with several advantages when combining compositional data with </w:t>
      </w:r>
      <w:r w:rsidR="00987053" w:rsidRPr="00CC45D1">
        <w:rPr>
          <w:rFonts w:cstheme="minorHAnsi"/>
          <w:sz w:val="22"/>
          <w:szCs w:val="22"/>
        </w:rPr>
        <w:t>M</w:t>
      </w:r>
      <w:r w:rsidRPr="00CC45D1">
        <w:rPr>
          <w:rFonts w:cstheme="minorHAnsi"/>
          <w:sz w:val="22"/>
          <w:szCs w:val="22"/>
        </w:rPr>
        <w:t xml:space="preserve">achine </w:t>
      </w:r>
      <w:r w:rsidR="00987053" w:rsidRPr="00CC45D1">
        <w:rPr>
          <w:rFonts w:cstheme="minorHAnsi"/>
          <w:sz w:val="22"/>
          <w:szCs w:val="22"/>
        </w:rPr>
        <w:t>L</w:t>
      </w:r>
      <w:r w:rsidRPr="00CC45D1">
        <w:rPr>
          <w:rFonts w:cstheme="minorHAnsi"/>
          <w:sz w:val="22"/>
          <w:szCs w:val="22"/>
        </w:rPr>
        <w:t>earning</w:t>
      </w:r>
      <w:r w:rsidR="00E422A5" w:rsidRPr="00CC45D1">
        <w:rPr>
          <w:rFonts w:cstheme="minorHAnsi"/>
          <w:sz w:val="22"/>
          <w:szCs w:val="22"/>
        </w:rPr>
        <w:t>:</w:t>
      </w:r>
    </w:p>
    <w:p w14:paraId="2FC1FC1E" w14:textId="77777777" w:rsidR="00821B4E" w:rsidRDefault="00E422A5" w:rsidP="00821B4E">
      <w:pPr>
        <w:spacing w:line="360" w:lineRule="auto"/>
        <w:jc w:val="both"/>
        <w:rPr>
          <w:rFonts w:cstheme="minorHAnsi"/>
          <w:sz w:val="22"/>
          <w:szCs w:val="22"/>
        </w:rPr>
      </w:pPr>
      <w:r w:rsidRPr="00CC45D1">
        <w:rPr>
          <w:rFonts w:cstheme="minorHAnsi"/>
          <w:sz w:val="22"/>
          <w:szCs w:val="22"/>
        </w:rPr>
        <w:t>L</w:t>
      </w:r>
      <w:r w:rsidR="00987053" w:rsidRPr="00CC45D1">
        <w:rPr>
          <w:rFonts w:cstheme="minorHAnsi"/>
          <w:sz w:val="22"/>
          <w:szCs w:val="22"/>
        </w:rPr>
        <w:t xml:space="preserve">og-ratio </w:t>
      </w:r>
      <w:r w:rsidR="00870185" w:rsidRPr="00CC45D1">
        <w:rPr>
          <w:rFonts w:cstheme="minorHAnsi"/>
          <w:sz w:val="22"/>
          <w:szCs w:val="22"/>
        </w:rPr>
        <w:t xml:space="preserve">transformations can be easily integrated into existing </w:t>
      </w:r>
      <w:r w:rsidRPr="00CC45D1">
        <w:rPr>
          <w:rFonts w:cstheme="minorHAnsi"/>
          <w:sz w:val="22"/>
          <w:szCs w:val="22"/>
        </w:rPr>
        <w:t xml:space="preserve">pre-processing procedures and if the data set is too small to conduct log-ratio transformations separately on training and test set, choosing ALR or CLR circumvents this problem easily. Otherwise, any type of log-transformation works, as several studies have already shown </w:t>
      </w:r>
      <w:sdt>
        <w:sdtPr>
          <w:rPr>
            <w:rFonts w:cstheme="minorHAnsi"/>
            <w:sz w:val="22"/>
            <w:szCs w:val="22"/>
          </w:rPr>
          <w:alias w:val="To edit, see citavi.com/edit"/>
          <w:tag w:val="CitaviPlaceholder#a8400cd8-2a37-4169-b9e8-d87ada35cc2d"/>
          <w:id w:val="-945925588"/>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zE2NTFhLTJiOGQtNGFjNi04YjY2LTcwNTJlNTU1YTVlN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RiZDg1NDRhLTFiNjYtNDhiNS05NGRkLTNhZWFiY2QxZmU3ZSIsIlJhbmdlU3RhcnQiOjE5LCJSYW5nZUxlbmd0aCI6MjQsIlJlZmVyZW5jZUlkIjoiNzZlZmI1ZTEtZTY1Ny00MzU4LWE2YTgtYzhiYjEzYjY2MTI2IiwiUmVmZXJlbmNlIjp7IiRpZCI6IjIxIiwiJHR5cGUiOiJTd2lzc0FjYWRlbWljLkNpdGF2aS5SZWZlcmVuY2UsIFN3aXNzQWNhZGVtaWMuQ2l0YXZpIiwiQWJzdHJhY3RDb21wbGV4aXR5IjowLCJBYnN0cmFjdFNvdXJjZVRleHRGb3JtYXQiOjAsIkFyeGl2SWQiOiIyMjAxLjA1MTk3djEiLCJBdXRob3JzIjpbeyIkaWQiOiIyM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Sx7IiRpZCI6IjIzIiwiJHR5cGUiOiJTd2lzc0FjYWRlbWljLkNpdGF2aS5QZXJzb24sIFN3aXNzQWNhZGVtaWMuQ2l0YXZpIiwiRmlyc3ROYW1lIjoiRXJpYyIsIkxhc3ROYW1lIjoiR3J1bnNreSIsIlByb3RlY3RlZCI6ZmFsc2UsIlNleCI6MiwiQ3JlYXRlZEJ5IjoiX0plbm5pZmVyIE5ldW1haWVyIiwiQ3JlYXRlZE9uIjoiMjAyMi0wMS0yMVQyMzowMzoyNiIsIk1vZGlmaWVkQnkiOiJfSmVubmlmZXIgTmV1bWFpZXIiLCJJZCI6ImM1ZjBiNTgxLTEzYzItNGRkMi05OTM1LTViODFmM2YxNDliYSIsIk1vZGlmaWVkT24iOiIyMDIyLTAxLTIxVDIzOjAzOjI2IiwiUHJvamVjdCI6eyIkcmVmIjoiNSJ9fSx7IiRpZCI6IjI0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0seyIkaWQiOiIyNS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yNi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MzYiLCJDb3VudCI6MSwiVGV4dFVuaXRzIjpbeyIkaWQiOiIzNyIsIkZvbnRTdHlsZSI6eyIkaWQiOiIzOCIsIk5ldXRyYWwiOnRydWV9LCJSZWFkaW5nT3JkZXIiOjEsIlRleHQiOiIoSmFzbmVyIGV0IGFsLiAyMDIxOyBHcmVlbmFjcmUgZXQgYWwuIDIwMjIpIn1dfSwiVGFnIjoiQ2l0YXZpUGxhY2Vob2xkZXIjYTg0MDBjZDgtMmEzNy00MTY5LWI5ZTgtZDg3YWRhMzVjYzJkIiwiVGV4dCI6IihKYXNuZXIgZXQgYWwuIDIwMjE7IEdyZWVuYWNyZSBldCBhbC4gMjAyMikiLCJXQUlWZXJzaW9uIjoiNi4xMi4wLjAifQ==}</w:instrText>
          </w:r>
          <w:r w:rsidRPr="00CC45D1">
            <w:rPr>
              <w:rFonts w:cstheme="minorHAnsi"/>
              <w:sz w:val="22"/>
              <w:szCs w:val="22"/>
            </w:rPr>
            <w:fldChar w:fldCharType="separate"/>
          </w:r>
          <w:r w:rsidR="00431736">
            <w:rPr>
              <w:rFonts w:cstheme="minorHAnsi"/>
              <w:sz w:val="22"/>
              <w:szCs w:val="22"/>
            </w:rPr>
            <w:t>(Jasner et al. 2021; Greenacre et al. 2022)</w:t>
          </w:r>
          <w:r w:rsidRPr="00CC45D1">
            <w:rPr>
              <w:rFonts w:cstheme="minorHAnsi"/>
              <w:sz w:val="22"/>
              <w:szCs w:val="22"/>
            </w:rPr>
            <w:fldChar w:fldCharType="end"/>
          </w:r>
        </w:sdtContent>
      </w:sdt>
      <w:r w:rsidR="005C75F4" w:rsidRPr="00CC45D1">
        <w:rPr>
          <w:rFonts w:cstheme="minorHAnsi"/>
          <w:sz w:val="22"/>
          <w:szCs w:val="22"/>
        </w:rPr>
        <w:t>, and the library “</w:t>
      </w:r>
      <w:proofErr w:type="spellStart"/>
      <w:r w:rsidR="005C75F4" w:rsidRPr="00CC45D1">
        <w:rPr>
          <w:rFonts w:cstheme="minorHAnsi"/>
          <w:sz w:val="22"/>
          <w:szCs w:val="22"/>
        </w:rPr>
        <w:t>easyCODA</w:t>
      </w:r>
      <w:proofErr w:type="spellEnd"/>
      <w:r w:rsidR="005C75F4" w:rsidRPr="00CC45D1">
        <w:rPr>
          <w:rFonts w:cstheme="minorHAnsi"/>
          <w:sz w:val="22"/>
          <w:szCs w:val="22"/>
        </w:rPr>
        <w:t>” makes many log-ratio transformations easily applicable.</w:t>
      </w:r>
      <w:r w:rsidR="00F369EA" w:rsidRPr="00CC45D1">
        <w:rPr>
          <w:rFonts w:cstheme="minorHAnsi"/>
          <w:sz w:val="22"/>
          <w:szCs w:val="22"/>
        </w:rPr>
        <w:t xml:space="preserve"> </w:t>
      </w:r>
      <w:commentRangeStart w:id="102"/>
      <w:r w:rsidR="00F369EA" w:rsidRPr="00CC45D1">
        <w:rPr>
          <w:rFonts w:cstheme="minorHAnsi"/>
          <w:sz w:val="22"/>
          <w:szCs w:val="22"/>
        </w:rPr>
        <w:t xml:space="preserve">Furthermore, </w:t>
      </w:r>
      <w:r w:rsidR="003E76C4" w:rsidRPr="00CC45D1">
        <w:rPr>
          <w:rFonts w:cstheme="minorHAnsi"/>
          <w:sz w:val="22"/>
          <w:szCs w:val="22"/>
        </w:rPr>
        <w:t xml:space="preserve">even in pooled data sets and </w:t>
      </w:r>
      <w:r w:rsidR="00F369EA" w:rsidRPr="00CC45D1">
        <w:rPr>
          <w:rFonts w:cstheme="minorHAnsi"/>
          <w:sz w:val="22"/>
          <w:szCs w:val="22"/>
        </w:rPr>
        <w:t xml:space="preserve">additional steps like batch corrections </w:t>
      </w:r>
      <w:r w:rsidR="003E76C4" w:rsidRPr="00CC45D1">
        <w:rPr>
          <w:rFonts w:cstheme="minorHAnsi"/>
          <w:sz w:val="22"/>
          <w:szCs w:val="22"/>
        </w:rPr>
        <w:t xml:space="preserve">log-ratio transformed data performs better than classically normalized one, which suggests that log-ratio transformations could also work in highly individualized pipelines </w:t>
      </w:r>
      <w:sdt>
        <w:sdtPr>
          <w:rPr>
            <w:rFonts w:cstheme="minorHAnsi"/>
            <w:sz w:val="22"/>
            <w:szCs w:val="22"/>
          </w:rPr>
          <w:alias w:val="To edit, see citavi.com/edit"/>
          <w:tag w:val="CitaviPlaceholder#f48a8a96-a7fc-4cf6-be21-d8f07977f046"/>
          <w:id w:val="1772430803"/>
          <w:placeholder>
            <w:docPart w:val="DefaultPlaceholder_-1854013440"/>
          </w:placeholder>
        </w:sdtPr>
        <w:sdtEndPr/>
        <w:sdtContent>
          <w:r w:rsidR="003E76C4"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TIyY2FiLWY2ZDYtNGNmNC1iODJkLTFhOWNmMWIzZjVlYyIsIlJhbmdlTGVuZ3RoIjoyMi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XSwiRm9ybWF0dGVkVGV4dCI6eyIkaWQiOiIyNiIsIkNvdW50IjoxLCJUZXh0VW5pdHMiOlt7IiRpZCI6IjI3IiwiRm9udFN0eWxlIjp7IiRpZCI6IjI4IiwiTmV1dHJhbCI6dHJ1ZX0sIlJlYWRpbmdPcmRlciI6MSwiVGV4dCI6IihLdWJpbnNraSBldCBhbC4gMjAyMikifV19LCJUYWciOiJDaXRhdmlQbGFjZWhvbGRlciNmNDhhOGE5Ni1hN2ZjLTRjZjYtYmUyMS1kOGYwNzk3N2YwNDYiLCJUZXh0IjoiKEt1Ymluc2tpIGV0IGFsLiAyMDIyKSIsIldBSVZlcnNpb24iOiI2LjEyLjAuMCJ9}</w:instrText>
          </w:r>
          <w:r w:rsidR="003E76C4" w:rsidRPr="00CC45D1">
            <w:rPr>
              <w:rFonts w:cstheme="minorHAnsi"/>
              <w:sz w:val="22"/>
              <w:szCs w:val="22"/>
            </w:rPr>
            <w:fldChar w:fldCharType="separate"/>
          </w:r>
          <w:r w:rsidR="00431736">
            <w:rPr>
              <w:rFonts w:cstheme="minorHAnsi"/>
              <w:sz w:val="22"/>
              <w:szCs w:val="22"/>
            </w:rPr>
            <w:t>(Kubinski et al. 2022)</w:t>
          </w:r>
          <w:r w:rsidR="003E76C4" w:rsidRPr="00CC45D1">
            <w:rPr>
              <w:rFonts w:cstheme="minorHAnsi"/>
              <w:sz w:val="22"/>
              <w:szCs w:val="22"/>
            </w:rPr>
            <w:fldChar w:fldCharType="end"/>
          </w:r>
        </w:sdtContent>
      </w:sdt>
      <w:r w:rsidR="003E76C4" w:rsidRPr="00CC45D1">
        <w:rPr>
          <w:rFonts w:cstheme="minorHAnsi"/>
          <w:sz w:val="22"/>
          <w:szCs w:val="22"/>
        </w:rPr>
        <w:t>.</w:t>
      </w:r>
      <w:r w:rsidR="007B36C7">
        <w:rPr>
          <w:rFonts w:cstheme="minorHAnsi"/>
          <w:sz w:val="22"/>
          <w:szCs w:val="22"/>
        </w:rPr>
        <w:t xml:space="preserve"> If one is interested in easier interpretability, than choosing ALR and perhaps a log to the base of 2 could be a good combination </w:t>
      </w:r>
      <w:sdt>
        <w:sdtPr>
          <w:rPr>
            <w:rFonts w:cstheme="minorHAnsi"/>
            <w:sz w:val="22"/>
            <w:szCs w:val="22"/>
          </w:rPr>
          <w:alias w:val="To edit, see citavi.com/edit"/>
          <w:tag w:val="CitaviPlaceholder#72df156c-5883-48cf-ba90-95f7cc9734a5"/>
          <w:id w:val="1085183590"/>
          <w:placeholder>
            <w:docPart w:val="DefaultPlaceholder_-1854013440"/>
          </w:placeholder>
        </w:sdtPr>
        <w:sdtEndPr/>
        <w:sdtContent>
          <w:r w:rsidR="00821B4E">
            <w:rPr>
              <w:rFonts w:cstheme="minorHAnsi"/>
              <w:sz w:val="22"/>
              <w:szCs w:val="22"/>
            </w:rPr>
            <w:fldChar w:fldCharType="begin"/>
          </w:r>
          <w:r w:rsidR="00821B4E">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ThmYWFjLTI0MGUtNGNhYS05Nzk1LTViYTUwZWJmODE5YSIsIlJhbmdlTGVuZ3RoIjozNSwiUmVmZXJlbmNlSWQiOiJlZGQ4YTc4Zi03MDdjLTQzN2ItOTgwMy1iMDIyNmEzYmYyN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ybWEiLCJMYXN0TmFtZSI6IkNvZW5kZXJzIiwiUHJvdGVjdGVkIjpmYWxzZSwiU2V4IjowLCJDcmVhdGVkQnkiOiJfSmVubmlmZXIgTmV1bWFpZXIiLCJDcmVhdGVkT24iOiIyMDIyLTAxLTIxVDIzOjAzOjI2IiwiTW9kaWZpZWRCeSI6Il9KZW5uaWZlciBOZXVtYWllciIsIklkIjoiMjFmNjU3YTEtNmRjYi00OTZiLWJmMzYtY2RjNjM0OTk1MDEzIiwiTW9kaWZpZWRPbiI6IjIwMjItMDEtMjFUMjM6MDM6MjYiLCJQcm9qZWN0Ijp7IiRpZCI6IjUiLCIkdHlwZSI6IlN3aXNzQWNhZGVtaWMuQ2l0YXZpLlByb2plY3QsIFN3aXNzQWNhZGVtaWMuQ2l0YXZpIn19LHsiJGlkIjoi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jQzNi8yMC44MDgwLjAyLjEwMCIsIlVyaVN0cmluZyI6Imh0dHBzOi8vZG9pLm9yZy8xMC4yNDM2LzIwLjgwODAuMDIuMTA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}</w:instrText>
          </w:r>
          <w:r w:rsidR="00821B4E">
            <w:rPr>
              <w:rFonts w:cstheme="minorHAnsi"/>
              <w:sz w:val="22"/>
              <w:szCs w:val="22"/>
            </w:rPr>
            <w:fldChar w:fldCharType="separate"/>
          </w:r>
          <w:r w:rsidR="00821B4E">
            <w:rPr>
              <w:rFonts w:cstheme="minorHAnsi"/>
              <w:sz w:val="22"/>
              <w:szCs w:val="22"/>
            </w:rPr>
            <w:t>(Coenders and Pawlowsky-Glahn 2020)</w:t>
          </w:r>
          <w:r w:rsidR="00821B4E">
            <w:rPr>
              <w:rFonts w:cstheme="minorHAnsi"/>
              <w:sz w:val="22"/>
              <w:szCs w:val="22"/>
            </w:rPr>
            <w:fldChar w:fldCharType="end"/>
          </w:r>
        </w:sdtContent>
      </w:sdt>
      <w:r w:rsidR="00821B4E">
        <w:rPr>
          <w:rFonts w:cstheme="minorHAnsi"/>
          <w:sz w:val="22"/>
          <w:szCs w:val="22"/>
        </w:rPr>
        <w:t xml:space="preserve">. </w:t>
      </w:r>
      <w:commentRangeEnd w:id="102"/>
      <w:r w:rsidR="00042268">
        <w:rPr>
          <w:rStyle w:val="CommentReference"/>
        </w:rPr>
        <w:commentReference w:id="102"/>
      </w:r>
    </w:p>
    <w:p w14:paraId="571B47B3" w14:textId="77777777" w:rsidR="00821B4E" w:rsidRDefault="00850FD1" w:rsidP="00A56E4E">
      <w:pPr>
        <w:spacing w:line="360" w:lineRule="auto"/>
        <w:jc w:val="both"/>
        <w:rPr>
          <w:rFonts w:cstheme="minorHAnsi"/>
          <w:sz w:val="22"/>
          <w:szCs w:val="22"/>
        </w:rPr>
      </w:pPr>
      <w:r w:rsidRPr="00CC45D1">
        <w:rPr>
          <w:rFonts w:cstheme="minorHAnsi"/>
          <w:sz w:val="22"/>
          <w:szCs w:val="22"/>
        </w:rPr>
        <w:t xml:space="preserve">The previous section indicated that the majority of </w:t>
      </w:r>
      <w:commentRangeStart w:id="103"/>
      <w:r w:rsidRPr="00CC45D1">
        <w:rPr>
          <w:rFonts w:cstheme="minorHAnsi"/>
          <w:sz w:val="22"/>
          <w:szCs w:val="22"/>
        </w:rPr>
        <w:t xml:space="preserve">inconsistencies found </w:t>
      </w:r>
      <w:commentRangeEnd w:id="103"/>
      <w:r w:rsidR="00042268">
        <w:rPr>
          <w:rStyle w:val="CommentReference"/>
        </w:rPr>
        <w:commentReference w:id="103"/>
      </w:r>
      <w:r w:rsidRPr="00CC45D1">
        <w:rPr>
          <w:rFonts w:cstheme="minorHAnsi"/>
          <w:sz w:val="22"/>
          <w:szCs w:val="22"/>
        </w:rPr>
        <w:t xml:space="preserve">in this thesis was due to the character of Machine Learning and microbiome data and not necessarily introduced by log-ratio transformations. </w:t>
      </w:r>
    </w:p>
    <w:p w14:paraId="68AC139E" w14:textId="5CB5A4AC" w:rsidR="00F369EA" w:rsidRDefault="00850FD1" w:rsidP="00A56E4E">
      <w:pPr>
        <w:spacing w:line="360" w:lineRule="auto"/>
        <w:jc w:val="both"/>
        <w:rPr>
          <w:rFonts w:cstheme="minorHAnsi"/>
          <w:sz w:val="22"/>
          <w:szCs w:val="22"/>
        </w:rPr>
      </w:pPr>
      <w:r w:rsidRPr="00CC45D1">
        <w:rPr>
          <w:rFonts w:cstheme="minorHAnsi"/>
          <w:sz w:val="22"/>
          <w:szCs w:val="22"/>
        </w:rPr>
        <w:t xml:space="preserve">As Imputation and Filtering </w:t>
      </w:r>
      <w:r w:rsidR="00F369EA" w:rsidRPr="00CC45D1">
        <w:rPr>
          <w:rFonts w:cstheme="minorHAnsi"/>
          <w:sz w:val="22"/>
          <w:szCs w:val="22"/>
        </w:rPr>
        <w:t>methodology</w:t>
      </w:r>
      <w:r w:rsidRPr="00CC45D1">
        <w:rPr>
          <w:rFonts w:cstheme="minorHAnsi"/>
          <w:sz w:val="22"/>
          <w:szCs w:val="22"/>
        </w:rPr>
        <w:t xml:space="preserve"> seem to be the most prevalent problems in </w:t>
      </w:r>
      <w:ins w:id="104" w:author="Oliver Aasmets" w:date="2022-06-16T12:09:00Z">
        <w:r w:rsidR="009156D5">
          <w:rPr>
            <w:rFonts w:cstheme="minorHAnsi"/>
            <w:sz w:val="22"/>
            <w:szCs w:val="22"/>
          </w:rPr>
          <w:t xml:space="preserve">applying </w:t>
        </w:r>
      </w:ins>
      <w:r w:rsidRPr="00CC45D1">
        <w:rPr>
          <w:rFonts w:cstheme="minorHAnsi"/>
          <w:sz w:val="22"/>
          <w:szCs w:val="22"/>
        </w:rPr>
        <w:t>Machine Learning</w:t>
      </w:r>
      <w:ins w:id="105" w:author="Oliver Aasmets" w:date="2022-06-16T12:09:00Z">
        <w:r w:rsidR="009156D5">
          <w:rPr>
            <w:rFonts w:cstheme="minorHAnsi"/>
            <w:sz w:val="22"/>
            <w:szCs w:val="22"/>
          </w:rPr>
          <w:t xml:space="preserve"> on microbiome data</w:t>
        </w:r>
      </w:ins>
      <w:r w:rsidRPr="00CC45D1">
        <w:rPr>
          <w:rFonts w:cstheme="minorHAnsi"/>
          <w:sz w:val="22"/>
          <w:szCs w:val="22"/>
        </w:rPr>
        <w:t xml:space="preserve">, further tests would be necessary, if those steps </w:t>
      </w:r>
      <w:r w:rsidR="00F369EA" w:rsidRPr="00CC45D1">
        <w:rPr>
          <w:rFonts w:cstheme="minorHAnsi"/>
          <w:sz w:val="22"/>
          <w:szCs w:val="22"/>
        </w:rPr>
        <w:t xml:space="preserve">perhaps </w:t>
      </w:r>
      <w:r w:rsidRPr="00CC45D1">
        <w:rPr>
          <w:rFonts w:cstheme="minorHAnsi"/>
          <w:sz w:val="22"/>
          <w:szCs w:val="22"/>
        </w:rPr>
        <w:t>change</w:t>
      </w:r>
      <w:commentRangeStart w:id="106"/>
      <w:r w:rsidRPr="00CC45D1">
        <w:rPr>
          <w:rFonts w:cstheme="minorHAnsi"/>
          <w:sz w:val="22"/>
          <w:szCs w:val="22"/>
        </w:rPr>
        <w:t xml:space="preserve"> the geometry of compositional data</w:t>
      </w:r>
      <w:commentRangeEnd w:id="106"/>
      <w:r w:rsidR="009156D5">
        <w:rPr>
          <w:rStyle w:val="CommentReference"/>
        </w:rPr>
        <w:commentReference w:id="106"/>
      </w:r>
      <w:r w:rsidRPr="00CC45D1">
        <w:rPr>
          <w:rFonts w:cstheme="minorHAnsi"/>
          <w:sz w:val="22"/>
          <w:szCs w:val="22"/>
        </w:rPr>
        <w:t xml:space="preserve">. </w:t>
      </w:r>
      <w:commentRangeStart w:id="107"/>
      <w:r w:rsidRPr="00CC45D1">
        <w:rPr>
          <w:rFonts w:cstheme="minorHAnsi"/>
          <w:sz w:val="22"/>
          <w:szCs w:val="22"/>
        </w:rPr>
        <w:t>Calculating correlation coefficient</w:t>
      </w:r>
      <w:commentRangeStart w:id="108"/>
      <w:r w:rsidRPr="00CC45D1">
        <w:rPr>
          <w:rFonts w:cstheme="minorHAnsi"/>
          <w:sz w:val="22"/>
          <w:szCs w:val="22"/>
        </w:rPr>
        <w:t>s</w:t>
      </w:r>
      <w:commentRangeEnd w:id="108"/>
      <w:r w:rsidR="009156D5">
        <w:rPr>
          <w:rStyle w:val="CommentReference"/>
        </w:rPr>
        <w:commentReference w:id="108"/>
      </w:r>
      <w:r w:rsidRPr="00CC45D1">
        <w:rPr>
          <w:rFonts w:cstheme="minorHAnsi"/>
          <w:sz w:val="22"/>
          <w:szCs w:val="22"/>
        </w:rPr>
        <w:t xml:space="preserve"> before and after imputation (</w:t>
      </w:r>
      <w:r w:rsidR="006C3FE5" w:rsidRPr="00CC45D1">
        <w:rPr>
          <w:rFonts w:cstheme="minorHAnsi"/>
          <w:sz w:val="22"/>
          <w:szCs w:val="22"/>
        </w:rPr>
        <w:t>see Fig.11B, Supplementary</w:t>
      </w:r>
      <w:r w:rsidRPr="00CC45D1">
        <w:rPr>
          <w:rFonts w:cstheme="minorHAnsi"/>
          <w:sz w:val="22"/>
          <w:szCs w:val="22"/>
        </w:rPr>
        <w:t>) does not suggest that imputation changes sub-compositions drastically</w:t>
      </w:r>
      <w:r w:rsidR="00F369EA" w:rsidRPr="00CC45D1">
        <w:rPr>
          <w:rFonts w:cstheme="minorHAnsi"/>
          <w:sz w:val="22"/>
          <w:szCs w:val="22"/>
        </w:rPr>
        <w:t>, but perhaps other properties are affected, and new weight has recently been placed on distributional equivalence.</w:t>
      </w:r>
      <w:r w:rsidRPr="00CC45D1">
        <w:rPr>
          <w:rFonts w:cstheme="minorHAnsi"/>
          <w:sz w:val="22"/>
          <w:szCs w:val="22"/>
        </w:rPr>
        <w:t xml:space="preserve"> Furthermore, it has already been shown to improve </w:t>
      </w:r>
      <w:r w:rsidR="00F369EA" w:rsidRPr="00CC45D1">
        <w:rPr>
          <w:rFonts w:cstheme="minorHAnsi"/>
          <w:sz w:val="22"/>
          <w:szCs w:val="22"/>
        </w:rPr>
        <w:t>M</w:t>
      </w:r>
      <w:r w:rsidRPr="00CC45D1">
        <w:rPr>
          <w:rFonts w:cstheme="minorHAnsi"/>
          <w:sz w:val="22"/>
          <w:szCs w:val="22"/>
        </w:rPr>
        <w:t xml:space="preserve">achine </w:t>
      </w:r>
      <w:r w:rsidR="00F369EA" w:rsidRPr="00CC45D1">
        <w:rPr>
          <w:rFonts w:cstheme="minorHAnsi"/>
          <w:sz w:val="22"/>
          <w:szCs w:val="22"/>
        </w:rPr>
        <w:t>L</w:t>
      </w:r>
      <w:r w:rsidRPr="00CC45D1">
        <w:rPr>
          <w:rFonts w:cstheme="minorHAnsi"/>
          <w:sz w:val="22"/>
          <w:szCs w:val="22"/>
        </w:rPr>
        <w:t xml:space="preserve">earning performances when genus level representation was used and all features belonging to the same genus merged through PCA before </w:t>
      </w:r>
      <w:r w:rsidR="00F369EA" w:rsidRPr="00CC45D1">
        <w:rPr>
          <w:rFonts w:cstheme="minorHAnsi"/>
          <w:sz w:val="22"/>
          <w:szCs w:val="22"/>
        </w:rPr>
        <w:t xml:space="preserve">Machine Learning </w:t>
      </w:r>
      <w:sdt>
        <w:sdtPr>
          <w:rPr>
            <w:rFonts w:cstheme="minorHAnsi"/>
            <w:sz w:val="22"/>
            <w:szCs w:val="22"/>
          </w:rPr>
          <w:alias w:val="To edit, see citavi.com/edit"/>
          <w:tag w:val="CitaviPlaceholder#8c765c1e-1736-494c-b22f-d9bad0f76fc6"/>
          <w:id w:val="-949705439"/>
          <w:placeholder>
            <w:docPart w:val="1189F7F54D314CCAB14ACF5E839777CB"/>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OGM3NjVjMWUtMTczNi00OTRjLWIyMmYtZDliYWQwZjc2ZmM2IiwiVGV4dCI6IihKYXNuZXIgZXQgYWwuIDIwMjEpIiwiV0FJVmVyc2lvbiI6IjYuMTIuMC4wIn0=}</w:instrText>
          </w:r>
          <w:r w:rsidRPr="00CC45D1">
            <w:rPr>
              <w:rFonts w:cstheme="minorHAnsi"/>
              <w:sz w:val="22"/>
              <w:szCs w:val="22"/>
            </w:rPr>
            <w:fldChar w:fldCharType="separate"/>
          </w:r>
          <w:r w:rsidR="00431736">
            <w:rPr>
              <w:rFonts w:cstheme="minorHAnsi"/>
              <w:sz w:val="22"/>
              <w:szCs w:val="22"/>
            </w:rPr>
            <w:t>(Jasner et al. 2021)</w:t>
          </w:r>
          <w:r w:rsidRPr="00CC45D1">
            <w:rPr>
              <w:rFonts w:cstheme="minorHAnsi"/>
              <w:sz w:val="22"/>
              <w:szCs w:val="22"/>
            </w:rPr>
            <w:fldChar w:fldCharType="end"/>
          </w:r>
        </w:sdtContent>
      </w:sdt>
      <w:r w:rsidRPr="00CC45D1">
        <w:rPr>
          <w:rFonts w:cstheme="minorHAnsi"/>
          <w:sz w:val="22"/>
          <w:szCs w:val="22"/>
        </w:rPr>
        <w:t xml:space="preserve">. </w:t>
      </w:r>
      <w:r w:rsidR="00F369EA" w:rsidRPr="00CC45D1">
        <w:rPr>
          <w:rFonts w:cstheme="minorHAnsi"/>
          <w:sz w:val="22"/>
          <w:szCs w:val="22"/>
        </w:rPr>
        <w:t xml:space="preserve">Additionally, data-driven alpha-transformations are currently investigated that enables one to deal </w:t>
      </w:r>
      <w:r w:rsidR="00A56E4E" w:rsidRPr="00CC45D1">
        <w:rPr>
          <w:rFonts w:cstheme="minorHAnsi"/>
          <w:sz w:val="22"/>
          <w:szCs w:val="22"/>
        </w:rPr>
        <w:t xml:space="preserve">directly </w:t>
      </w:r>
      <w:r w:rsidR="00F369EA" w:rsidRPr="00CC45D1">
        <w:rPr>
          <w:rFonts w:cstheme="minorHAnsi"/>
          <w:sz w:val="22"/>
          <w:szCs w:val="22"/>
        </w:rPr>
        <w:t>with the presence of 0s in the compositions</w:t>
      </w:r>
      <w:r w:rsidR="00A56E4E" w:rsidRPr="00CC45D1">
        <w:rPr>
          <w:rFonts w:cstheme="minorHAnsi"/>
          <w:sz w:val="22"/>
          <w:szCs w:val="22"/>
        </w:rPr>
        <w:t xml:space="preserve"> </w:t>
      </w:r>
      <w:sdt>
        <w:sdtPr>
          <w:rPr>
            <w:rFonts w:cstheme="minorHAnsi"/>
            <w:sz w:val="22"/>
            <w:szCs w:val="22"/>
          </w:rPr>
          <w:alias w:val="To edit, see citavi.com/edit"/>
          <w:tag w:val="CitaviPlaceholder#61da057b-68aa-47b4-82a5-90799c2270c3"/>
          <w:id w:val="1659346982"/>
          <w:placeholder>
            <w:docPart w:val="DefaultPlaceholder_-1854013440"/>
          </w:placeholder>
        </w:sdtPr>
        <w:sdtEndPr/>
        <w:sdtContent>
          <w:r w:rsidR="00A56E4E"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TQ0OWJjLTRjMDgtNGQ0NS1iZDc4LTU2YWI2MTM1ZmJmMyIsIlJhbmdlTGVuZ3RoIjoyMiwiUmVmZXJlbmNlSWQiOiJiOWVhMmY2NC1jYzgxLTQyNTktYTU3MS0wMzc0MGE2OTE2Y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NwYXN0YS4yMDIxLjEwMDU3MCIsIlVyaVN0cmluZyI6Imh0dHBzOi8vZG9pLm9yZy8xMC4xMDE2L2ouc3Bhc3RhLjIwMjEuMTAwNTc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}</w:instrText>
          </w:r>
          <w:r w:rsidR="00A56E4E" w:rsidRPr="00CC45D1">
            <w:rPr>
              <w:rFonts w:cstheme="minorHAnsi"/>
              <w:sz w:val="22"/>
              <w:szCs w:val="22"/>
            </w:rPr>
            <w:fldChar w:fldCharType="separate"/>
          </w:r>
          <w:r w:rsidR="00431736">
            <w:rPr>
              <w:rFonts w:cstheme="minorHAnsi"/>
              <w:sz w:val="22"/>
              <w:szCs w:val="22"/>
            </w:rPr>
            <w:t>(Clarotto et al. 2022)</w:t>
          </w:r>
          <w:r w:rsidR="00A56E4E" w:rsidRPr="00CC45D1">
            <w:rPr>
              <w:rFonts w:cstheme="minorHAnsi"/>
              <w:sz w:val="22"/>
              <w:szCs w:val="22"/>
            </w:rPr>
            <w:fldChar w:fldCharType="end"/>
          </w:r>
        </w:sdtContent>
      </w:sdt>
      <w:r w:rsidR="00F369EA" w:rsidRPr="00CC45D1">
        <w:rPr>
          <w:rFonts w:cstheme="minorHAnsi"/>
          <w:sz w:val="22"/>
          <w:szCs w:val="22"/>
        </w:rPr>
        <w:t>.</w:t>
      </w:r>
      <w:commentRangeEnd w:id="107"/>
      <w:r w:rsidR="009156D5">
        <w:rPr>
          <w:rStyle w:val="CommentReference"/>
        </w:rPr>
        <w:commentReference w:id="107"/>
      </w:r>
    </w:p>
    <w:p w14:paraId="75A9F947" w14:textId="77777777" w:rsidR="00A93DC2" w:rsidRDefault="00A93DC2" w:rsidP="00A93DC2">
      <w:pPr>
        <w:spacing w:line="360" w:lineRule="auto"/>
        <w:jc w:val="both"/>
        <w:rPr>
          <w:rFonts w:cstheme="minorHAnsi"/>
          <w:sz w:val="22"/>
          <w:szCs w:val="22"/>
        </w:rPr>
      </w:pPr>
    </w:p>
    <w:p w14:paraId="14CD0870" w14:textId="77777777" w:rsidR="00A93DC2" w:rsidRDefault="00A93DC2" w:rsidP="00A93DC2">
      <w:pPr>
        <w:pStyle w:val="ListParagraph"/>
        <w:numPr>
          <w:ilvl w:val="0"/>
          <w:numId w:val="41"/>
        </w:numPr>
        <w:spacing w:line="360" w:lineRule="auto"/>
        <w:jc w:val="both"/>
        <w:rPr>
          <w:rFonts w:cstheme="minorHAnsi"/>
          <w:sz w:val="22"/>
          <w:szCs w:val="22"/>
        </w:rPr>
      </w:pPr>
      <w:r>
        <w:rPr>
          <w:rFonts w:cstheme="minorHAnsi"/>
          <w:sz w:val="22"/>
          <w:szCs w:val="22"/>
        </w:rPr>
        <w:lastRenderedPageBreak/>
        <w:t xml:space="preserve">Subcompositional dominance / distributional equivalence -&gt; using phylogenetic trees to </w:t>
      </w:r>
      <w:proofErr w:type="spellStart"/>
      <w:r>
        <w:rPr>
          <w:rFonts w:cstheme="minorHAnsi"/>
          <w:sz w:val="22"/>
          <w:szCs w:val="22"/>
        </w:rPr>
        <w:t>amalgate</w:t>
      </w:r>
      <w:proofErr w:type="spellEnd"/>
      <w:r>
        <w:rPr>
          <w:rFonts w:cstheme="minorHAnsi"/>
          <w:sz w:val="22"/>
          <w:szCs w:val="22"/>
        </w:rPr>
        <w:t xml:space="preserve"> features </w:t>
      </w:r>
    </w:p>
    <w:p w14:paraId="3F7B3B98" w14:textId="77777777" w:rsidR="00A93DC2" w:rsidRPr="00CC45D1" w:rsidRDefault="00A93DC2" w:rsidP="00A56E4E">
      <w:pPr>
        <w:spacing w:line="360" w:lineRule="auto"/>
        <w:jc w:val="both"/>
        <w:rPr>
          <w:rFonts w:cstheme="minorHAnsi"/>
          <w:sz w:val="22"/>
          <w:szCs w:val="22"/>
        </w:rPr>
      </w:pPr>
    </w:p>
    <w:p w14:paraId="3C60FED5" w14:textId="0DBAE3F4" w:rsidR="00850FD1" w:rsidRPr="00CC45D1" w:rsidRDefault="00850FD1" w:rsidP="00850FD1">
      <w:pPr>
        <w:spacing w:before="0" w:after="0" w:line="360" w:lineRule="auto"/>
        <w:jc w:val="both"/>
        <w:rPr>
          <w:rFonts w:cstheme="minorHAnsi"/>
          <w:sz w:val="22"/>
          <w:szCs w:val="22"/>
        </w:rPr>
      </w:pPr>
      <w:r w:rsidRPr="00CC45D1">
        <w:rPr>
          <w:rFonts w:cstheme="minorHAnsi"/>
          <w:sz w:val="22"/>
          <w:szCs w:val="22"/>
        </w:rPr>
        <w:t xml:space="preserve">Additional tests on </w:t>
      </w:r>
      <w:r w:rsidR="00A56E4E" w:rsidRPr="00CC45D1">
        <w:rPr>
          <w:rFonts w:cstheme="minorHAnsi"/>
          <w:sz w:val="22"/>
          <w:szCs w:val="22"/>
        </w:rPr>
        <w:t>specific blocks of the Machine Learning pipeline for microbiome data are necessary, but the results concerning log-ratio transformations inspire confidence and do not seem to add additional difficulties</w:t>
      </w:r>
      <w:r w:rsidR="000322D2" w:rsidRPr="00CC45D1">
        <w:rPr>
          <w:rFonts w:cstheme="minorHAnsi"/>
          <w:sz w:val="22"/>
          <w:szCs w:val="22"/>
        </w:rPr>
        <w:t>.</w:t>
      </w:r>
    </w:p>
    <w:p w14:paraId="1CE57FFC" w14:textId="701D0299" w:rsidR="00E422A5" w:rsidRPr="00CC45D1" w:rsidRDefault="00E422A5" w:rsidP="008E27D7">
      <w:pPr>
        <w:spacing w:line="360" w:lineRule="auto"/>
        <w:jc w:val="both"/>
        <w:rPr>
          <w:rFonts w:cstheme="minorHAnsi"/>
          <w:sz w:val="22"/>
          <w:szCs w:val="22"/>
        </w:rPr>
      </w:pPr>
    </w:p>
    <w:p w14:paraId="05AC8B5D" w14:textId="476B2C60" w:rsidR="00850FD1" w:rsidRPr="00CC45D1" w:rsidRDefault="00850FD1" w:rsidP="008E27D7">
      <w:pPr>
        <w:spacing w:line="360" w:lineRule="auto"/>
        <w:jc w:val="both"/>
        <w:rPr>
          <w:rFonts w:cstheme="minorHAnsi"/>
          <w:sz w:val="22"/>
          <w:szCs w:val="22"/>
        </w:rPr>
      </w:pPr>
    </w:p>
    <w:p w14:paraId="72E36A2C" w14:textId="334ED9FE" w:rsidR="00D12694" w:rsidRPr="00CC45D1" w:rsidRDefault="00D12694" w:rsidP="008E27D7">
      <w:pPr>
        <w:spacing w:line="360" w:lineRule="auto"/>
        <w:jc w:val="both"/>
        <w:rPr>
          <w:rFonts w:cstheme="minorHAnsi"/>
          <w:sz w:val="22"/>
          <w:szCs w:val="22"/>
        </w:rPr>
      </w:pPr>
    </w:p>
    <w:p w14:paraId="081CC600" w14:textId="77777777" w:rsidR="00D12694" w:rsidRPr="00CC45D1" w:rsidRDefault="00D12694" w:rsidP="008E27D7">
      <w:pPr>
        <w:spacing w:line="360" w:lineRule="auto"/>
        <w:jc w:val="both"/>
        <w:rPr>
          <w:rFonts w:cstheme="minorHAnsi"/>
          <w:sz w:val="22"/>
          <w:szCs w:val="22"/>
        </w:rPr>
      </w:pPr>
    </w:p>
    <w:p w14:paraId="35FAB9AF" w14:textId="77777777" w:rsidR="001E67ED" w:rsidRPr="00CC45D1" w:rsidRDefault="001E67ED" w:rsidP="008E27D7">
      <w:pPr>
        <w:spacing w:line="360" w:lineRule="auto"/>
        <w:jc w:val="both"/>
        <w:rPr>
          <w:rFonts w:cstheme="minorHAnsi"/>
          <w:sz w:val="22"/>
          <w:szCs w:val="22"/>
        </w:rPr>
      </w:pPr>
    </w:p>
    <w:p w14:paraId="51FA6AAC" w14:textId="7277F8AA" w:rsidR="0071309B" w:rsidRPr="00CC45D1" w:rsidRDefault="0071309B" w:rsidP="008E27D7">
      <w:pPr>
        <w:spacing w:line="360" w:lineRule="auto"/>
        <w:jc w:val="both"/>
        <w:rPr>
          <w:rFonts w:cstheme="minorHAnsi"/>
          <w:sz w:val="22"/>
          <w:szCs w:val="22"/>
        </w:rPr>
      </w:pPr>
      <w:r w:rsidRPr="00CC45D1">
        <w:rPr>
          <w:rFonts w:cstheme="minorHAnsi"/>
          <w:sz w:val="22"/>
          <w:szCs w:val="22"/>
        </w:rPr>
        <w:br w:type="page"/>
      </w:r>
    </w:p>
    <w:sdt>
      <w:sdtPr>
        <w:rPr>
          <w:caps w:val="0"/>
          <w:color w:val="auto"/>
          <w:spacing w:val="0"/>
          <w:sz w:val="20"/>
          <w:szCs w:val="20"/>
        </w:rPr>
        <w:tag w:val="CitaviBibliography"/>
        <w:id w:val="1992285532"/>
        <w:placeholder>
          <w:docPart w:val="DefaultPlaceholder_-1854013440"/>
        </w:placeholder>
      </w:sdtPr>
      <w:sdtEndPr/>
      <w:sdtContent>
        <w:p w14:paraId="44054975" w14:textId="77777777" w:rsidR="00821B4E" w:rsidRDefault="00E17A48" w:rsidP="00821B4E">
          <w:pPr>
            <w:pStyle w:val="CitaviBibliographyHeading"/>
          </w:pPr>
          <w:r w:rsidRPr="00CC45D1">
            <w:fldChar w:fldCharType="begin"/>
          </w:r>
          <w:r w:rsidRPr="00CC45D1">
            <w:instrText>ADDIN CitaviBibliography</w:instrText>
          </w:r>
          <w:r w:rsidRPr="00CC45D1">
            <w:fldChar w:fldCharType="separate"/>
          </w:r>
          <w:bookmarkStart w:id="109" w:name="_Toc106540057"/>
          <w:r w:rsidR="00821B4E">
            <w:t>Publication bibliography</w:t>
          </w:r>
          <w:bookmarkEnd w:id="109"/>
        </w:p>
        <w:p w14:paraId="57A400BD" w14:textId="77777777" w:rsidR="00821B4E" w:rsidRDefault="00821B4E" w:rsidP="00821B4E">
          <w:pPr>
            <w:pStyle w:val="CitaviBibliographyEntry"/>
          </w:pPr>
          <w:bookmarkStart w:id="110" w:name="_CTVL001262a3a0d12e247b79c886d6533e8b185"/>
          <w:r>
            <w:t>Aitchison, J. (1982): The Statistical Analysis of Compositional Data. In</w:t>
          </w:r>
          <w:bookmarkEnd w:id="110"/>
          <w:r>
            <w:t xml:space="preserve"> </w:t>
          </w:r>
          <w:r w:rsidRPr="00821B4E">
            <w:rPr>
              <w:i/>
            </w:rPr>
            <w:t xml:space="preserve">J. Royal Statistical Society </w:t>
          </w:r>
          <w:r w:rsidRPr="00821B4E">
            <w:t>44, pp. 139–177.</w:t>
          </w:r>
        </w:p>
        <w:p w14:paraId="2277ABE9" w14:textId="77777777" w:rsidR="00821B4E" w:rsidRDefault="00821B4E" w:rsidP="00821B4E">
          <w:pPr>
            <w:pStyle w:val="CitaviBibliographyEntry"/>
          </w:pPr>
          <w:bookmarkStart w:id="111" w:name="_CTVL001f32c7b0b32784ae58f685546b0b6893c"/>
          <w:r>
            <w:t>Aitchison, J. (2003): A Concise Guide to Compositional Data Analysis. Girona, Italy.</w:t>
          </w:r>
        </w:p>
        <w:p w14:paraId="36E0F16E" w14:textId="77777777" w:rsidR="00821B4E" w:rsidRDefault="00821B4E" w:rsidP="00821B4E">
          <w:pPr>
            <w:pStyle w:val="CitaviBibliographyEntry"/>
          </w:pPr>
          <w:bookmarkStart w:id="112" w:name="_CTVL00154af587a589141cc8668c3e8f66bb9a4"/>
          <w:bookmarkEnd w:id="111"/>
          <w:r>
            <w:t>Althnian, Alhanoof; AlSaeed, Duaa; Al-Baity, Heyam; Samha, Amani; Dris, Alanoud Bin; Alzakari, Najla et al. (2021): Impact of Dataset Size on Classification Performance: An Empirical Evaluation in the Medical Domain. In</w:t>
          </w:r>
          <w:bookmarkEnd w:id="112"/>
          <w:r>
            <w:t xml:space="preserve"> </w:t>
          </w:r>
          <w:r w:rsidRPr="00821B4E">
            <w:rPr>
              <w:i/>
            </w:rPr>
            <w:t xml:space="preserve">Applied Sciences </w:t>
          </w:r>
          <w:r w:rsidRPr="00821B4E">
            <w:t>11 (2), p. 796. DOI: 10.3390/app11020796.</w:t>
          </w:r>
        </w:p>
        <w:p w14:paraId="26EF2C58" w14:textId="77777777" w:rsidR="00821B4E" w:rsidRDefault="00821B4E" w:rsidP="00821B4E">
          <w:pPr>
            <w:pStyle w:val="CitaviBibliographyEntry"/>
          </w:pPr>
          <w:bookmarkStart w:id="113" w:name="_CTVL001e86cdb5a5fc84195be5893edbd857757"/>
          <w:r>
            <w:t>Bailly, Alexandre; Blanc, Corentin; Francis, Élie; Guillotin, Thierry; Jamal, Fadi; Wakim, Béchara; Roy, Pascal (2022): Effects of dataset size and interactions on the prediction performance of logistic regression and deep learning models. In</w:t>
          </w:r>
          <w:bookmarkEnd w:id="113"/>
          <w:r>
            <w:t xml:space="preserve"> </w:t>
          </w:r>
          <w:r w:rsidRPr="00821B4E">
            <w:rPr>
              <w:i/>
            </w:rPr>
            <w:t xml:space="preserve">Computer methods and programs in biomedicine </w:t>
          </w:r>
          <w:r w:rsidRPr="00821B4E">
            <w:t>213, p. 106504. DOI: 10.1016/j.cmpb.2021.106504.</w:t>
          </w:r>
        </w:p>
        <w:p w14:paraId="65839E3C" w14:textId="77777777" w:rsidR="00821B4E" w:rsidRDefault="00821B4E" w:rsidP="00821B4E">
          <w:pPr>
            <w:pStyle w:val="CitaviBibliographyEntry"/>
          </w:pPr>
          <w:bookmarkStart w:id="114" w:name="_CTVL0019eddc56d437f4962b23e95f1e40b820c"/>
          <w:r>
            <w:t>Beleites, Claudia; Neugebauer, Ute; Bocklitz, Thomas; Krafft, Christoph; Popp, Jürgen (2013): Sample size planning for classification models. In</w:t>
          </w:r>
          <w:bookmarkEnd w:id="114"/>
          <w:r>
            <w:t xml:space="preserve"> </w:t>
          </w:r>
          <w:r w:rsidRPr="00821B4E">
            <w:rPr>
              <w:i/>
            </w:rPr>
            <w:t xml:space="preserve">Analytica chimica acta </w:t>
          </w:r>
          <w:r w:rsidRPr="00821B4E">
            <w:t>760, pp. 25–33. DOI: 10.1016/j.aca.2012.11.007.</w:t>
          </w:r>
        </w:p>
        <w:p w14:paraId="6E4FBDE1" w14:textId="77777777" w:rsidR="00821B4E" w:rsidRDefault="00821B4E" w:rsidP="00821B4E">
          <w:pPr>
            <w:pStyle w:val="CitaviBibliographyEntry"/>
          </w:pPr>
          <w:bookmarkStart w:id="115" w:name="_CTVL001ba2891766b3e474b8b3e7bcd6869cfcd"/>
          <w:r>
            <w:t>Cawley, Gavin C.; Talbot, Nicola L. C. (2010): On Over-fitting in Model Selection and Subsequent Selection Bias in Performance Evaluation. In</w:t>
          </w:r>
          <w:bookmarkEnd w:id="115"/>
          <w:r>
            <w:t xml:space="preserve"> </w:t>
          </w:r>
          <w:r w:rsidRPr="00821B4E">
            <w:rPr>
              <w:i/>
            </w:rPr>
            <w:t xml:space="preserve">Journal of Machine Learning Research </w:t>
          </w:r>
          <w:r w:rsidRPr="00821B4E">
            <w:t>11, pp. 2079–2107.</w:t>
          </w:r>
        </w:p>
        <w:p w14:paraId="164D2459" w14:textId="77777777" w:rsidR="00821B4E" w:rsidRDefault="00821B4E" w:rsidP="00821B4E">
          <w:pPr>
            <w:pStyle w:val="CitaviBibliographyEntry"/>
          </w:pPr>
          <w:bookmarkStart w:id="116" w:name="_CTVL001b9ea2f64cc814259a57103740a6916b8"/>
          <w:r>
            <w:t>Clarotto, Lucia; Allard, Denis; Menafoglio, Alessandra (2022): A new class of α -transformations for the spatial analysis of Compositional Data. In</w:t>
          </w:r>
          <w:bookmarkEnd w:id="116"/>
          <w:r>
            <w:t xml:space="preserve"> </w:t>
          </w:r>
          <w:r w:rsidRPr="00821B4E">
            <w:rPr>
              <w:i/>
            </w:rPr>
            <w:t xml:space="preserve">Spatial Statistics </w:t>
          </w:r>
          <w:r w:rsidRPr="00821B4E">
            <w:t>47, p. 100570. DOI: 10.1016/j.spasta.2021.100570.</w:t>
          </w:r>
        </w:p>
        <w:p w14:paraId="5758018F" w14:textId="77777777" w:rsidR="00821B4E" w:rsidRDefault="00821B4E" w:rsidP="00821B4E">
          <w:pPr>
            <w:pStyle w:val="CitaviBibliographyEntry"/>
          </w:pPr>
          <w:bookmarkStart w:id="117" w:name="_CTVL001078f7e93e6414bf698f748fe95b47879"/>
          <w:r>
            <w:t>Coenders, Germa; Greenacre, Michael (2021): Three approaches to supervised learning for compositional data with pairwise logratios. Available online at http://arxiv.org/pdf/2111.08953v1.</w:t>
          </w:r>
        </w:p>
        <w:p w14:paraId="2F004B78" w14:textId="77777777" w:rsidR="00821B4E" w:rsidRPr="00821B4E" w:rsidRDefault="00821B4E" w:rsidP="00821B4E">
          <w:pPr>
            <w:pStyle w:val="CitaviBibliographyEntry"/>
            <w:rPr>
              <w:lang w:val="de-DE"/>
            </w:rPr>
          </w:pPr>
          <w:bookmarkStart w:id="118" w:name="_CTVL001edd8a78f707c437b9803b0226a3bf27e"/>
          <w:bookmarkEnd w:id="117"/>
          <w:r>
            <w:t xml:space="preserve">Coenders, Germa; Pawlowsky-Glahn, V. (2020): On interpretations of tests and effect sizes in regression models with a compositional predictor. </w:t>
          </w:r>
          <w:r w:rsidRPr="00821B4E">
            <w:rPr>
              <w:lang w:val="de-DE"/>
            </w:rPr>
            <w:t>In</w:t>
          </w:r>
          <w:bookmarkEnd w:id="118"/>
          <w:r w:rsidRPr="00821B4E">
            <w:rPr>
              <w:lang w:val="de-DE"/>
            </w:rPr>
            <w:t xml:space="preserve"> </w:t>
          </w:r>
          <w:r w:rsidRPr="00821B4E">
            <w:rPr>
              <w:i/>
              <w:lang w:val="de-DE"/>
            </w:rPr>
            <w:t>SORT 44</w:t>
          </w:r>
          <w:r w:rsidRPr="00821B4E">
            <w:rPr>
              <w:lang w:val="de-DE"/>
            </w:rPr>
            <w:t>, pp. 201–220.</w:t>
          </w:r>
        </w:p>
        <w:p w14:paraId="033F0A4C" w14:textId="77777777" w:rsidR="00821B4E" w:rsidRDefault="00821B4E" w:rsidP="00821B4E">
          <w:pPr>
            <w:pStyle w:val="CitaviBibliographyEntry"/>
          </w:pPr>
          <w:bookmarkStart w:id="119" w:name="_CTVL001e2011f8db4824a299d12e92d04015aa9"/>
          <w:r w:rsidRPr="00821B4E">
            <w:rPr>
              <w:lang w:val="de-DE"/>
            </w:rPr>
            <w:t xml:space="preserve">Gacesa, R.; Kurilshikov, A.; Vich Vila, A.; Sinha, T.; Klaassen, M. A. Y.; Bolte, L. A. et al. </w:t>
          </w:r>
          <w:r>
            <w:t>(2022): Environmental factors shaping the gut microbiome in a Dutch population. In</w:t>
          </w:r>
          <w:bookmarkEnd w:id="119"/>
          <w:r>
            <w:t xml:space="preserve"> </w:t>
          </w:r>
          <w:r w:rsidRPr="00821B4E">
            <w:rPr>
              <w:i/>
            </w:rPr>
            <w:t xml:space="preserve">Nature </w:t>
          </w:r>
          <w:r w:rsidRPr="00821B4E">
            <w:t>604 (7907), pp. 732–739. DOI: 10.1038/s41586-022-04567-7.</w:t>
          </w:r>
        </w:p>
        <w:p w14:paraId="4FEF1F70" w14:textId="77777777" w:rsidR="00821B4E" w:rsidRDefault="00821B4E" w:rsidP="00821B4E">
          <w:pPr>
            <w:pStyle w:val="CitaviBibliographyEntry"/>
          </w:pPr>
          <w:bookmarkStart w:id="120" w:name="_CTVL001ed0ca418fe954abaad7793be33e68ae2"/>
          <w:r>
            <w:t>Gloor, Gregory B.; Macklaim, Jean M.; Pawlowsky-Glahn, Vera; Egozcue, Juan J. (2017): Microbiome Datasets Are Compositional: And This Is Not Optional. In</w:t>
          </w:r>
          <w:bookmarkEnd w:id="120"/>
          <w:r>
            <w:t xml:space="preserve"> </w:t>
          </w:r>
          <w:r w:rsidRPr="00821B4E">
            <w:rPr>
              <w:i/>
            </w:rPr>
            <w:t xml:space="preserve">Frontiers in microbiology </w:t>
          </w:r>
          <w:r w:rsidRPr="00821B4E">
            <w:t>8, p. 2224. DOI: 10.3389/fmicb.2017.02224.</w:t>
          </w:r>
        </w:p>
        <w:p w14:paraId="417D6455" w14:textId="77777777" w:rsidR="00821B4E" w:rsidRDefault="00821B4E" w:rsidP="00821B4E">
          <w:pPr>
            <w:pStyle w:val="CitaviBibliographyEntry"/>
          </w:pPr>
          <w:bookmarkStart w:id="121" w:name="_CTVL00107592d42ffab42579d83e519013f6f92"/>
          <w:r>
            <w:t>Gordon-Rodriguez, Elliott; Quinn, Thomas P.; Cunningham, John P. (2021): Learning Sparse Log-Ratios for High-Throughput Sequencing Data.</w:t>
          </w:r>
        </w:p>
        <w:p w14:paraId="73FE6FC7" w14:textId="77777777" w:rsidR="00821B4E" w:rsidRDefault="00821B4E" w:rsidP="00821B4E">
          <w:pPr>
            <w:pStyle w:val="CitaviBibliographyEntry"/>
          </w:pPr>
          <w:bookmarkStart w:id="122" w:name="_CTVL001112d0db166744eacae40f723ca9021b9"/>
          <w:bookmarkEnd w:id="121"/>
          <w:r>
            <w:t>Greenacre, Michael; Grunsky, Eric; Bacon-Shone, John (2021a): A comparison of isometric and amalgamation logratio balances in compositional data analysis. In</w:t>
          </w:r>
          <w:bookmarkEnd w:id="122"/>
          <w:r>
            <w:t xml:space="preserve"> </w:t>
          </w:r>
          <w:r w:rsidRPr="00821B4E">
            <w:rPr>
              <w:i/>
            </w:rPr>
            <w:t xml:space="preserve">Computers &amp; Geosciences </w:t>
          </w:r>
          <w:r w:rsidRPr="00821B4E">
            <w:t>148, p. 104621. DOI: 10.1016/j.cageo.2020.104621.</w:t>
          </w:r>
        </w:p>
        <w:p w14:paraId="74ADE94B" w14:textId="77777777" w:rsidR="00821B4E" w:rsidRDefault="00821B4E" w:rsidP="00821B4E">
          <w:pPr>
            <w:pStyle w:val="CitaviBibliographyEntry"/>
          </w:pPr>
          <w:bookmarkStart w:id="123" w:name="_CTVL00176efb5e1e6574358a6a8c8bb13b66126"/>
          <w:r>
            <w:t>Greenacre, Michael; Grunsky, Eric; Bacon-Shone, John; Erb, Ionas; Quinn, Thomas (2022): Aitchison's Compositional Data Analysis 40 Years On: A Reappraisal. Available online at http://arxiv.org/pdf/2201.05197v1.</w:t>
          </w:r>
        </w:p>
        <w:p w14:paraId="4956230F" w14:textId="77777777" w:rsidR="00821B4E" w:rsidRDefault="00821B4E" w:rsidP="00821B4E">
          <w:pPr>
            <w:pStyle w:val="CitaviBibliographyEntry"/>
          </w:pPr>
          <w:bookmarkStart w:id="124" w:name="_CTVL0019df242fa79534efb9ec3462dd835521c"/>
          <w:bookmarkEnd w:id="123"/>
          <w:r>
            <w:t>Greenacre, Michael; Martínez-Álvaro, Marina; Blasco, Agustín (2021b): Compositional data analysis of microbiome and any-omics datasets: a revalidation of the additive logratio transformation.</w:t>
          </w:r>
        </w:p>
        <w:p w14:paraId="605905B6" w14:textId="77777777" w:rsidR="00821B4E" w:rsidRDefault="00821B4E" w:rsidP="00821B4E">
          <w:pPr>
            <w:pStyle w:val="CitaviBibliographyEntry"/>
          </w:pPr>
          <w:bookmarkStart w:id="125" w:name="_CTVL0016670e9d690884b7cbd13d4b79403ded5"/>
          <w:bookmarkEnd w:id="124"/>
          <w:r>
            <w:lastRenderedPageBreak/>
            <w:t>Hua, Jianping; Xiong, Zixiang; Lowey, James; Suh, Edward; Dougherty, Edward R. (2005): Optimal number of features as a function of sample size for various classification rules. In</w:t>
          </w:r>
          <w:bookmarkEnd w:id="125"/>
          <w:r>
            <w:t xml:space="preserve"> </w:t>
          </w:r>
          <w:r w:rsidRPr="00821B4E">
            <w:rPr>
              <w:i/>
            </w:rPr>
            <w:t xml:space="preserve">Bioinformatics (Oxford, England) </w:t>
          </w:r>
          <w:r w:rsidRPr="00821B4E">
            <w:t>21 (8), pp. 1509–1515. DOI: 10.1093/bioinformatics/bti171.</w:t>
          </w:r>
        </w:p>
        <w:p w14:paraId="4DC781C8" w14:textId="77777777" w:rsidR="00821B4E" w:rsidRDefault="00821B4E" w:rsidP="00821B4E">
          <w:pPr>
            <w:pStyle w:val="CitaviBibliographyEntry"/>
          </w:pPr>
          <w:bookmarkStart w:id="126" w:name="_CTVL00154c55825e27447b893f6df539d1c0d76"/>
          <w:r>
            <w:t>Jasner, Yoel; Belogolovski, Anna; Ben-Itzhak, Meirav; Koren, Omry; Louzoun, Yoram (2021): Microbiome Preprocessing Machine Learning Pipeline. In</w:t>
          </w:r>
          <w:bookmarkEnd w:id="126"/>
          <w:r>
            <w:t xml:space="preserve"> </w:t>
          </w:r>
          <w:r w:rsidRPr="00821B4E">
            <w:rPr>
              <w:i/>
            </w:rPr>
            <w:t xml:space="preserve">Frontiers in immunology </w:t>
          </w:r>
          <w:r w:rsidRPr="00821B4E">
            <w:t>12, p. 677870. DOI: 10.3389/fimmu.2021.677870.</w:t>
          </w:r>
        </w:p>
        <w:p w14:paraId="0A62CC44" w14:textId="77777777" w:rsidR="00821B4E" w:rsidRDefault="00821B4E" w:rsidP="00821B4E">
          <w:pPr>
            <w:pStyle w:val="CitaviBibliographyEntry"/>
          </w:pPr>
          <w:bookmarkStart w:id="127" w:name="_CTVL001e179124baecb4aa291ab451db4956f63"/>
          <w:r>
            <w:t>Jiang, Ruochen; Li, Wei Vivian; Li, Jingyi Jessica (2021): mbImpute: an accurate and robust imputation method for microbiome data. In</w:t>
          </w:r>
          <w:bookmarkEnd w:id="127"/>
          <w:r>
            <w:t xml:space="preserve"> </w:t>
          </w:r>
          <w:r w:rsidRPr="00821B4E">
            <w:rPr>
              <w:i/>
            </w:rPr>
            <w:t xml:space="preserve">Genome biology </w:t>
          </w:r>
          <w:r w:rsidRPr="00821B4E">
            <w:t>22 (1), p. 192. DOI: 10.1186/s13059-021-02400-4.</w:t>
          </w:r>
        </w:p>
        <w:p w14:paraId="161B0FEF" w14:textId="77777777" w:rsidR="00821B4E" w:rsidRDefault="00821B4E" w:rsidP="00821B4E">
          <w:pPr>
            <w:pStyle w:val="CitaviBibliographyEntry"/>
          </w:pPr>
          <w:bookmarkStart w:id="128" w:name="_CTVL001a886643a66b74b3589cd95a887ebbcdc"/>
          <w:r>
            <w:t>Kubinski, Ryszard; Djamen-Kepaou, Jean-Yves; Zhanabaev, Timur; Hernandez-Garcia, Alex; Bauer, Stefan; Hildebrand, Falk et al. (2022): Benchmark of Data Processing Methods and Machine Learning Models for Gut Microbiome-Based Diagnosis of Inflammatory Bowel Disease. In</w:t>
          </w:r>
          <w:bookmarkEnd w:id="128"/>
          <w:r>
            <w:t xml:space="preserve"> </w:t>
          </w:r>
          <w:r w:rsidRPr="00821B4E">
            <w:rPr>
              <w:i/>
            </w:rPr>
            <w:t xml:space="preserve">Frontiers in genetics </w:t>
          </w:r>
          <w:r w:rsidRPr="00821B4E">
            <w:t>13, p. 784397. DOI: 10.3389/fgene.2022.784397.</w:t>
          </w:r>
        </w:p>
        <w:p w14:paraId="6CE2CA99" w14:textId="77777777" w:rsidR="00821B4E" w:rsidRDefault="00821B4E" w:rsidP="00821B4E">
          <w:pPr>
            <w:pStyle w:val="CitaviBibliographyEntry"/>
          </w:pPr>
          <w:bookmarkStart w:id="129" w:name="_CTVL00113adc30096b84575972af606c18df7b0"/>
          <w:r>
            <w:t>Lüll, Kreete; Arffman, Riikka K.; Sola-Leyva, Alberto; Molina, Nerea M.; Aasmets, Oliver; Herzig, Karl-Heinz et al. (2021): The Gut Microbiome in Polycystic Ovary Syndrome and Its Association with Metabolic Traits. In</w:t>
          </w:r>
          <w:bookmarkEnd w:id="129"/>
          <w:r>
            <w:t xml:space="preserve"> </w:t>
          </w:r>
          <w:r w:rsidRPr="00821B4E">
            <w:rPr>
              <w:i/>
            </w:rPr>
            <w:t xml:space="preserve">The Journal of clinical endocrinology and metabolism </w:t>
          </w:r>
          <w:r w:rsidRPr="00821B4E">
            <w:t>106 (3), pp. 858–871. DOI: 10.1210/clinem/dgaa848.</w:t>
          </w:r>
        </w:p>
        <w:p w14:paraId="04D2F3ED" w14:textId="77777777" w:rsidR="00821B4E" w:rsidRDefault="00821B4E" w:rsidP="00821B4E">
          <w:pPr>
            <w:pStyle w:val="CitaviBibliographyEntry"/>
          </w:pPr>
          <w:bookmarkStart w:id="130"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130"/>
          <w:r>
            <w:t xml:space="preserve"> </w:t>
          </w:r>
          <w:r w:rsidRPr="00821B4E">
            <w:rPr>
              <w:i/>
            </w:rPr>
            <w:t xml:space="preserve">Frontiers in microbiology </w:t>
          </w:r>
          <w:r w:rsidRPr="00821B4E">
            <w:t>12, p. 634511. DOI: 10.3389/fmicb.2021.634511.</w:t>
          </w:r>
        </w:p>
        <w:p w14:paraId="40BF4FE0" w14:textId="77777777" w:rsidR="00821B4E" w:rsidRDefault="00821B4E" w:rsidP="00821B4E">
          <w:pPr>
            <w:pStyle w:val="CitaviBibliographyEntry"/>
          </w:pPr>
          <w:bookmarkStart w:id="131" w:name="_CTVL001c3cdf9dc97434423982d15732220ff9b"/>
          <w:r>
            <w:t>Palarea-Albaladejo, Javier; Martín-Fernández, Josep Antoni (2015): zCompositions — R package for multivariate imputation of left-censored data under a compositional approach. In</w:t>
          </w:r>
          <w:bookmarkEnd w:id="131"/>
          <w:r>
            <w:t xml:space="preserve"> </w:t>
          </w:r>
          <w:r w:rsidRPr="00821B4E">
            <w:rPr>
              <w:i/>
            </w:rPr>
            <w:t xml:space="preserve">Chemometrics and Intelligent Laboratory Systems </w:t>
          </w:r>
          <w:r w:rsidRPr="00821B4E">
            <w:t>143, pp. 85–96. DOI: 10.1016/j.chemolab.2015.02.019.</w:t>
          </w:r>
        </w:p>
        <w:p w14:paraId="54512390" w14:textId="77777777" w:rsidR="00821B4E" w:rsidRDefault="00821B4E" w:rsidP="00821B4E">
          <w:pPr>
            <w:pStyle w:val="CitaviBibliographyEntry"/>
          </w:pPr>
          <w:bookmarkStart w:id="132" w:name="_CTVL001c499d0bd0c4845aa96a5c9b6269c7c2b"/>
          <w:r>
            <w:t>Pawlowsky-Glahn, Vera; Egozcue, Juan José (2016): Spatial analysis of compositional data: A historical review. In</w:t>
          </w:r>
          <w:bookmarkEnd w:id="132"/>
          <w:r>
            <w:t xml:space="preserve"> </w:t>
          </w:r>
          <w:r w:rsidRPr="00821B4E">
            <w:rPr>
              <w:i/>
            </w:rPr>
            <w:t xml:space="preserve">Journal of Geochemical Exploration </w:t>
          </w:r>
          <w:r w:rsidRPr="00821B4E">
            <w:t>164, pp. 28–32. DOI: 10.1016/j.gexplo.2015.12.010.</w:t>
          </w:r>
        </w:p>
        <w:p w14:paraId="4F3FAB45" w14:textId="77777777" w:rsidR="00821B4E" w:rsidRDefault="00821B4E" w:rsidP="00821B4E">
          <w:pPr>
            <w:pStyle w:val="CitaviBibliographyEntry"/>
          </w:pPr>
          <w:bookmarkStart w:id="133" w:name="_CTVL001b8d51e21f5c24e548021da1b922efc26"/>
          <w:r>
            <w:t>Quinn, Thomas P.; Erb, Ionas (2020): Interpretable Log Contrasts for the Classification of Health Biomarkers: a New Approach to Balance Selection. In</w:t>
          </w:r>
          <w:bookmarkEnd w:id="133"/>
          <w:r>
            <w:t xml:space="preserve"> </w:t>
          </w:r>
          <w:r w:rsidRPr="00821B4E">
            <w:rPr>
              <w:i/>
            </w:rPr>
            <w:t xml:space="preserve">mSystems </w:t>
          </w:r>
          <w:r w:rsidRPr="00821B4E">
            <w:t>5 (2). DOI: 10.1128/mSystems.00230-19.</w:t>
          </w:r>
        </w:p>
        <w:p w14:paraId="4A46C671" w14:textId="77777777" w:rsidR="00821B4E" w:rsidRDefault="00821B4E" w:rsidP="00821B4E">
          <w:pPr>
            <w:pStyle w:val="CitaviBibliographyEntry"/>
          </w:pPr>
          <w:bookmarkStart w:id="134" w:name="_CTVL0014a2ddac0855e4b7a9e210f38a60a89ff"/>
          <w:r>
            <w:t>Quinn, Thomas P.; Erb, Ionas; Richardson, Mark F.; Crowley, Tamsyn M. (2018): Understanding sequencing data as compositions: an outlook and review. In</w:t>
          </w:r>
          <w:bookmarkEnd w:id="134"/>
          <w:r>
            <w:t xml:space="preserve"> </w:t>
          </w:r>
          <w:r w:rsidRPr="00821B4E">
            <w:rPr>
              <w:i/>
            </w:rPr>
            <w:t xml:space="preserve">Bioinformatics (Oxford, England) </w:t>
          </w:r>
          <w:r w:rsidRPr="00821B4E">
            <w:t>34 (16), pp. 2870–2878. DOI: 10.1093/bioinformatics/bty175.</w:t>
          </w:r>
        </w:p>
        <w:p w14:paraId="3DCC5E69" w14:textId="77777777" w:rsidR="00821B4E" w:rsidRDefault="00821B4E" w:rsidP="00821B4E">
          <w:pPr>
            <w:pStyle w:val="CitaviBibliographyEntry"/>
          </w:pPr>
          <w:bookmarkStart w:id="135" w:name="_CTVL0011ab5eb134c7348738a46e1d7e6d4572d"/>
          <w:r>
            <w:t>Quinn, Thomas P.; Jacobs, Stephan; Senadeera, Manisha; Le, Vuong; Coghlan, Simon (2022): The three ghosts of medical AI: Can the black-box present deliver? In</w:t>
          </w:r>
          <w:bookmarkEnd w:id="135"/>
          <w:r>
            <w:t xml:space="preserve"> </w:t>
          </w:r>
          <w:r w:rsidRPr="00821B4E">
            <w:rPr>
              <w:i/>
            </w:rPr>
            <w:t xml:space="preserve">Artificial intelligence in medicine </w:t>
          </w:r>
          <w:r w:rsidRPr="00821B4E">
            <w:t>124, p. 102158. DOI: 10.1016/j.artmed.2021.102158.</w:t>
          </w:r>
        </w:p>
        <w:p w14:paraId="599D740D" w14:textId="77777777" w:rsidR="00821B4E" w:rsidRDefault="00821B4E" w:rsidP="00821B4E">
          <w:pPr>
            <w:pStyle w:val="CitaviBibliographyEntry"/>
          </w:pPr>
          <w:bookmarkStart w:id="136" w:name="_CTVL001152c434719eb4062a242faaa56f9330f"/>
          <w:r>
            <w:t>Rivera-Pinto, J.; Egozcue, J. J.; Pawlowsky-Glahn, V.; Paredes, R.; Noguera-Julian, M.; Calle, M. L. (2018): Balances: a New Perspective for Microbiome Analysis. In</w:t>
          </w:r>
          <w:bookmarkEnd w:id="136"/>
          <w:r>
            <w:t xml:space="preserve"> </w:t>
          </w:r>
          <w:r w:rsidRPr="00821B4E">
            <w:rPr>
              <w:i/>
            </w:rPr>
            <w:t xml:space="preserve">mSystems </w:t>
          </w:r>
          <w:r w:rsidRPr="00821B4E">
            <w:t>3 (4). DOI: 10.1128/mSystems.00053-18.</w:t>
          </w:r>
        </w:p>
        <w:p w14:paraId="6F0ACCE4" w14:textId="77777777" w:rsidR="00821B4E" w:rsidRDefault="00821B4E" w:rsidP="00821B4E">
          <w:pPr>
            <w:pStyle w:val="CitaviBibliographyEntry"/>
          </w:pPr>
          <w:bookmarkStart w:id="137" w:name="_CTVL001d66228606ea24d488ef725890341b34d"/>
          <w:r>
            <w:t>Talwar, Divyanshu; Mongia, Aanchal; Sengupta, Debarka; Majumdar, Angshul (2018): AutoImpute: Autoencoder based imputation of single-cell RNA-seq data. In</w:t>
          </w:r>
          <w:bookmarkEnd w:id="137"/>
          <w:r>
            <w:t xml:space="preserve"> </w:t>
          </w:r>
          <w:r w:rsidRPr="00821B4E">
            <w:rPr>
              <w:i/>
            </w:rPr>
            <w:t xml:space="preserve">Scientific reports </w:t>
          </w:r>
          <w:r w:rsidRPr="00821B4E">
            <w:t>8 (1), p. 16329. DOI: 10.1038/s41598-018-34688-x.</w:t>
          </w:r>
        </w:p>
        <w:p w14:paraId="6A1ECEB7" w14:textId="77777777" w:rsidR="00821B4E" w:rsidRDefault="00821B4E" w:rsidP="00821B4E">
          <w:pPr>
            <w:pStyle w:val="CitaviBibliographyEntry"/>
          </w:pPr>
          <w:bookmarkStart w:id="138" w:name="_CTVL001c905ada9e38c4830a44d65524a8f9601"/>
          <w:r>
            <w:lastRenderedPageBreak/>
            <w:t>Tsamardinos, Ioannis; Rakhshani, Amin; Lagani, Vincenzo (2015): Performance-Estimation Properties of Cross-Validation-Based Protocols with Simultaneous Hyper-Parameter Optimization. In</w:t>
          </w:r>
          <w:bookmarkEnd w:id="138"/>
          <w:r>
            <w:t xml:space="preserve"> </w:t>
          </w:r>
          <w:r w:rsidRPr="00821B4E">
            <w:rPr>
              <w:i/>
            </w:rPr>
            <w:t xml:space="preserve">Int. J. Artif. Intell. Tools </w:t>
          </w:r>
          <w:r w:rsidRPr="00821B4E">
            <w:t>24 (05), p. 1540023. DOI: 10.1142/S0218213015400230.</w:t>
          </w:r>
        </w:p>
        <w:p w14:paraId="442698C2" w14:textId="77777777" w:rsidR="00821B4E" w:rsidRDefault="00821B4E" w:rsidP="00821B4E">
          <w:pPr>
            <w:pStyle w:val="CitaviBibliographyEntry"/>
          </w:pPr>
          <w:bookmarkStart w:id="139" w:name="_CTVL001f21808f3e65843cba12aba6b764c6b6d"/>
          <w:r>
            <w:t>van der Ploeg, Tjeerd; Austin Peter C; Steyerberg Ewout W (2014): Modern modelling techniques are data hungry: a simulation study for predicting dichotomous endpoints. In</w:t>
          </w:r>
          <w:bookmarkEnd w:id="139"/>
          <w:r>
            <w:t xml:space="preserve"> </w:t>
          </w:r>
          <w:r w:rsidRPr="00821B4E">
            <w:rPr>
              <w:i/>
            </w:rPr>
            <w:t xml:space="preserve">BMC Medical Research Methodology </w:t>
          </w:r>
          <w:r w:rsidRPr="00821B4E">
            <w:t>14, pp. 137–150.</w:t>
          </w:r>
        </w:p>
        <w:p w14:paraId="4CBE831C" w14:textId="77777777" w:rsidR="00821B4E" w:rsidRDefault="00821B4E" w:rsidP="00821B4E">
          <w:pPr>
            <w:pStyle w:val="CitaviBibliographyEntry"/>
          </w:pPr>
          <w:bookmarkStart w:id="140" w:name="_CTVL0013ff667126b6848d8abcf8921a830ca40"/>
          <w:r>
            <w:t>Whalen, Sean; Schreiber, Jacob; Noble, William S.; Pollard, Katherine S. (2022): Navigating the pitfalls of applying machine learning in genomics. In</w:t>
          </w:r>
          <w:bookmarkEnd w:id="140"/>
          <w:r>
            <w:t xml:space="preserve"> </w:t>
          </w:r>
          <w:r w:rsidRPr="00821B4E">
            <w:rPr>
              <w:i/>
            </w:rPr>
            <w:t xml:space="preserve">Nature reviews. Genetics </w:t>
          </w:r>
          <w:r w:rsidRPr="00821B4E">
            <w:t>23 (3), pp. 169–181. DOI: 10.1038/s41576-021-00434-9.</w:t>
          </w:r>
        </w:p>
        <w:p w14:paraId="72988C70" w14:textId="77777777" w:rsidR="00821B4E" w:rsidRDefault="00821B4E" w:rsidP="00821B4E">
          <w:pPr>
            <w:pStyle w:val="CitaviBibliographyEntry"/>
          </w:pPr>
          <w:bookmarkStart w:id="141"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141"/>
          <w:r>
            <w:t xml:space="preserve"> </w:t>
          </w:r>
          <w:r w:rsidRPr="00821B4E">
            <w:rPr>
              <w:i/>
            </w:rPr>
            <w:t xml:space="preserve">Nature medicine </w:t>
          </w:r>
          <w:r w:rsidRPr="00821B4E">
            <w:t>25 (4), pp. 679–689. DOI: 10.1038/s41591-019-0406-6.</w:t>
          </w:r>
        </w:p>
        <w:p w14:paraId="3A3DD212" w14:textId="61509321" w:rsidR="00E17A48" w:rsidRPr="00CC45D1" w:rsidRDefault="00821B4E" w:rsidP="00821B4E">
          <w:pPr>
            <w:pStyle w:val="CitaviBibliographyEntry"/>
          </w:pPr>
          <w:bookmarkStart w:id="142" w:name="_CTVL001a839787221bc4932baffea33a5e76977"/>
          <w:r>
            <w:t>Zhang, Mo; Shi, Wenjiao (2019): Systematic comparison of five machine-learning methods in classification and interpolation of soil particle size fractions using different transformed data</w:t>
          </w:r>
          <w:bookmarkEnd w:id="142"/>
          <w:r>
            <w:t>.</w:t>
          </w:r>
          <w:r w:rsidR="00E17A48" w:rsidRPr="00CC45D1">
            <w:fldChar w:fldCharType="end"/>
          </w:r>
        </w:p>
      </w:sdtContent>
    </w:sdt>
    <w:p w14:paraId="41C8570D" w14:textId="3DC06FE1" w:rsidR="00D47C74" w:rsidRPr="00CC45D1" w:rsidRDefault="00D47C74" w:rsidP="008E27D7">
      <w:pPr>
        <w:spacing w:line="360" w:lineRule="auto"/>
        <w:jc w:val="both"/>
        <w:rPr>
          <w:rFonts w:cstheme="minorHAnsi"/>
          <w:sz w:val="22"/>
          <w:szCs w:val="22"/>
        </w:rPr>
      </w:pPr>
      <w:r w:rsidRPr="00CC45D1">
        <w:rPr>
          <w:rFonts w:cstheme="minorHAnsi"/>
          <w:sz w:val="22"/>
          <w:szCs w:val="22"/>
        </w:rPr>
        <w:br w:type="page"/>
      </w:r>
    </w:p>
    <w:p w14:paraId="1A90E2A2" w14:textId="238B1515" w:rsidR="00D47C74" w:rsidRPr="00CC45D1" w:rsidRDefault="00D47C74" w:rsidP="008E27D7">
      <w:pPr>
        <w:pStyle w:val="Heading1"/>
        <w:spacing w:line="360" w:lineRule="auto"/>
        <w:jc w:val="both"/>
        <w:rPr>
          <w:rFonts w:cstheme="minorHAnsi"/>
        </w:rPr>
      </w:pPr>
      <w:bookmarkStart w:id="143" w:name="_Toc106540058"/>
      <w:r w:rsidRPr="00CC45D1">
        <w:rPr>
          <w:rFonts w:cstheme="minorHAnsi"/>
        </w:rPr>
        <w:lastRenderedPageBreak/>
        <w:t>Supplementary</w:t>
      </w:r>
      <w:bookmarkEnd w:id="143"/>
    </w:p>
    <w:p w14:paraId="55990331" w14:textId="77777777" w:rsidR="0054569F" w:rsidRPr="00CC45D1" w:rsidRDefault="0054569F"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67F72B67" wp14:editId="1048ED35">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6A1C52C1" w14:textId="22CBEC12" w:rsidR="0054569F" w:rsidRPr="00CC45D1" w:rsidRDefault="0054569F" w:rsidP="008E27D7">
      <w:pPr>
        <w:pStyle w:val="Caption"/>
        <w:spacing w:line="360" w:lineRule="auto"/>
        <w:jc w:val="both"/>
        <w:rPr>
          <w:rFonts w:cstheme="minorHAnsi"/>
        </w:rPr>
      </w:pPr>
      <w:r w:rsidRPr="00CC45D1">
        <w:rPr>
          <w:rFonts w:cstheme="minorHAnsi"/>
        </w:rPr>
        <w:t xml:space="preserve">Figure </w:t>
      </w:r>
      <w:r w:rsidR="006327A0" w:rsidRPr="00CC45D1">
        <w:rPr>
          <w:rFonts w:cstheme="minorHAnsi"/>
        </w:rPr>
        <w:fldChar w:fldCharType="begin"/>
      </w:r>
      <w:r w:rsidR="006327A0" w:rsidRPr="00CC45D1">
        <w:rPr>
          <w:rFonts w:cstheme="minorHAnsi"/>
        </w:rPr>
        <w:instrText xml:space="preserve"> SEQ Figure \* ARABIC </w:instrText>
      </w:r>
      <w:r w:rsidR="006327A0" w:rsidRPr="00CC45D1">
        <w:rPr>
          <w:rFonts w:cstheme="minorHAnsi"/>
        </w:rPr>
        <w:fldChar w:fldCharType="separate"/>
      </w:r>
      <w:r w:rsidR="000B6F76">
        <w:rPr>
          <w:rFonts w:cstheme="minorHAnsi"/>
          <w:noProof/>
        </w:rPr>
        <w:t>10</w:t>
      </w:r>
      <w:r w:rsidR="006327A0" w:rsidRPr="00CC45D1">
        <w:rPr>
          <w:rFonts w:cstheme="minorHAnsi"/>
          <w:noProof/>
        </w:rPr>
        <w:fldChar w:fldCharType="end"/>
      </w:r>
      <w:r w:rsidRPr="00CC45D1">
        <w:rPr>
          <w:rFonts w:cstheme="minorHAnsi"/>
        </w:rPr>
        <w:t>: Statistical Fluctuations in Regression</w:t>
      </w:r>
    </w:p>
    <w:p w14:paraId="08A3AF13" w14:textId="32FD1699" w:rsidR="00A01157" w:rsidRDefault="00A01157" w:rsidP="00867F9A">
      <w:pPr>
        <w:pStyle w:val="Caption"/>
        <w:spacing w:line="360" w:lineRule="auto"/>
        <w:jc w:val="both"/>
        <w:rPr>
          <w:rFonts w:cstheme="minorHAnsi"/>
        </w:rPr>
      </w:pPr>
      <w:r w:rsidRPr="00CC45D1">
        <w:rPr>
          <w:rFonts w:cstheme="minorHAnsi"/>
        </w:rPr>
        <w:t xml:space="preserve">A contains data from PCOS data set predicting </w:t>
      </w:r>
      <w:r>
        <w:rPr>
          <w:rFonts w:cstheme="minorHAnsi"/>
        </w:rPr>
        <w:t>BMI</w:t>
      </w:r>
      <w:r w:rsidRPr="00CC45D1">
        <w:rPr>
          <w:rFonts w:cstheme="minorHAnsi"/>
        </w:rPr>
        <w:t xml:space="preserve"> phenotype. B contains data from CRC data set predicting </w:t>
      </w:r>
      <w:r>
        <w:rPr>
          <w:rFonts w:cstheme="minorHAnsi"/>
        </w:rPr>
        <w:t>BMI</w:t>
      </w:r>
      <w:r w:rsidRPr="00CC45D1">
        <w:rPr>
          <w:rFonts w:cstheme="minorHAnsi"/>
        </w:rPr>
        <w:t xml:space="preserve"> phenotype. C and D both contain data from EstMB data set</w:t>
      </w:r>
      <w:r>
        <w:rPr>
          <w:rFonts w:cstheme="minorHAnsi"/>
        </w:rPr>
        <w:t xml:space="preserve"> predicting BMI.</w:t>
      </w:r>
    </w:p>
    <w:p w14:paraId="5B6F3F2A" w14:textId="07B367D9" w:rsidR="00867F9A" w:rsidRPr="00CC45D1" w:rsidRDefault="00867F9A" w:rsidP="00867F9A">
      <w:pPr>
        <w:pStyle w:val="Caption"/>
        <w:spacing w:line="360" w:lineRule="auto"/>
        <w:jc w:val="both"/>
        <w:rPr>
          <w:rFonts w:cstheme="minorHAnsi"/>
        </w:rPr>
      </w:pPr>
      <w:r w:rsidRPr="00CC45D1">
        <w:rPr>
          <w:rFonts w:cstheme="minorHAnsi"/>
        </w:rPr>
        <w:t xml:space="preserve">The y-axis contains AUROC scores. 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w:t>
      </w:r>
      <w:proofErr w:type="spellStart"/>
      <w:r w:rsidRPr="00CC45D1">
        <w:rPr>
          <w:rFonts w:cstheme="minorHAnsi"/>
        </w:rPr>
        <w:t>svmRadial</w:t>
      </w:r>
      <w:proofErr w:type="spellEnd"/>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worst and random). </w:t>
      </w:r>
    </w:p>
    <w:p w14:paraId="152880E2" w14:textId="77777777" w:rsidR="0054569F" w:rsidRPr="00CC45D1" w:rsidRDefault="0054569F" w:rsidP="008E27D7">
      <w:pPr>
        <w:pStyle w:val="Caption"/>
        <w:spacing w:line="360" w:lineRule="auto"/>
        <w:jc w:val="both"/>
        <w:rPr>
          <w:rFonts w:cstheme="minorHAnsi"/>
          <w:sz w:val="18"/>
          <w:szCs w:val="18"/>
        </w:rPr>
      </w:pPr>
    </w:p>
    <w:p w14:paraId="29B48532" w14:textId="6C15BAE2" w:rsidR="00D03B03" w:rsidRPr="00CC45D1" w:rsidRDefault="00D03B03" w:rsidP="008E27D7">
      <w:pPr>
        <w:spacing w:line="360" w:lineRule="auto"/>
        <w:jc w:val="both"/>
        <w:rPr>
          <w:rFonts w:cstheme="minorHAnsi"/>
          <w:sz w:val="22"/>
          <w:szCs w:val="22"/>
        </w:rPr>
      </w:pPr>
    </w:p>
    <w:p w14:paraId="11630F5C" w14:textId="3566AFB3" w:rsidR="00914439" w:rsidRPr="00CC45D1" w:rsidRDefault="00810EAD" w:rsidP="00914439">
      <w:pPr>
        <w:keepNext/>
        <w:spacing w:line="360" w:lineRule="auto"/>
        <w:jc w:val="both"/>
        <w:rPr>
          <w:rFonts w:cstheme="minorHAnsi"/>
        </w:rPr>
      </w:pPr>
      <w:r w:rsidRPr="00CC45D1">
        <w:rPr>
          <w:rFonts w:cstheme="minorHAnsi"/>
          <w:noProof/>
        </w:rPr>
        <w:lastRenderedPageBreak/>
        <w:drawing>
          <wp:inline distT="0" distB="0" distL="0" distR="0" wp14:anchorId="279B28E2" wp14:editId="4A133185">
            <wp:extent cx="5879254" cy="2127693"/>
            <wp:effectExtent l="0" t="0" r="762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96243" cy="2133841"/>
                    </a:xfrm>
                    <a:prstGeom prst="rect">
                      <a:avLst/>
                    </a:prstGeom>
                    <a:noFill/>
                  </pic:spPr>
                </pic:pic>
              </a:graphicData>
            </a:graphic>
          </wp:inline>
        </w:drawing>
      </w:r>
    </w:p>
    <w:p w14:paraId="05BCAEBE" w14:textId="37B4A629" w:rsidR="005760C5" w:rsidRPr="00CC45D1" w:rsidRDefault="00914439" w:rsidP="00914439">
      <w:pPr>
        <w:pStyle w:val="Caption"/>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11</w:t>
      </w:r>
      <w:r w:rsidR="009624E3" w:rsidRPr="00CC45D1">
        <w:rPr>
          <w:rFonts w:cstheme="minorHAnsi"/>
          <w:noProof/>
        </w:rPr>
        <w:fldChar w:fldCharType="end"/>
      </w:r>
      <w:r w:rsidRPr="00CC45D1">
        <w:rPr>
          <w:rFonts w:cstheme="minorHAnsi"/>
        </w:rPr>
        <w:t xml:space="preserve">: Correlation coefficients </w:t>
      </w:r>
      <w:r w:rsidR="00810EAD" w:rsidRPr="00CC45D1">
        <w:rPr>
          <w:rFonts w:cstheme="minorHAnsi"/>
        </w:rPr>
        <w:t xml:space="preserve">for </w:t>
      </w:r>
      <w:commentRangeStart w:id="144"/>
      <w:r w:rsidR="00810EAD" w:rsidRPr="00CC45D1">
        <w:rPr>
          <w:rFonts w:cstheme="minorHAnsi"/>
        </w:rPr>
        <w:t>CRC</w:t>
      </w:r>
      <w:commentRangeEnd w:id="144"/>
      <w:r w:rsidR="009156D5">
        <w:rPr>
          <w:rStyle w:val="CommentReference"/>
          <w:b w:val="0"/>
          <w:bCs w:val="0"/>
          <w:color w:val="auto"/>
        </w:rPr>
        <w:commentReference w:id="144"/>
      </w:r>
    </w:p>
    <w:p w14:paraId="798916DC" w14:textId="2CF411D2" w:rsidR="00914439" w:rsidRPr="00CC45D1" w:rsidRDefault="00914439" w:rsidP="00914439">
      <w:pPr>
        <w:pStyle w:val="Caption"/>
        <w:rPr>
          <w:rFonts w:cstheme="minorHAnsi"/>
        </w:rPr>
      </w:pPr>
      <w:r w:rsidRPr="00CC45D1">
        <w:rPr>
          <w:rFonts w:cstheme="minorHAnsi"/>
        </w:rPr>
        <w:t xml:space="preserve">Adapted from </w:t>
      </w:r>
      <w:hyperlink r:id="rId27" w:history="1">
        <w:r w:rsidRPr="00CC45D1">
          <w:rPr>
            <w:rStyle w:val="Hyperlink"/>
            <w:rFonts w:cstheme="minorHAnsi"/>
          </w:rPr>
          <w:t>https://towardsdatascience.com/relative-vs-absolute-understanding-compositional-data-with-simulations</w:t>
        </w:r>
      </w:hyperlink>
      <w:r w:rsidR="00810EAD" w:rsidRPr="00CC45D1">
        <w:rPr>
          <w:rFonts w:cstheme="minorHAnsi"/>
        </w:rPr>
        <w:t>. A shows scatterplot to assess sub-compositional coherence in CRC data set between 10% and 50% abundance filtered data sets. B shows scatterplot with correlation coefficients before and after imputation for 10% abundance filtered data set. Red marked dots indicate a change &gt;0.5 in correlation coefficients.</w:t>
      </w:r>
    </w:p>
    <w:p w14:paraId="417DB301" w14:textId="0E491704" w:rsidR="00810EAD" w:rsidRPr="00CC45D1" w:rsidRDefault="00810EAD" w:rsidP="00810EAD">
      <w:pPr>
        <w:rPr>
          <w:rFonts w:cstheme="minorHAnsi"/>
        </w:rPr>
      </w:pPr>
    </w:p>
    <w:p w14:paraId="42214D41" w14:textId="77777777" w:rsidR="00902F53" w:rsidRPr="00CC45D1" w:rsidRDefault="00B55175" w:rsidP="00902F53">
      <w:pPr>
        <w:keepNext/>
        <w:spacing w:line="360" w:lineRule="auto"/>
        <w:jc w:val="both"/>
        <w:rPr>
          <w:rFonts w:cstheme="minorHAnsi"/>
        </w:rPr>
      </w:pPr>
      <w:r w:rsidRPr="00CC45D1">
        <w:rPr>
          <w:rFonts w:cstheme="minorHAnsi"/>
          <w:noProof/>
          <w:sz w:val="22"/>
          <w:szCs w:val="22"/>
        </w:rPr>
        <w:drawing>
          <wp:inline distT="0" distB="0" distL="0" distR="0" wp14:anchorId="7581724D" wp14:editId="0A00CB42">
            <wp:extent cx="5926666" cy="2121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5405" cy="2127935"/>
                    </a:xfrm>
                    <a:prstGeom prst="rect">
                      <a:avLst/>
                    </a:prstGeom>
                    <a:noFill/>
                  </pic:spPr>
                </pic:pic>
              </a:graphicData>
            </a:graphic>
          </wp:inline>
        </w:drawing>
      </w:r>
    </w:p>
    <w:p w14:paraId="32F2F44C" w14:textId="33870148" w:rsidR="005760C5" w:rsidRPr="00CC45D1" w:rsidRDefault="00902F53" w:rsidP="00902F53">
      <w:pPr>
        <w:pStyle w:val="Caption"/>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0B6F76">
        <w:rPr>
          <w:rFonts w:cstheme="minorHAnsi"/>
          <w:noProof/>
        </w:rPr>
        <w:t>12</w:t>
      </w:r>
      <w:r w:rsidR="009624E3" w:rsidRPr="00CC45D1">
        <w:rPr>
          <w:rFonts w:cstheme="minorHAnsi"/>
          <w:noProof/>
        </w:rPr>
        <w:fldChar w:fldCharType="end"/>
      </w:r>
      <w:r w:rsidRPr="00CC45D1">
        <w:rPr>
          <w:rFonts w:cstheme="minorHAnsi"/>
        </w:rPr>
        <w:t>: Presence-Absence-Patterns for CRC</w:t>
      </w:r>
    </w:p>
    <w:p w14:paraId="7EDBC5F6" w14:textId="24F561F7" w:rsidR="00902F53" w:rsidRDefault="00902F53" w:rsidP="005332C1">
      <w:pPr>
        <w:pStyle w:val="Caption"/>
        <w:rPr>
          <w:rFonts w:cstheme="minorHAnsi"/>
        </w:rPr>
      </w:pPr>
      <w:r w:rsidRPr="00CC45D1">
        <w:rPr>
          <w:rFonts w:cstheme="minorHAnsi"/>
        </w:rPr>
        <w:t>A shows Presence-Absence-Pattern to show similarities and differences in calculated top 20 ALR references for CRC data set</w:t>
      </w:r>
      <w:r w:rsidR="005332C1" w:rsidRPr="00CC45D1">
        <w:rPr>
          <w:rFonts w:cstheme="minorHAnsi"/>
        </w:rPr>
        <w:t xml:space="preserve"> for differently sized data sets</w:t>
      </w:r>
      <w:r w:rsidRPr="00CC45D1">
        <w:rPr>
          <w:rFonts w:cstheme="minorHAnsi"/>
        </w:rPr>
        <w:t xml:space="preserve">. B shows found numerators and denominators for </w:t>
      </w:r>
      <w:r w:rsidR="005332C1" w:rsidRPr="00CC45D1">
        <w:rPr>
          <w:rFonts w:cstheme="minorHAnsi"/>
        </w:rPr>
        <w:t>both model types by CoDaCoRe also for differently sized CRC data sets.</w:t>
      </w:r>
    </w:p>
    <w:p w14:paraId="74BC04D6" w14:textId="6C128A37" w:rsidR="00CB6085" w:rsidRDefault="00CB6085" w:rsidP="00CB6085"/>
    <w:p w14:paraId="2DCD9A28" w14:textId="38A68F25" w:rsidR="00A01157" w:rsidRDefault="00A01157" w:rsidP="00A01157">
      <w:pPr>
        <w:keepNext/>
      </w:pPr>
      <w:r>
        <w:rPr>
          <w:noProof/>
        </w:rPr>
        <w:lastRenderedPageBreak/>
        <w:drawing>
          <wp:inline distT="0" distB="0" distL="0" distR="0" wp14:anchorId="3489093F" wp14:editId="68CE48C5">
            <wp:extent cx="5954250" cy="2166897"/>
            <wp:effectExtent l="0" t="0" r="889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9794" cy="2172554"/>
                    </a:xfrm>
                    <a:prstGeom prst="rect">
                      <a:avLst/>
                    </a:prstGeom>
                    <a:noFill/>
                  </pic:spPr>
                </pic:pic>
              </a:graphicData>
            </a:graphic>
          </wp:inline>
        </w:drawing>
      </w:r>
    </w:p>
    <w:p w14:paraId="1E4D3F37" w14:textId="38444CD2" w:rsidR="00CB6085" w:rsidRDefault="00A01157" w:rsidP="00A01157">
      <w:pPr>
        <w:pStyle w:val="Caption"/>
      </w:pPr>
      <w:r>
        <w:t xml:space="preserve">Figure </w:t>
      </w:r>
      <w:fldSimple w:instr=" SEQ Figure \* ARABIC ">
        <w:r w:rsidR="000B6F76">
          <w:rPr>
            <w:noProof/>
          </w:rPr>
          <w:t>13</w:t>
        </w:r>
      </w:fldSimple>
      <w:r>
        <w:t>: Influence of Imputation on Data Leakage</w:t>
      </w:r>
    </w:p>
    <w:p w14:paraId="374B9AD2" w14:textId="012D4462" w:rsidR="00A01157" w:rsidRDefault="00A01157" w:rsidP="00A01157">
      <w:pPr>
        <w:pStyle w:val="Caption"/>
        <w:spacing w:line="360" w:lineRule="auto"/>
        <w:jc w:val="both"/>
        <w:rPr>
          <w:rFonts w:cstheme="minorHAnsi"/>
        </w:rPr>
      </w:pPr>
      <w:r w:rsidRPr="00CC45D1">
        <w:rPr>
          <w:rFonts w:cstheme="minorHAnsi"/>
        </w:rPr>
        <w:t xml:space="preserve">A contains data from PCOS data set predicting PCOS phenotype. B contains data from CRC data set predicting CRC phenotype. </w:t>
      </w:r>
      <w:r>
        <w:rPr>
          <w:rFonts w:cstheme="minorHAnsi"/>
        </w:rPr>
        <w:t>Left side shows Machine Learning performances for leaky-pipelines, in the middle data set was only split for Imputation and on the right side the complete non-leaky pipeline was applied.</w:t>
      </w:r>
    </w:p>
    <w:p w14:paraId="6A7F2987" w14:textId="77777777" w:rsidR="00A01157" w:rsidRPr="00CC45D1" w:rsidRDefault="00A01157" w:rsidP="00A01157">
      <w:pPr>
        <w:pStyle w:val="Caption"/>
        <w:spacing w:line="360" w:lineRule="auto"/>
        <w:jc w:val="both"/>
        <w:rPr>
          <w:rFonts w:cstheme="minorHAnsi"/>
        </w:rPr>
      </w:pPr>
      <w:r w:rsidRPr="00CC45D1">
        <w:rPr>
          <w:rFonts w:cstheme="minorHAnsi"/>
        </w:rPr>
        <w:t xml:space="preserve">The y-axis contains AUROC scores. 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w:t>
      </w:r>
      <w:proofErr w:type="spellStart"/>
      <w:r w:rsidRPr="00CC45D1">
        <w:rPr>
          <w:rFonts w:cstheme="minorHAnsi"/>
        </w:rPr>
        <w:t>svmRadial</w:t>
      </w:r>
      <w:proofErr w:type="spellEnd"/>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worst and random). </w:t>
      </w:r>
    </w:p>
    <w:p w14:paraId="67F4D992" w14:textId="77777777" w:rsidR="00A01157" w:rsidRPr="00A01157" w:rsidRDefault="00A01157" w:rsidP="00A01157"/>
    <w:sectPr w:rsidR="00A01157" w:rsidRPr="00A01157" w:rsidSect="00735AF1">
      <w:footerReference w:type="default" r:id="rId30"/>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ennifer Neumaier" w:date="2022-06-05T20:29:00Z" w:initials="JN">
    <w:p w14:paraId="034897EB" w14:textId="37B3678B" w:rsidR="00ED0BF6" w:rsidRDefault="00ED0BF6">
      <w:pPr>
        <w:pStyle w:val="CommentText"/>
      </w:pPr>
      <w:r>
        <w:rPr>
          <w:rStyle w:val="CommentReference"/>
        </w:rPr>
        <w:annotationRef/>
      </w:r>
      <w:r>
        <w:t>Does this abstract require a complete and short summary of the thesis or is it just a short introduction to get readers hooked?</w:t>
      </w:r>
    </w:p>
  </w:comment>
  <w:comment w:id="3" w:author="Oliver Aasmets" w:date="2022-06-16T12:22:00Z" w:initials="OA">
    <w:p w14:paraId="0D0F44B6" w14:textId="19CFF309" w:rsidR="00476146" w:rsidRDefault="00476146">
      <w:pPr>
        <w:pStyle w:val="CommentText"/>
      </w:pPr>
      <w:r>
        <w:rPr>
          <w:rStyle w:val="CommentReference"/>
        </w:rPr>
        <w:annotationRef/>
      </w:r>
      <w:r>
        <w:t xml:space="preserve">For me, I like such an abstract summarization </w:t>
      </w:r>
    </w:p>
  </w:comment>
  <w:comment w:id="4" w:author="Melina Birus" w:date="2022-06-14T16:12:00Z" w:initials="MB">
    <w:p w14:paraId="6E507E36" w14:textId="77777777" w:rsidR="00550514" w:rsidRPr="00550514" w:rsidRDefault="00550514" w:rsidP="00550514">
      <w:pPr>
        <w:pStyle w:val="CommentText"/>
      </w:pPr>
      <w:r>
        <w:rPr>
          <w:rStyle w:val="CommentReference"/>
        </w:rPr>
        <w:annotationRef/>
      </w:r>
      <w:r w:rsidRPr="00550514">
        <w:t>in order to compare</w:t>
      </w:r>
    </w:p>
  </w:comment>
  <w:comment w:id="7" w:author="Melina Birus" w:date="2022-06-14T16:17:00Z" w:initials="MB">
    <w:p w14:paraId="32AFDAE3" w14:textId="77777777" w:rsidR="00550514" w:rsidRPr="00750CE9" w:rsidRDefault="00550514" w:rsidP="00550514">
      <w:pPr>
        <w:pStyle w:val="CommentText"/>
        <w:rPr>
          <w:lang w:val="de-DE"/>
        </w:rPr>
      </w:pPr>
      <w:r>
        <w:rPr>
          <w:rStyle w:val="CommentReference"/>
        </w:rPr>
        <w:annotationRef/>
      </w:r>
      <w:r w:rsidRPr="00750CE9">
        <w:rPr>
          <w:lang w:val="de-DE"/>
        </w:rPr>
        <w:t>der absatz gefällt mir sehr gut</w:t>
      </w:r>
    </w:p>
  </w:comment>
  <w:comment w:id="8" w:author="Jennifer Neumaier" w:date="2022-06-15T08:32:00Z" w:initials="JN">
    <w:p w14:paraId="1F6CF808" w14:textId="77777777" w:rsidR="00550514" w:rsidRDefault="00550514" w:rsidP="00550514">
      <w:pPr>
        <w:pStyle w:val="CommentText"/>
      </w:pPr>
      <w:r>
        <w:rPr>
          <w:rStyle w:val="CommentReference"/>
        </w:rPr>
        <w:annotationRef/>
      </w:r>
      <w:r>
        <w:t>danke :3</w:t>
      </w:r>
    </w:p>
  </w:comment>
  <w:comment w:id="10" w:author="Jennifer Neumaier" w:date="2022-06-02T21:31:00Z" w:initials="JN">
    <w:p w14:paraId="64E4F337" w14:textId="77777777" w:rsidR="00550514" w:rsidRDefault="00550514" w:rsidP="00550514">
      <w:pPr>
        <w:pStyle w:val="CommentText"/>
      </w:pPr>
      <w:r>
        <w:rPr>
          <w:rStyle w:val="CommentReference"/>
        </w:rPr>
        <w:annotationRef/>
      </w:r>
      <w:r>
        <w:t>You can emphasize this further while interpolating to stool sampling: we only pick a “pea-sized” sample from the whole stool, which itself doesn’t convey the full bacterial content of our gut…</w:t>
      </w:r>
    </w:p>
  </w:comment>
  <w:comment w:id="12" w:author="Melina Birus" w:date="2022-06-14T16:22:00Z" w:initials="MB">
    <w:p w14:paraId="3E536C02" w14:textId="77777777" w:rsidR="00550514" w:rsidRPr="00750CE9" w:rsidRDefault="00550514" w:rsidP="00550514">
      <w:pPr>
        <w:pStyle w:val="CommentText"/>
        <w:rPr>
          <w:lang w:val="de-DE"/>
        </w:rPr>
      </w:pPr>
      <w:r>
        <w:rPr>
          <w:rStyle w:val="CommentReference"/>
        </w:rPr>
        <w:annotationRef/>
      </w:r>
      <w:r w:rsidRPr="00750CE9">
        <w:rPr>
          <w:lang w:val="de-DE"/>
        </w:rPr>
        <w:t>niceley edited</w:t>
      </w:r>
    </w:p>
  </w:comment>
  <w:comment w:id="11" w:author="Jennifer Neumaier" w:date="2022-06-01T16:54:00Z" w:initials="JN">
    <w:p w14:paraId="21635934" w14:textId="77777777" w:rsidR="00550514" w:rsidRPr="00131115" w:rsidRDefault="00550514" w:rsidP="00550514">
      <w:pPr>
        <w:pStyle w:val="CommentText"/>
        <w:rPr>
          <w:lang w:val="de-DE"/>
        </w:rPr>
      </w:pPr>
      <w:r>
        <w:rPr>
          <w:rStyle w:val="CommentReference"/>
        </w:rPr>
        <w:annotationRef/>
      </w:r>
      <w:r w:rsidRPr="00131115">
        <w:rPr>
          <w:lang w:val="de-DE"/>
        </w:rPr>
        <w:t xml:space="preserve">MB: </w:t>
      </w:r>
      <w:r>
        <w:rPr>
          <w:lang w:val="de-DE"/>
        </w:rPr>
        <w:t>Was wäre denn so cool daran, wenn wir diese Info hätten? Im Beispiel oben ist das gut rausgekommen, kannst du es noch etwas generalisieren?</w:t>
      </w:r>
    </w:p>
  </w:comment>
  <w:comment w:id="15" w:author="Jennifer Neumaier" w:date="2022-06-02T21:36:00Z" w:initials="JN">
    <w:p w14:paraId="0BB3B476" w14:textId="77777777" w:rsidR="00550514" w:rsidRDefault="00550514" w:rsidP="00550514">
      <w:pPr>
        <w:pStyle w:val="CommentText"/>
      </w:pPr>
      <w:r>
        <w:rPr>
          <w:rStyle w:val="CommentReference"/>
        </w:rPr>
        <w:annotationRef/>
      </w:r>
      <w:r>
        <w:t>You can think about the wording: for example the linear combinations are also available for the simplex space although they are calculated differently etc. The main idea is that the available analysis methods are built for Euclidean geometry, Euclidean distances etc. So one of the main motivations for transformations is that we can already use the existing methodology.</w:t>
      </w:r>
    </w:p>
  </w:comment>
  <w:comment w:id="16" w:author="Jennifer Neumaier" w:date="2022-06-02T21:36:00Z" w:initials="JN">
    <w:p w14:paraId="081EC599" w14:textId="77777777" w:rsidR="00550514" w:rsidRDefault="00550514" w:rsidP="00550514">
      <w:pPr>
        <w:pStyle w:val="CommentText"/>
      </w:pPr>
      <w:r>
        <w:rPr>
          <w:rStyle w:val="CommentReference"/>
        </w:rPr>
        <w:annotationRef/>
      </w:r>
      <w:r>
        <w:t>The last paragraph should introduce them shortly – log-ratio transformations are the link from Simplex to Euclidean space. What are they? This is the first mention of the term</w:t>
      </w:r>
    </w:p>
  </w:comment>
  <w:comment w:id="18" w:author="Jennifer Neumaier" w:date="2022-06-18T12:40:00Z" w:initials="JN">
    <w:p w14:paraId="1404D657" w14:textId="7D45608B" w:rsidR="00F54122" w:rsidRDefault="00F54122">
      <w:pPr>
        <w:pStyle w:val="CommentText"/>
      </w:pPr>
      <w:r>
        <w:rPr>
          <w:rStyle w:val="CommentReference"/>
        </w:rPr>
        <w:annotationRef/>
      </w:r>
      <w:r>
        <w:t>check</w:t>
      </w:r>
    </w:p>
  </w:comment>
  <w:comment w:id="19" w:author="Melina Birus" w:date="2022-06-14T16:40:00Z" w:initials="MB">
    <w:p w14:paraId="18CCC83C" w14:textId="77777777" w:rsidR="00550514" w:rsidRDefault="00550514" w:rsidP="00550514">
      <w:pPr>
        <w:pStyle w:val="CommentText"/>
      </w:pPr>
      <w:r>
        <w:rPr>
          <w:rStyle w:val="CommentReference"/>
        </w:rPr>
        <w:annotationRef/>
      </w:r>
      <w:r>
        <w:t>the exact procedure</w:t>
      </w:r>
    </w:p>
  </w:comment>
  <w:comment w:id="20" w:author="Jennifer Neumaier" w:date="2022-06-02T21:38:00Z" w:initials="JN">
    <w:p w14:paraId="22125409" w14:textId="77777777" w:rsidR="00765936" w:rsidRDefault="00765936" w:rsidP="00765936">
      <w:pPr>
        <w:pStyle w:val="CommentText"/>
      </w:pPr>
      <w:r>
        <w:rPr>
          <w:rStyle w:val="CommentReference"/>
        </w:rPr>
        <w:annotationRef/>
      </w:r>
      <w:r>
        <w:t>Do you mean that the dataset dimensionality remains the same? (in comparison to PWLR)</w:t>
      </w:r>
    </w:p>
  </w:comment>
  <w:comment w:id="21" w:author="Jennifer Neumaier" w:date="2022-06-02T21:39:00Z" w:initials="JN">
    <w:p w14:paraId="342EA4E7" w14:textId="77777777" w:rsidR="00765936" w:rsidRDefault="00765936" w:rsidP="00765936">
      <w:pPr>
        <w:pStyle w:val="CommentText"/>
      </w:pPr>
      <w:r>
        <w:rPr>
          <w:rStyle w:val="CommentReference"/>
        </w:rPr>
        <w:annotationRef/>
      </w:r>
      <w:r>
        <w:t>Depends slightly on the context. For differential abundance analysis it is yes, tricky, but for example, when you use CLR for distance-based algorithms, then the distance itself is valid either way. Maybe to expand a bit?</w:t>
      </w:r>
    </w:p>
  </w:comment>
  <w:comment w:id="22" w:author="Melina Birus" w:date="2022-06-14T16:50:00Z" w:initials="MB">
    <w:p w14:paraId="0FDC15CE" w14:textId="77777777" w:rsidR="00765936" w:rsidRDefault="00765936" w:rsidP="00765936">
      <w:pPr>
        <w:pStyle w:val="CommentText"/>
      </w:pPr>
      <w:r>
        <w:rPr>
          <w:rStyle w:val="CommentReference"/>
        </w:rPr>
        <w:annotationRef/>
      </w:r>
      <w:r>
        <w:t>using these guidelines results in additive log-ratios being nearly isometric. oder: being near-isometric</w:t>
      </w:r>
    </w:p>
  </w:comment>
  <w:comment w:id="23" w:author="Melina Birus" w:date="2022-06-14T16:51:00Z" w:initials="MB">
    <w:p w14:paraId="093D39FC" w14:textId="77777777" w:rsidR="00765936" w:rsidRDefault="00765936" w:rsidP="00765936">
      <w:pPr>
        <w:pStyle w:val="CommentText"/>
      </w:pPr>
      <w:r>
        <w:rPr>
          <w:rStyle w:val="CommentReference"/>
        </w:rPr>
        <w:annotationRef/>
      </w:r>
      <w:r>
        <w:t xml:space="preserve">the favorable </w:t>
      </w:r>
    </w:p>
  </w:comment>
  <w:comment w:id="24" w:author="Jennifer Neumaier" w:date="2022-06-02T21:39:00Z" w:initials="JN">
    <w:p w14:paraId="0CE62A3A" w14:textId="77777777" w:rsidR="00765936" w:rsidRDefault="00765936" w:rsidP="00765936">
      <w:pPr>
        <w:pStyle w:val="CommentText"/>
      </w:pPr>
      <w:r>
        <w:rPr>
          <w:rStyle w:val="CommentReference"/>
        </w:rPr>
        <w:annotationRef/>
      </w:r>
      <w:r>
        <w:t>There can be a discussion towards ML here – for ML, procrusters correlation might not be necessary. The variance option seems to be more relevant</w:t>
      </w:r>
    </w:p>
  </w:comment>
  <w:comment w:id="25" w:author="Jennifer Neumaier" w:date="2022-06-02T21:40:00Z" w:initials="JN">
    <w:p w14:paraId="74EEB6F4" w14:textId="77777777" w:rsidR="00765936" w:rsidRDefault="00765936" w:rsidP="00765936">
      <w:pPr>
        <w:pStyle w:val="CommentText"/>
      </w:pPr>
      <w:r>
        <w:rPr>
          <w:rStyle w:val="CommentReference"/>
        </w:rPr>
        <w:annotationRef/>
      </w:r>
      <w:r>
        <w:t xml:space="preserve">I feel like one link is missing in the text: </w:t>
      </w:r>
      <w:r>
        <w:br/>
        <w:t>You cover nicely the properties of the compositional data, and the possible drawbacks, but I would mention in the beginning that there is no clue, whether these properties are also relevant for ML purposes, where the main aim is prediction. The properties apply straight-forwardly to for example differential abundance analysis and correlation analysis, but not to ML.</w:t>
      </w:r>
    </w:p>
  </w:comment>
  <w:comment w:id="26" w:author="Jennifer Neumaier" w:date="2022-06-06T10:05:00Z" w:initials="JN">
    <w:p w14:paraId="04ED9E36" w14:textId="77777777" w:rsidR="00765936" w:rsidRPr="00441507" w:rsidRDefault="00765936" w:rsidP="00765936">
      <w:pPr>
        <w:pStyle w:val="CommentText"/>
      </w:pPr>
      <w:r>
        <w:rPr>
          <w:rStyle w:val="CommentReference"/>
        </w:rPr>
        <w:annotationRef/>
      </w:r>
      <w:r w:rsidRPr="00441507">
        <w:t>See next section</w:t>
      </w:r>
    </w:p>
  </w:comment>
  <w:comment w:id="28" w:author="Oliver Aasmets" w:date="2022-06-16T13:13:00Z" w:initials="OA">
    <w:p w14:paraId="14D069CC" w14:textId="29F181DE" w:rsidR="00575D9A" w:rsidRDefault="00575D9A">
      <w:pPr>
        <w:pStyle w:val="CommentText"/>
      </w:pPr>
      <w:r>
        <w:rPr>
          <w:rStyle w:val="CommentReference"/>
        </w:rPr>
        <w:annotationRef/>
      </w:r>
      <w:r>
        <w:t>I don’t get the idea of MB data as a problem for log-ration transformations</w:t>
      </w:r>
    </w:p>
  </w:comment>
  <w:comment w:id="29" w:author="Jennifer Neumaier" w:date="2022-06-02T21:41:00Z" w:initials="JN">
    <w:p w14:paraId="10B6ED09" w14:textId="4A288136" w:rsidR="000D0526" w:rsidRDefault="000D0526">
      <w:pPr>
        <w:pStyle w:val="CommentText"/>
      </w:pPr>
      <w:r>
        <w:rPr>
          <w:rStyle w:val="CommentReference"/>
        </w:rPr>
        <w:annotationRef/>
      </w:r>
      <w:r>
        <w:t>“or more” - check</w:t>
      </w:r>
    </w:p>
  </w:comment>
  <w:comment w:id="31" w:author="Oliver Aasmets" w:date="2022-06-15T14:07:00Z" w:initials="OA">
    <w:p w14:paraId="4366084D" w14:textId="73051B39" w:rsidR="00466D78" w:rsidRDefault="00466D78">
      <w:pPr>
        <w:pStyle w:val="CommentText"/>
      </w:pPr>
      <w:r>
        <w:rPr>
          <w:rStyle w:val="CommentReference"/>
        </w:rPr>
        <w:annotationRef/>
      </w:r>
      <w:r>
        <w:t xml:space="preserve">Has this been described before – what is good and what is bad? </w:t>
      </w:r>
    </w:p>
  </w:comment>
  <w:comment w:id="32" w:author="Oliver Aasmets" w:date="2022-06-15T14:11:00Z" w:initials="OA">
    <w:p w14:paraId="7F066361" w14:textId="1B3B34D2" w:rsidR="00466D78" w:rsidRDefault="00466D78">
      <w:pPr>
        <w:pStyle w:val="CommentText"/>
      </w:pPr>
      <w:r>
        <w:rPr>
          <w:rStyle w:val="CommentReference"/>
        </w:rPr>
        <w:annotationRef/>
      </w:r>
      <w:r>
        <w:t>These can be considered synonym, so I wouldn’t make difference</w:t>
      </w:r>
    </w:p>
  </w:comment>
  <w:comment w:id="33" w:author="Oliver Aasmets" w:date="2022-06-15T14:12:00Z" w:initials="OA">
    <w:p w14:paraId="42943398" w14:textId="7657EFD5" w:rsidR="00BE2AF5" w:rsidRDefault="00BE2AF5">
      <w:pPr>
        <w:pStyle w:val="CommentText"/>
      </w:pPr>
      <w:r>
        <w:rPr>
          <w:rStyle w:val="CommentReference"/>
        </w:rPr>
        <w:annotationRef/>
      </w:r>
      <w:r>
        <w:t>Super nice figure, but maybe the first block should be an abstract “dataset”, because you haven’t described the PCOS, CRC and EstMB so far…</w:t>
      </w:r>
    </w:p>
  </w:comment>
  <w:comment w:id="34" w:author="Oliver Aasmets" w:date="2022-06-15T14:30:00Z" w:initials="OA">
    <w:p w14:paraId="72D297DE" w14:textId="1A95AC9B" w:rsidR="00910ABB" w:rsidRDefault="00910ABB">
      <w:pPr>
        <w:pStyle w:val="CommentText"/>
      </w:pPr>
      <w:r>
        <w:rPr>
          <w:rStyle w:val="CommentReference"/>
        </w:rPr>
        <w:annotationRef/>
      </w:r>
      <w:r>
        <w:t>Also, there isn’t only pseudocount, am I correct? (You used zCompositions)</w:t>
      </w:r>
    </w:p>
  </w:comment>
  <w:comment w:id="35" w:author="Melina Birus" w:date="2022-06-14T19:15:00Z" w:initials="MB">
    <w:p w14:paraId="614F3B7B" w14:textId="77777777" w:rsidR="002839DF" w:rsidRPr="00750CE9" w:rsidRDefault="002839DF" w:rsidP="002839DF">
      <w:pPr>
        <w:pStyle w:val="CommentText"/>
        <w:rPr>
          <w:lang w:val="de-DE"/>
        </w:rPr>
      </w:pPr>
      <w:r>
        <w:rPr>
          <w:rStyle w:val="CommentReference"/>
        </w:rPr>
        <w:annotationRef/>
      </w:r>
      <w:r w:rsidRPr="00750CE9">
        <w:rPr>
          <w:lang w:val="de-DE"/>
        </w:rPr>
        <w:t>AUROC value? wenn das schon in der Abkürzung enthalten ist, bitte die Abkürzung einmal ausschreiben oder definieren :)</w:t>
      </w:r>
    </w:p>
  </w:comment>
  <w:comment w:id="36" w:author="Melina Birus" w:date="2022-06-14T19:17:00Z" w:initials="MB">
    <w:p w14:paraId="37A9BA5F" w14:textId="77777777" w:rsidR="002839DF" w:rsidRDefault="002839DF" w:rsidP="002839DF">
      <w:pPr>
        <w:pStyle w:val="CommentText"/>
      </w:pPr>
      <w:r>
        <w:rPr>
          <w:rStyle w:val="CommentReference"/>
        </w:rPr>
        <w:annotationRef/>
      </w:r>
      <w:r>
        <w:t>an</w:t>
      </w:r>
    </w:p>
  </w:comment>
  <w:comment w:id="37" w:author="Jennifer Neumaier" w:date="2022-06-02T21:44:00Z" w:initials="JN">
    <w:p w14:paraId="055F9C71" w14:textId="77777777" w:rsidR="002839DF" w:rsidRDefault="002839DF" w:rsidP="002839DF">
      <w:pPr>
        <w:pStyle w:val="CommentText"/>
      </w:pPr>
      <w:r>
        <w:rPr>
          <w:rStyle w:val="CommentReference"/>
        </w:rPr>
        <w:annotationRef/>
      </w:r>
      <w:r>
        <w:t>Maybe expand towards the data characteristics as well: stronger signal, weaker signal, bigger N, smaller N, etc? I consider this a value that adds to the previous works</w:t>
      </w:r>
    </w:p>
  </w:comment>
  <w:comment w:id="38" w:author="Oliver Aasmets" w:date="2022-06-15T14:23:00Z" w:initials="OA">
    <w:p w14:paraId="5D4ACE3F" w14:textId="4EE0A213" w:rsidR="005D75B1" w:rsidRDefault="005D75B1">
      <w:pPr>
        <w:pStyle w:val="CommentText"/>
      </w:pPr>
      <w:r>
        <w:rPr>
          <w:rStyle w:val="CommentReference"/>
        </w:rPr>
        <w:annotationRef/>
      </w:r>
      <w:r>
        <w:t>I would use “association” – correlation stands for a relatively narrow definition</w:t>
      </w:r>
    </w:p>
  </w:comment>
  <w:comment w:id="40" w:author="Jennifer Neumaier" w:date="2022-04-25T16:21:00Z" w:initials="JN">
    <w:p w14:paraId="6C235850" w14:textId="77777777" w:rsidR="000D0526" w:rsidRDefault="000D0526" w:rsidP="00AD36E6">
      <w:pPr>
        <w:pStyle w:val="CommentText"/>
      </w:pPr>
      <w:r>
        <w:rPr>
          <w:rStyle w:val="CommentReference"/>
        </w:rPr>
        <w:annotationRef/>
      </w:r>
      <w:r>
        <w:t>Get citations for packages!</w:t>
      </w:r>
    </w:p>
  </w:comment>
  <w:comment w:id="41" w:author="Administrator" w:date="2022-06-03T14:56:00Z" w:initials="A">
    <w:p w14:paraId="698D3F76" w14:textId="34BBC851" w:rsidR="00A95786" w:rsidRDefault="00A95786">
      <w:pPr>
        <w:pStyle w:val="CommentText"/>
      </w:pPr>
      <w:r>
        <w:rPr>
          <w:rStyle w:val="CommentReference"/>
        </w:rPr>
        <w:annotationRef/>
      </w:r>
      <w:r>
        <w:t>Mention specific scripts?</w:t>
      </w:r>
    </w:p>
  </w:comment>
  <w:comment w:id="42" w:author="Oliver Aasmets" w:date="2022-06-15T14:25:00Z" w:initials="OA">
    <w:p w14:paraId="7F196B5F" w14:textId="2851D932" w:rsidR="005D75B1" w:rsidRDefault="005D75B1">
      <w:pPr>
        <w:pStyle w:val="CommentText"/>
      </w:pPr>
      <w:r>
        <w:rPr>
          <w:rStyle w:val="CommentReference"/>
        </w:rPr>
        <w:annotationRef/>
      </w:r>
      <w:r>
        <w:t>No need from my side</w:t>
      </w:r>
    </w:p>
  </w:comment>
  <w:comment w:id="44" w:author="Oliver Aasmets" w:date="2022-06-15T14:26:00Z" w:initials="OA">
    <w:p w14:paraId="4724B3B2" w14:textId="77777777" w:rsidR="005D75B1" w:rsidRDefault="005D75B1">
      <w:pPr>
        <w:pStyle w:val="CommentText"/>
      </w:pPr>
      <w:r>
        <w:rPr>
          <w:rStyle w:val="CommentReference"/>
        </w:rPr>
        <w:annotationRef/>
      </w:r>
      <w:r>
        <w:t>I would here separate BMI from hypertension and T2D – I am quite sure those 21 are for the BMI only or did you exclude them for all?</w:t>
      </w:r>
    </w:p>
    <w:p w14:paraId="5C1AA195" w14:textId="1E63A9A5" w:rsidR="004C78E8" w:rsidRDefault="004C78E8">
      <w:pPr>
        <w:pStyle w:val="CommentText"/>
      </w:pPr>
    </w:p>
  </w:comment>
  <w:comment w:id="45" w:author="Jennifer Neumaier" w:date="2022-06-18T12:51:00Z" w:initials="JN">
    <w:p w14:paraId="0DB1267B" w14:textId="081BA5FB" w:rsidR="004C78E8" w:rsidRDefault="004C78E8">
      <w:pPr>
        <w:pStyle w:val="CommentText"/>
      </w:pPr>
      <w:r>
        <w:rPr>
          <w:rStyle w:val="CommentReference"/>
        </w:rPr>
        <w:annotationRef/>
      </w:r>
      <w:r>
        <w:t>I excluded them all</w:t>
      </w:r>
    </w:p>
  </w:comment>
  <w:comment w:id="46" w:author="Oliver Aasmets" w:date="2022-06-15T14:27:00Z" w:initials="OA">
    <w:p w14:paraId="43F967D3" w14:textId="6A525B57" w:rsidR="005D75B1" w:rsidRDefault="005D75B1">
      <w:pPr>
        <w:pStyle w:val="CommentText"/>
      </w:pPr>
      <w:r>
        <w:rPr>
          <w:rStyle w:val="CommentReference"/>
        </w:rPr>
        <w:annotationRef/>
      </w:r>
      <w:r>
        <w:t>Same here – did you use same data for CRC and BMI?</w:t>
      </w:r>
    </w:p>
  </w:comment>
  <w:comment w:id="47" w:author="Jennifer Neumaier" w:date="2022-06-18T12:52:00Z" w:initials="JN">
    <w:p w14:paraId="22EE3684" w14:textId="7919B0D6" w:rsidR="004C78E8" w:rsidRDefault="004C78E8">
      <w:pPr>
        <w:pStyle w:val="CommentText"/>
      </w:pPr>
      <w:r>
        <w:rPr>
          <w:rStyle w:val="CommentReference"/>
        </w:rPr>
        <w:annotationRef/>
      </w:r>
      <w:r>
        <w:t>yes</w:t>
      </w:r>
    </w:p>
  </w:comment>
  <w:comment w:id="48" w:author="Oliver Aasmets" w:date="2022-06-15T14:28:00Z" w:initials="OA">
    <w:p w14:paraId="62F25C49" w14:textId="7297D161" w:rsidR="00910ABB" w:rsidRDefault="00910ABB">
      <w:pPr>
        <w:pStyle w:val="CommentText"/>
      </w:pPr>
      <w:r>
        <w:rPr>
          <w:rStyle w:val="CommentReference"/>
        </w:rPr>
        <w:annotationRef/>
      </w:r>
      <w:r>
        <w:t>Do you mean high-dimensionality here? Sparsity is another problem, although, indirectly of course related to the data dimensionality</w:t>
      </w:r>
    </w:p>
  </w:comment>
  <w:comment w:id="49" w:author="Oliver Aasmets" w:date="2022-06-15T14:31:00Z" w:initials="OA">
    <w:p w14:paraId="35A18B56" w14:textId="5CBA22AB" w:rsidR="00910ABB" w:rsidRDefault="00910ABB">
      <w:pPr>
        <w:pStyle w:val="CommentText"/>
      </w:pPr>
      <w:r>
        <w:rPr>
          <w:rStyle w:val="CommentReference"/>
        </w:rPr>
        <w:annotationRef/>
      </w:r>
      <w:r>
        <w:t xml:space="preserve">Here, the distinction between prevalence and abundance is necessary. A taxa with 0.1% or 10% in two samples is different in relative abundance, but prevalent in both samples. </w:t>
      </w:r>
    </w:p>
  </w:comment>
  <w:comment w:id="51" w:author="Oliver Aasmets" w:date="2022-02-10T11:52:00Z" w:initials="OA">
    <w:p w14:paraId="22FFE216" w14:textId="77777777" w:rsidR="000D0526" w:rsidRDefault="000D0526" w:rsidP="00AD36E6">
      <w:pPr>
        <w:pStyle w:val="CommentText"/>
      </w:pPr>
      <w:r>
        <w:rPr>
          <w:rStyle w:val="CommentReference"/>
        </w:rPr>
        <w:annotationRef/>
      </w:r>
      <w:r>
        <w:t xml:space="preserve">This applies to log-ratio transformations. The standard, mentioned above, is to use relative abundances, where zeros are not replaced. </w:t>
      </w:r>
    </w:p>
  </w:comment>
  <w:comment w:id="52" w:author="Jennifer Neumaier" w:date="2022-02-11T19:22:00Z" w:initials="JN">
    <w:p w14:paraId="4D91248F" w14:textId="77777777" w:rsidR="000D0526" w:rsidRDefault="000D0526" w:rsidP="00AD36E6">
      <w:pPr>
        <w:pStyle w:val="CommentText"/>
      </w:pPr>
      <w:r>
        <w:rPr>
          <w:rStyle w:val="CommentReference"/>
        </w:rPr>
        <w:annotationRef/>
      </w:r>
      <w:r>
        <w:t>Why are they not also replaced in relative abundances?</w:t>
      </w:r>
    </w:p>
  </w:comment>
  <w:comment w:id="53" w:author="Oliver Aasmets" w:date="2022-06-15T14:32:00Z" w:initials="OA">
    <w:p w14:paraId="2E6D86DF" w14:textId="5053CCB6" w:rsidR="00910ABB" w:rsidRDefault="00910ABB">
      <w:pPr>
        <w:pStyle w:val="CommentText"/>
      </w:pPr>
      <w:r>
        <w:rPr>
          <w:rStyle w:val="CommentReference"/>
        </w:rPr>
        <w:annotationRef/>
      </w:r>
      <w:r>
        <w:t xml:space="preserve">Check the </w:t>
      </w:r>
      <w:r w:rsidR="00075E9E">
        <w:t>figure – this is not a “pseudocount”</w:t>
      </w:r>
    </w:p>
  </w:comment>
  <w:comment w:id="56" w:author="Oliver Aasmets" w:date="2022-06-15T19:14:00Z" w:initials="OA">
    <w:p w14:paraId="690EF38A" w14:textId="6D292588" w:rsidR="000F61D1" w:rsidRDefault="000F61D1">
      <w:pPr>
        <w:pStyle w:val="CommentText"/>
      </w:pPr>
      <w:r>
        <w:rPr>
          <w:rStyle w:val="CommentReference"/>
        </w:rPr>
        <w:annotationRef/>
      </w:r>
      <w:r>
        <w:t>10-times repeated 5-fold CV?</w:t>
      </w:r>
    </w:p>
  </w:comment>
  <w:comment w:id="57" w:author="Oliver Aasmets" w:date="2022-06-15T19:21:00Z" w:initials="OA">
    <w:p w14:paraId="4ADF83D4" w14:textId="77777777" w:rsidR="00D52EAC" w:rsidRDefault="00D52EAC">
      <w:pPr>
        <w:pStyle w:val="CommentText"/>
      </w:pPr>
      <w:r>
        <w:rPr>
          <w:rStyle w:val="CommentReference"/>
        </w:rPr>
        <w:annotationRef/>
      </w:r>
      <w:r>
        <w:t>This is fuzzy: I guess it is not 5x2x5 folds in the end…? You can consider doing a simple schematic for the model evaluation as the number of such schemes in literature is absurd. Not needed for sure, but could help to understand these splits…</w:t>
      </w:r>
    </w:p>
    <w:p w14:paraId="4FDD16C0" w14:textId="74DFDAF3" w:rsidR="00D52EAC" w:rsidRDefault="00D52EAC">
      <w:pPr>
        <w:pStyle w:val="CommentText"/>
      </w:pPr>
    </w:p>
  </w:comment>
  <w:comment w:id="60" w:author="Oliver Aasmets" w:date="2022-06-15T19:26:00Z" w:initials="OA">
    <w:p w14:paraId="2FEF92BE" w14:textId="38C8B46E" w:rsidR="00A75C41" w:rsidRDefault="00A75C41">
      <w:pPr>
        <w:pStyle w:val="CommentText"/>
      </w:pPr>
      <w:r>
        <w:rPr>
          <w:rStyle w:val="CommentReference"/>
        </w:rPr>
        <w:annotationRef/>
      </w:r>
      <w:r>
        <w:t>I would add a AUROC 0.5 line to the graphs as interestingly, this seems to be necessary for some models :D</w:t>
      </w:r>
    </w:p>
  </w:comment>
  <w:comment w:id="61" w:author="Oliver Aasmets" w:date="2022-06-15T19:27:00Z" w:initials="OA">
    <w:p w14:paraId="06FAD69A" w14:textId="18A9E6BC" w:rsidR="00A75C41" w:rsidRDefault="00A75C41">
      <w:pPr>
        <w:pStyle w:val="CommentText"/>
      </w:pPr>
      <w:r>
        <w:rPr>
          <w:rStyle w:val="CommentReference"/>
        </w:rPr>
        <w:annotationRef/>
      </w:r>
      <w:r>
        <w:t xml:space="preserve">I am still losing a bit on how the test performances can have such a small variation, but I might not entirely get the modelling scenario as previously described. </w:t>
      </w:r>
    </w:p>
  </w:comment>
  <w:comment w:id="62" w:author="Oliver Aasmets" w:date="2022-06-15T19:24:00Z" w:initials="OA">
    <w:p w14:paraId="4A51A001" w14:textId="21C246E1" w:rsidR="00A75C41" w:rsidRDefault="00A75C41">
      <w:pPr>
        <w:pStyle w:val="CommentText"/>
      </w:pPr>
      <w:r>
        <w:rPr>
          <w:rStyle w:val="CommentReference"/>
        </w:rPr>
        <w:annotationRef/>
      </w:r>
      <w:r>
        <w:t>Somehow would want it not to the start of the sentence. Subfigure A…?</w:t>
      </w:r>
    </w:p>
  </w:comment>
  <w:comment w:id="63" w:author="Oliver Aasmets" w:date="2022-06-15T19:29:00Z" w:initials="OA">
    <w:p w14:paraId="5198A754" w14:textId="68581835" w:rsidR="00CC3A07" w:rsidRDefault="00CC3A07">
      <w:pPr>
        <w:pStyle w:val="CommentText"/>
      </w:pPr>
      <w:r>
        <w:rPr>
          <w:rStyle w:val="CommentReference"/>
        </w:rPr>
        <w:annotationRef/>
      </w:r>
    </w:p>
  </w:comment>
  <w:comment w:id="64" w:author="Oliver Aasmets" w:date="2022-06-16T10:23:00Z" w:initials="OA">
    <w:p w14:paraId="6F1D87CA" w14:textId="77777777" w:rsidR="003446A2" w:rsidRDefault="003446A2" w:rsidP="003446A2">
      <w:pPr>
        <w:pStyle w:val="CommentText"/>
      </w:pPr>
      <w:r>
        <w:rPr>
          <w:rStyle w:val="CommentReference"/>
        </w:rPr>
        <w:annotationRef/>
      </w:r>
      <w:r>
        <w:t>Can you elaborate on the CRC train-test split once more: there was data available from multiple cohorts, which might be behind this observation. Is this a random split and do you have an understanding of the test sets – which countries were represented etc...? Have a look at the original paper – you can see that models performed way worse on the US data. Thus, it might be the key!</w:t>
      </w:r>
    </w:p>
  </w:comment>
  <w:comment w:id="65" w:author="Oliver Aasmets" w:date="2022-06-16T10:53:00Z" w:initials="OA">
    <w:p w14:paraId="5AEF55FB" w14:textId="77777777" w:rsidR="003446A2" w:rsidRDefault="003446A2" w:rsidP="003446A2">
      <w:pPr>
        <w:pStyle w:val="CommentText"/>
      </w:pPr>
      <w:r>
        <w:rPr>
          <w:rStyle w:val="CommentReference"/>
        </w:rPr>
        <w:annotationRef/>
      </w:r>
      <w:r>
        <w:t>Came back to it from 5.3, nevermind!</w:t>
      </w:r>
    </w:p>
  </w:comment>
  <w:comment w:id="66" w:author="Oliver Aasmets" w:date="2022-06-16T10:28:00Z" w:initials="OA">
    <w:p w14:paraId="28C4DF2F" w14:textId="77777777" w:rsidR="003446A2" w:rsidRDefault="003446A2" w:rsidP="003446A2">
      <w:pPr>
        <w:pStyle w:val="CommentText"/>
      </w:pPr>
      <w:r>
        <w:rPr>
          <w:rStyle w:val="CommentReference"/>
        </w:rPr>
        <w:annotationRef/>
      </w:r>
      <w:r>
        <w:t xml:space="preserve">This is the first sentence about the algorithms. As this is already a concluding section, I would cover the algorithm in the previous section. </w:t>
      </w:r>
    </w:p>
  </w:comment>
  <w:comment w:id="67" w:author="Oliver Aasmets" w:date="2022-06-15T19:30:00Z" w:initials="OA">
    <w:p w14:paraId="141F5B4D" w14:textId="647C346D" w:rsidR="00CC3A07" w:rsidRDefault="00CC3A07">
      <w:pPr>
        <w:pStyle w:val="CommentText"/>
      </w:pPr>
      <w:r>
        <w:rPr>
          <w:rStyle w:val="CommentReference"/>
        </w:rPr>
        <w:annotationRef/>
      </w:r>
      <w:r>
        <w:t xml:space="preserve">I am not sure this is an issue for boosting models </w:t>
      </w:r>
    </w:p>
  </w:comment>
  <w:comment w:id="68" w:author="Oliver Aasmets" w:date="2022-06-16T10:27:00Z" w:initials="OA">
    <w:p w14:paraId="3004444F" w14:textId="48B41144" w:rsidR="00BD4448" w:rsidRDefault="00BD4448">
      <w:pPr>
        <w:pStyle w:val="CommentText"/>
      </w:pPr>
      <w:r>
        <w:rPr>
          <w:rStyle w:val="CommentReference"/>
        </w:rPr>
        <w:annotationRef/>
      </w:r>
      <w:r>
        <w:t>You can think about changing it to T2D – more common for diabetes</w:t>
      </w:r>
    </w:p>
  </w:comment>
  <w:comment w:id="69" w:author="Jennifer Neumaier" w:date="2022-06-18T14:00:00Z" w:initials="JN">
    <w:p w14:paraId="1924423A" w14:textId="26697539" w:rsidR="003446A2" w:rsidRDefault="003446A2">
      <w:pPr>
        <w:pStyle w:val="CommentText"/>
      </w:pPr>
      <w:r>
        <w:rPr>
          <w:rStyle w:val="CommentReference"/>
        </w:rPr>
        <w:annotationRef/>
      </w:r>
      <w:r>
        <w:t>Difficult, because I will not change any graphs now</w:t>
      </w:r>
    </w:p>
  </w:comment>
  <w:comment w:id="71" w:author="Oliver Aasmets" w:date="2022-06-16T10:32:00Z" w:initials="OA">
    <w:p w14:paraId="19F2B4F5" w14:textId="4BA7A23C" w:rsidR="00266648" w:rsidRDefault="00266648">
      <w:pPr>
        <w:pStyle w:val="CommentText"/>
      </w:pPr>
      <w:r>
        <w:rPr>
          <w:rStyle w:val="CommentReference"/>
        </w:rPr>
        <w:annotationRef/>
      </w:r>
      <w:r>
        <w:t xml:space="preserve">I would add that </w:t>
      </w:r>
      <w:r w:rsidR="00D1087A">
        <w:t xml:space="preserve">Thus, </w:t>
      </w:r>
      <w:r>
        <w:t>this means that the data imputation is the one being questioned</w:t>
      </w:r>
      <w:r w:rsidR="00D1087A">
        <w:t>…</w:t>
      </w:r>
    </w:p>
  </w:comment>
  <w:comment w:id="72" w:author="Oliver Aasmets" w:date="2022-06-16T10:38:00Z" w:initials="OA">
    <w:p w14:paraId="172C6B11" w14:textId="2276FBF0" w:rsidR="00D1087A" w:rsidRDefault="00D1087A">
      <w:pPr>
        <w:pStyle w:val="CommentText"/>
      </w:pPr>
      <w:r>
        <w:rPr>
          <w:rStyle w:val="CommentReference"/>
        </w:rPr>
        <w:annotationRef/>
      </w:r>
      <w:r>
        <w:t>Mention the algorithm</w:t>
      </w:r>
      <w:r w:rsidR="006A2072">
        <w:t xml:space="preserve"> in the legend as well</w:t>
      </w:r>
    </w:p>
  </w:comment>
  <w:comment w:id="74" w:author="Oliver Aasmets" w:date="2022-06-16T10:58:00Z" w:initials="OA">
    <w:p w14:paraId="5DB71908" w14:textId="33BCAB7C" w:rsidR="00C84A52" w:rsidRDefault="00C84A52">
      <w:pPr>
        <w:pStyle w:val="CommentText"/>
      </w:pPr>
      <w:r>
        <w:rPr>
          <w:rStyle w:val="CommentReference"/>
        </w:rPr>
        <w:annotationRef/>
      </w:r>
      <w:r>
        <w:t>Might need another title depending on the modifications, for example “Model evaluation and performance generalizability in microbiome studies”</w:t>
      </w:r>
    </w:p>
  </w:comment>
  <w:comment w:id="75" w:author="Oliver Aasmets" w:date="2022-06-16T10:54:00Z" w:initials="OA">
    <w:p w14:paraId="3B7DBE51" w14:textId="735A73B0" w:rsidR="005E5744" w:rsidRDefault="005E5744">
      <w:pPr>
        <w:pStyle w:val="CommentText"/>
      </w:pPr>
      <w:r>
        <w:rPr>
          <w:rStyle w:val="CommentReference"/>
        </w:rPr>
        <w:annotationRef/>
      </w:r>
      <w:r>
        <w:t xml:space="preserve">I don’t understand this section. Perhaps this is a problem of notation in different fields, but it remains unclear to me - maybe the proposed figure can help. In literature, </w:t>
      </w:r>
      <w:r w:rsidR="000B57F8">
        <w:t>the</w:t>
      </w:r>
      <w:r w:rsidR="00C84A52">
        <w:t xml:space="preserve"> holdout and </w:t>
      </w:r>
      <w:r w:rsidR="000B57F8">
        <w:t>test sets</w:t>
      </w:r>
      <w:r w:rsidR="00C84A52">
        <w:t xml:space="preserve"> are equivalent and also the left out study in LOSO validation is just a regular “test set”</w:t>
      </w:r>
      <w:r w:rsidR="000B57F8">
        <w:t>. A figure can help to make the distinction you are aiming for (or call it an “external holdout set”?)</w:t>
      </w:r>
    </w:p>
  </w:comment>
  <w:comment w:id="76" w:author="Oliver Aasmets" w:date="2022-06-16T11:07:00Z" w:initials="OA">
    <w:p w14:paraId="6C52054C" w14:textId="3224D60C" w:rsidR="009C4568" w:rsidRDefault="009C4568">
      <w:pPr>
        <w:pStyle w:val="CommentText"/>
      </w:pPr>
      <w:r>
        <w:rPr>
          <w:rStyle w:val="CommentReference"/>
        </w:rPr>
        <w:annotationRef/>
      </w:r>
      <w:r>
        <w:t xml:space="preserve">Regarding the exact numbers, I had a feeling from the beginning of the results section that I would want a table of mean/median performances over the splits and that table could be references from the very beginning. </w:t>
      </w:r>
    </w:p>
  </w:comment>
  <w:comment w:id="77" w:author="Oliver Aasmets" w:date="2022-06-16T11:10:00Z" w:initials="OA">
    <w:p w14:paraId="4E41C920" w14:textId="649A2117" w:rsidR="009C4568" w:rsidRDefault="009C4568">
      <w:pPr>
        <w:pStyle w:val="CommentText"/>
      </w:pPr>
      <w:r>
        <w:rPr>
          <w:rStyle w:val="CommentReference"/>
        </w:rPr>
        <w:annotationRef/>
      </w:r>
      <w:r>
        <w:t xml:space="preserve">I would want more discussion about the performances and transformations before that section – this is the main aim in the end. </w:t>
      </w:r>
    </w:p>
  </w:comment>
  <w:comment w:id="78" w:author="Oliver Aasmets" w:date="2022-06-16T11:11:00Z" w:initials="OA">
    <w:p w14:paraId="35514118" w14:textId="70444F3D" w:rsidR="009C4568" w:rsidRDefault="009C4568">
      <w:pPr>
        <w:pStyle w:val="CommentText"/>
      </w:pPr>
      <w:r>
        <w:rPr>
          <w:rStyle w:val="CommentReference"/>
        </w:rPr>
        <w:annotationRef/>
      </w:r>
      <w:r>
        <w:t>Also, you can come back to 5.1</w:t>
      </w:r>
      <w:r w:rsidR="008C74BB">
        <w:t xml:space="preserve"> and discuss, what aspects in 5.1 might be changed with the knowledge you have from CRC. </w:t>
      </w:r>
    </w:p>
  </w:comment>
  <w:comment w:id="80" w:author="Jennifer Neumaier" w:date="2022-06-18T17:14:00Z" w:initials="JN">
    <w:p w14:paraId="1736AC39" w14:textId="77777777" w:rsidR="00421BEE" w:rsidRDefault="00421BEE" w:rsidP="00EB4D63">
      <w:pPr>
        <w:pStyle w:val="CommentText"/>
      </w:pPr>
      <w:r>
        <w:rPr>
          <w:rStyle w:val="CommentReference"/>
        </w:rPr>
        <w:annotationRef/>
      </w:r>
      <w:r>
        <w:t>Change to prevalence filter and "feature size"</w:t>
      </w:r>
    </w:p>
  </w:comment>
  <w:comment w:id="83" w:author="Oliver Aasmets" w:date="2022-06-16T11:31:00Z" w:initials="OA">
    <w:p w14:paraId="2265DBD8" w14:textId="64F28FB4" w:rsidR="00E52523" w:rsidRDefault="00E52523">
      <w:pPr>
        <w:pStyle w:val="CommentText"/>
      </w:pPr>
      <w:r>
        <w:rPr>
          <w:rStyle w:val="CommentReference"/>
        </w:rPr>
        <w:annotationRef/>
      </w:r>
      <w:r>
        <w:t>Talk also about codacore when it comes to interpretability. Maybe you can also use the average number of predictors in a glmnet model and compare it to codacore?</w:t>
      </w:r>
    </w:p>
  </w:comment>
  <w:comment w:id="84" w:author="Oliver Aasmets" w:date="2022-06-16T11:53:00Z" w:initials="OA">
    <w:p w14:paraId="49336688" w14:textId="77777777" w:rsidR="00D63789" w:rsidRDefault="00D63789" w:rsidP="00D63789">
      <w:pPr>
        <w:pStyle w:val="CommentText"/>
      </w:pPr>
      <w:r>
        <w:rPr>
          <w:rStyle w:val="CommentReference"/>
        </w:rPr>
        <w:annotationRef/>
      </w:r>
      <w:r>
        <w:t>I don’t understand this</w:t>
      </w:r>
    </w:p>
  </w:comment>
  <w:comment w:id="86" w:author="Oliver Aasmets" w:date="2022-06-16T11:40:00Z" w:initials="OA">
    <w:p w14:paraId="235469CF" w14:textId="77777777" w:rsidR="0075658A" w:rsidRDefault="0075658A" w:rsidP="0075658A">
      <w:pPr>
        <w:pStyle w:val="CommentText"/>
      </w:pPr>
      <w:r>
        <w:rPr>
          <w:rStyle w:val="CommentReference"/>
        </w:rPr>
        <w:annotationRef/>
      </w:r>
    </w:p>
  </w:comment>
  <w:comment w:id="87" w:author="Oliver Aasmets" w:date="2022-06-16T11:44:00Z" w:initials="OA">
    <w:p w14:paraId="786BDD5F" w14:textId="77777777" w:rsidR="0075658A" w:rsidRDefault="0075658A" w:rsidP="0075658A">
      <w:pPr>
        <w:pStyle w:val="CommentText"/>
      </w:pPr>
      <w:r>
        <w:rPr>
          <w:rStyle w:val="CommentReference"/>
        </w:rPr>
        <w:annotationRef/>
      </w:r>
      <w:r>
        <w:t>Expand this claim. It is clear that the performances of ML models tend to increase with more data, but how is it consistent wth log-ratio transformatios?</w:t>
      </w:r>
    </w:p>
  </w:comment>
  <w:comment w:id="90" w:author="Oliver Aasmets" w:date="2022-06-16T11:35:00Z" w:initials="OA">
    <w:p w14:paraId="5D07E8C0" w14:textId="71B4158F" w:rsidR="006F028B" w:rsidRDefault="006F028B">
      <w:pPr>
        <w:pStyle w:val="CommentText"/>
      </w:pPr>
      <w:r>
        <w:rPr>
          <w:rStyle w:val="CommentReference"/>
        </w:rPr>
        <w:annotationRef/>
      </w:r>
      <w:r>
        <w:t>Also mathematically: if no zero imputation is done, CLR is entirely non-leaky. Choice of ALR on training set is the only possible way in that scenario</w:t>
      </w:r>
    </w:p>
  </w:comment>
  <w:comment w:id="91" w:author="Jennifer Neumaier" w:date="2022-06-18T17:14:00Z" w:initials="JN">
    <w:p w14:paraId="3C146E15" w14:textId="77777777" w:rsidR="00421BEE" w:rsidRDefault="00421BEE" w:rsidP="005D0012">
      <w:pPr>
        <w:pStyle w:val="CommentText"/>
      </w:pPr>
      <w:r>
        <w:rPr>
          <w:rStyle w:val="CommentReference"/>
        </w:rPr>
        <w:annotationRef/>
      </w:r>
      <w:r>
        <w:t>check</w:t>
      </w:r>
    </w:p>
  </w:comment>
  <w:comment w:id="93" w:author="Oliver Aasmets" w:date="2022-06-16T11:45:00Z" w:initials="OA">
    <w:p w14:paraId="169C983C" w14:textId="77777777" w:rsidR="007A2279" w:rsidRDefault="007A2279" w:rsidP="007A2279">
      <w:pPr>
        <w:pStyle w:val="CommentText"/>
      </w:pPr>
      <w:r>
        <w:rPr>
          <w:rStyle w:val="CommentReference"/>
        </w:rPr>
        <w:annotationRef/>
      </w:r>
      <w:r>
        <w:t>I think that is rather target-specific as well</w:t>
      </w:r>
    </w:p>
  </w:comment>
  <w:comment w:id="94" w:author="Oliver Aasmets" w:date="2022-06-16T11:54:00Z" w:initials="OA">
    <w:p w14:paraId="7FF20A7D" w14:textId="77777777" w:rsidR="00F15BF8" w:rsidRDefault="00F15BF8" w:rsidP="00F15BF8">
      <w:pPr>
        <w:pStyle w:val="CommentText"/>
      </w:pPr>
      <w:r>
        <w:rPr>
          <w:rStyle w:val="CommentReference"/>
        </w:rPr>
        <w:annotationRef/>
      </w:r>
      <w:r>
        <w:t>Between what?</w:t>
      </w:r>
    </w:p>
  </w:comment>
  <w:comment w:id="95" w:author="Oliver Aasmets" w:date="2022-06-16T11:56:00Z" w:initials="OA">
    <w:p w14:paraId="5A173DE3" w14:textId="77777777" w:rsidR="00F15BF8" w:rsidRDefault="00F15BF8" w:rsidP="00F15BF8">
      <w:pPr>
        <w:pStyle w:val="CommentText"/>
      </w:pPr>
      <w:r>
        <w:rPr>
          <w:rStyle w:val="CommentReference"/>
        </w:rPr>
        <w:annotationRef/>
      </w:r>
      <w:r>
        <w:t>This is very counterintuitive, interesting. When you have m correlated features, the true dimensionality is less than m, but for uncorrelated features, it is still m. So, for estimating a true parameter, you have multitudes of more samples per parameter for the correlated case according to this rule of thumb</w:t>
      </w:r>
    </w:p>
  </w:comment>
  <w:comment w:id="96" w:author="Oliver Aasmets" w:date="2022-06-16T12:01:00Z" w:initials="OA">
    <w:p w14:paraId="78871BD5" w14:textId="77777777" w:rsidR="00B37B6E" w:rsidRDefault="00B37B6E" w:rsidP="00B37B6E">
      <w:pPr>
        <w:pStyle w:val="CommentText"/>
      </w:pPr>
      <w:r>
        <w:rPr>
          <w:rStyle w:val="CommentReference"/>
        </w:rPr>
        <w:annotationRef/>
      </w:r>
      <w:r>
        <w:t>Could you concatenate some of these sections? I feel that they convey a similar message, yet seem to be separate arguments. Additionally, maybe the title of the section should be more broader as this filtering concern is not directly subcompositional coherence problem</w:t>
      </w:r>
    </w:p>
  </w:comment>
  <w:comment w:id="97" w:author="Oliver Aasmets" w:date="2022-06-16T12:00:00Z" w:initials="OA">
    <w:p w14:paraId="7243A05B" w14:textId="77777777" w:rsidR="00B37B6E" w:rsidRDefault="00B37B6E" w:rsidP="00B37B6E">
      <w:pPr>
        <w:pStyle w:val="CommentText"/>
      </w:pPr>
      <w:r>
        <w:rPr>
          <w:rStyle w:val="CommentReference"/>
        </w:rPr>
        <w:annotationRef/>
      </w:r>
      <w:r>
        <w:t xml:space="preserve">I would come back to the zero imputation here, before the conclusions – with large amount of “rare” features, we need more imputation for LR approaches, which can potentially raise more bias. </w:t>
      </w:r>
    </w:p>
  </w:comment>
  <w:comment w:id="98" w:author="Oliver Aasmets" w:date="2022-06-16T12:04:00Z" w:initials="OA">
    <w:p w14:paraId="0B3457E9" w14:textId="77777777" w:rsidR="00A93DC2" w:rsidRDefault="00A93DC2" w:rsidP="00A93DC2">
      <w:pPr>
        <w:pStyle w:val="CommentText"/>
      </w:pPr>
      <w:r>
        <w:rPr>
          <w:rStyle w:val="CommentReference"/>
        </w:rPr>
        <w:annotationRef/>
      </w:r>
      <w:r>
        <w:t>That said, I think you should emphasize the LR1 options of CodaCore somewhere in more detail. We are getting similar performances with 1! LR than ML models including potentially 3000 features… This is an obvious benefit</w:t>
      </w:r>
    </w:p>
  </w:comment>
  <w:comment w:id="99" w:author="Oliver Aasmets" w:date="2022-06-16T11:54:00Z" w:initials="OA">
    <w:p w14:paraId="1088FCFB" w14:textId="77777777" w:rsidR="007A2279" w:rsidRDefault="007A2279" w:rsidP="007A2279">
      <w:pPr>
        <w:pStyle w:val="CommentText"/>
      </w:pPr>
      <w:r>
        <w:rPr>
          <w:rStyle w:val="CommentReference"/>
        </w:rPr>
        <w:annotationRef/>
      </w:r>
      <w:r>
        <w:t>Features?</w:t>
      </w:r>
    </w:p>
  </w:comment>
  <w:comment w:id="101" w:author="Oliver Aasmets" w:date="2022-06-16T12:06:00Z" w:initials="OA">
    <w:p w14:paraId="43045F9D" w14:textId="19D4DF15" w:rsidR="00042268" w:rsidRDefault="00042268">
      <w:pPr>
        <w:pStyle w:val="CommentText"/>
      </w:pPr>
      <w:r>
        <w:rPr>
          <w:rStyle w:val="CommentReference"/>
        </w:rPr>
        <w:annotationRef/>
      </w:r>
    </w:p>
  </w:comment>
  <w:comment w:id="102" w:author="Oliver Aasmets" w:date="2022-06-16T12:08:00Z" w:initials="OA">
    <w:p w14:paraId="2CA1E3A5" w14:textId="39BD2ADB" w:rsidR="00042268" w:rsidRDefault="00042268">
      <w:pPr>
        <w:pStyle w:val="CommentText"/>
      </w:pPr>
      <w:r>
        <w:rPr>
          <w:rStyle w:val="CommentReference"/>
        </w:rPr>
        <w:annotationRef/>
      </w:r>
      <w:r>
        <w:t>This sounds like discussion</w:t>
      </w:r>
    </w:p>
  </w:comment>
  <w:comment w:id="103" w:author="Oliver Aasmets" w:date="2022-06-16T12:08:00Z" w:initials="OA">
    <w:p w14:paraId="45E0FED3" w14:textId="523DE1B7" w:rsidR="00042268" w:rsidRDefault="00042268">
      <w:pPr>
        <w:pStyle w:val="CommentText"/>
      </w:pPr>
      <w:r>
        <w:rPr>
          <w:rStyle w:val="CommentReference"/>
        </w:rPr>
        <w:annotationRef/>
      </w:r>
      <w:r>
        <w:t>I would mention them directly as otherwise this section is cryptic</w:t>
      </w:r>
    </w:p>
  </w:comment>
  <w:comment w:id="106" w:author="Oliver Aasmets" w:date="2022-06-16T12:09:00Z" w:initials="OA">
    <w:p w14:paraId="6172C122" w14:textId="1A8B82E0" w:rsidR="009156D5" w:rsidRDefault="009156D5">
      <w:pPr>
        <w:pStyle w:val="CommentText"/>
      </w:pPr>
      <w:r>
        <w:rPr>
          <w:rStyle w:val="CommentReference"/>
        </w:rPr>
        <w:annotationRef/>
      </w:r>
      <w:r>
        <w:t xml:space="preserve">Isn’t data leakage and performance the key here? </w:t>
      </w:r>
    </w:p>
  </w:comment>
  <w:comment w:id="108" w:author="Oliver Aasmets" w:date="2022-06-16T12:10:00Z" w:initials="OA">
    <w:p w14:paraId="4D034BF7" w14:textId="25608A8A" w:rsidR="009156D5" w:rsidRDefault="009156D5">
      <w:pPr>
        <w:pStyle w:val="CommentText"/>
      </w:pPr>
      <w:r>
        <w:rPr>
          <w:rStyle w:val="CommentReference"/>
        </w:rPr>
        <w:annotationRef/>
      </w:r>
      <w:r>
        <w:t>between what</w:t>
      </w:r>
    </w:p>
  </w:comment>
  <w:comment w:id="107" w:author="Oliver Aasmets" w:date="2022-06-16T12:11:00Z" w:initials="OA">
    <w:p w14:paraId="340E8F76" w14:textId="337ED25C" w:rsidR="009156D5" w:rsidRDefault="009156D5">
      <w:pPr>
        <w:pStyle w:val="CommentText"/>
      </w:pPr>
      <w:r>
        <w:rPr>
          <w:rStyle w:val="CommentReference"/>
        </w:rPr>
        <w:annotationRef/>
      </w:r>
      <w:r>
        <w:t>This for me is a mix of discussion and conclucion: what has been shown and why something is like what we see vs what will the future hold</w:t>
      </w:r>
    </w:p>
  </w:comment>
  <w:comment w:id="144" w:author="Oliver Aasmets" w:date="2022-06-16T12:12:00Z" w:initials="OA">
    <w:p w14:paraId="5C649C4C" w14:textId="67A723AD" w:rsidR="009156D5" w:rsidRDefault="009156D5">
      <w:pPr>
        <w:pStyle w:val="CommentText"/>
      </w:pPr>
      <w:r>
        <w:rPr>
          <w:rStyle w:val="CommentReference"/>
        </w:rPr>
        <w:annotationRef/>
      </w:r>
      <w:r>
        <w:t>What is each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4897EB" w15:done="0"/>
  <w15:commentEx w15:paraId="0D0F44B6" w15:paraIdParent="034897EB" w15:done="0"/>
  <w15:commentEx w15:paraId="6E507E36" w15:done="1"/>
  <w15:commentEx w15:paraId="32AFDAE3" w15:done="1"/>
  <w15:commentEx w15:paraId="1F6CF808" w15:paraIdParent="32AFDAE3" w15:done="1"/>
  <w15:commentEx w15:paraId="64E4F337" w15:done="1"/>
  <w15:commentEx w15:paraId="3E536C02" w15:done="1"/>
  <w15:commentEx w15:paraId="21635934" w15:done="1"/>
  <w15:commentEx w15:paraId="0BB3B476" w15:done="1"/>
  <w15:commentEx w15:paraId="081EC599" w15:done="1"/>
  <w15:commentEx w15:paraId="1404D657" w15:done="0"/>
  <w15:commentEx w15:paraId="18CCC83C" w15:done="1"/>
  <w15:commentEx w15:paraId="22125409" w15:done="1"/>
  <w15:commentEx w15:paraId="342EA4E7" w15:done="1"/>
  <w15:commentEx w15:paraId="0FDC15CE" w15:done="1"/>
  <w15:commentEx w15:paraId="093D39FC" w15:done="1"/>
  <w15:commentEx w15:paraId="0CE62A3A" w15:done="1"/>
  <w15:commentEx w15:paraId="74EEB6F4" w15:paraIdParent="0CE62A3A" w15:done="1"/>
  <w15:commentEx w15:paraId="04ED9E36" w15:paraIdParent="0CE62A3A" w15:done="1"/>
  <w15:commentEx w15:paraId="14D069CC" w15:done="0"/>
  <w15:commentEx w15:paraId="10B6ED09" w15:done="1"/>
  <w15:commentEx w15:paraId="4366084D" w15:done="1"/>
  <w15:commentEx w15:paraId="7F066361" w15:done="1"/>
  <w15:commentEx w15:paraId="42943398" w15:done="1"/>
  <w15:commentEx w15:paraId="72D297DE" w15:paraIdParent="42943398" w15:done="1"/>
  <w15:commentEx w15:paraId="614F3B7B" w15:done="1"/>
  <w15:commentEx w15:paraId="37A9BA5F" w15:done="1"/>
  <w15:commentEx w15:paraId="055F9C71" w15:done="1"/>
  <w15:commentEx w15:paraId="5D4ACE3F" w15:done="1"/>
  <w15:commentEx w15:paraId="6C235850" w15:done="0"/>
  <w15:commentEx w15:paraId="698D3F76" w15:done="0"/>
  <w15:commentEx w15:paraId="7F196B5F" w15:paraIdParent="698D3F76" w15:done="0"/>
  <w15:commentEx w15:paraId="5C1AA195" w15:done="1"/>
  <w15:commentEx w15:paraId="0DB1267B" w15:paraIdParent="5C1AA195" w15:done="1"/>
  <w15:commentEx w15:paraId="43F967D3" w15:done="1"/>
  <w15:commentEx w15:paraId="22EE3684" w15:paraIdParent="43F967D3" w15:done="1"/>
  <w15:commentEx w15:paraId="62F25C49" w15:done="1"/>
  <w15:commentEx w15:paraId="35A18B56" w15:done="1"/>
  <w15:commentEx w15:paraId="22FFE216" w15:done="1"/>
  <w15:commentEx w15:paraId="4D91248F" w15:paraIdParent="22FFE216" w15:done="1"/>
  <w15:commentEx w15:paraId="2E6D86DF" w15:done="1"/>
  <w15:commentEx w15:paraId="690EF38A" w15:done="1"/>
  <w15:commentEx w15:paraId="4FDD16C0" w15:done="0"/>
  <w15:commentEx w15:paraId="2FEF92BE" w15:done="0"/>
  <w15:commentEx w15:paraId="06FAD69A" w15:paraIdParent="2FEF92BE" w15:done="0"/>
  <w15:commentEx w15:paraId="4A51A001" w15:done="1"/>
  <w15:commentEx w15:paraId="5198A754" w15:done="1"/>
  <w15:commentEx w15:paraId="6F1D87CA" w15:done="0"/>
  <w15:commentEx w15:paraId="5AEF55FB" w15:paraIdParent="6F1D87CA" w15:done="0"/>
  <w15:commentEx w15:paraId="28C4DF2F" w15:done="1"/>
  <w15:commentEx w15:paraId="141F5B4D" w15:done="0"/>
  <w15:commentEx w15:paraId="3004444F" w15:done="1"/>
  <w15:commentEx w15:paraId="1924423A" w15:paraIdParent="3004444F" w15:done="1"/>
  <w15:commentEx w15:paraId="19F2B4F5" w15:done="1"/>
  <w15:commentEx w15:paraId="172C6B11" w15:done="1"/>
  <w15:commentEx w15:paraId="5DB71908" w15:done="0"/>
  <w15:commentEx w15:paraId="3B7DBE51" w15:done="1"/>
  <w15:commentEx w15:paraId="6C52054C" w15:done="0"/>
  <w15:commentEx w15:paraId="4E41C920" w15:done="0"/>
  <w15:commentEx w15:paraId="35514118" w15:paraIdParent="4E41C920" w15:done="0"/>
  <w15:commentEx w15:paraId="1736AC39" w15:done="0"/>
  <w15:commentEx w15:paraId="2265DBD8" w15:done="0"/>
  <w15:commentEx w15:paraId="49336688" w15:done="0"/>
  <w15:commentEx w15:paraId="235469CF" w15:done="1"/>
  <w15:commentEx w15:paraId="786BDD5F" w15:done="0"/>
  <w15:commentEx w15:paraId="5D07E8C0" w15:done="1"/>
  <w15:commentEx w15:paraId="3C146E15" w15:done="0"/>
  <w15:commentEx w15:paraId="169C983C" w15:done="0"/>
  <w15:commentEx w15:paraId="7FF20A7D" w15:done="1"/>
  <w15:commentEx w15:paraId="5A173DE3" w15:done="0"/>
  <w15:commentEx w15:paraId="78871BD5" w15:done="0"/>
  <w15:commentEx w15:paraId="7243A05B" w15:done="0"/>
  <w15:commentEx w15:paraId="0B3457E9" w15:done="0"/>
  <w15:commentEx w15:paraId="1088FCFB" w15:done="1"/>
  <w15:commentEx w15:paraId="43045F9D" w15:done="0"/>
  <w15:commentEx w15:paraId="2CA1E3A5" w15:done="0"/>
  <w15:commentEx w15:paraId="45E0FED3" w15:done="0"/>
  <w15:commentEx w15:paraId="6172C122" w15:done="0"/>
  <w15:commentEx w15:paraId="4D034BF7" w15:done="0"/>
  <w15:commentEx w15:paraId="340E8F76" w15:done="0"/>
  <w15:commentEx w15:paraId="5C649C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90AE" w16cex:dateUtc="2022-06-05T17:29:00Z"/>
  <w16cex:commentExtensible w16cex:durableId="26559F0E" w16cex:dateUtc="2022-06-16T09:22:00Z"/>
  <w16cex:commentExtensible w16cex:durableId="265331FE" w16cex:dateUtc="2022-06-14T14:12:00Z"/>
  <w16cex:commentExtensible w16cex:durableId="26533313" w16cex:dateUtc="2022-06-14T14:17:00Z"/>
  <w16cex:commentExtensible w16cex:durableId="26541795" w16cex:dateUtc="2022-06-15T06:32:00Z"/>
  <w16cex:commentExtensible w16cex:durableId="2643AAA3" w16cex:dateUtc="2022-06-02T18:31:00Z"/>
  <w16cex:commentExtensible w16cex:durableId="26533428" w16cex:dateUtc="2022-06-14T14:22:00Z"/>
  <w16cex:commentExtensible w16cex:durableId="26421830" w16cex:dateUtc="2022-06-01T13:54:00Z"/>
  <w16cex:commentExtensible w16cex:durableId="2643ABDA" w16cex:dateUtc="2022-06-02T18:36:00Z"/>
  <w16cex:commentExtensible w16cex:durableId="2643ABF6" w16cex:dateUtc="2022-06-02T18:36:00Z"/>
  <w16cex:commentExtensible w16cex:durableId="26584625" w16cex:dateUtc="2022-06-18T10:40:00Z"/>
  <w16cex:commentExtensible w16cex:durableId="26533870" w16cex:dateUtc="2022-06-14T14:40:00Z"/>
  <w16cex:commentExtensible w16cex:durableId="2643AC5F" w16cex:dateUtc="2022-06-02T18:38:00Z"/>
  <w16cex:commentExtensible w16cex:durableId="2643AC75" w16cex:dateUtc="2022-06-02T18:39:00Z"/>
  <w16cex:commentExtensible w16cex:durableId="26533AD7" w16cex:dateUtc="2022-06-14T14:50:00Z"/>
  <w16cex:commentExtensible w16cex:durableId="26533B13" w16cex:dateUtc="2022-06-14T14:51:00Z"/>
  <w16cex:commentExtensible w16cex:durableId="2643ACAC" w16cex:dateUtc="2022-06-02T18:39:00Z"/>
  <w16cex:commentExtensible w16cex:durableId="2643ACC8" w16cex:dateUtc="2022-06-02T18:40:00Z"/>
  <w16cex:commentExtensible w16cex:durableId="26484FD6" w16cex:dateUtc="2022-06-06T07:05:00Z"/>
  <w16cex:commentExtensible w16cex:durableId="2655AAF6" w16cex:dateUtc="2022-06-16T10:13:00Z"/>
  <w16cex:commentExtensible w16cex:durableId="2643AD1A" w16cex:dateUtc="2022-06-02T18:41:00Z"/>
  <w16cex:commentExtensible w16cex:durableId="26546617" w16cex:dateUtc="2022-06-15T11:07:00Z"/>
  <w16cex:commentExtensible w16cex:durableId="265466FE" w16cex:dateUtc="2022-06-15T11:11:00Z"/>
  <w16cex:commentExtensible w16cex:durableId="26546740" w16cex:dateUtc="2022-06-15T11:12:00Z"/>
  <w16cex:commentExtensible w16cex:durableId="26546B7C" w16cex:dateUtc="2022-06-15T11:30:00Z"/>
  <w16cex:commentExtensible w16cex:durableId="26535CEF" w16cex:dateUtc="2022-06-14T17:15:00Z"/>
  <w16cex:commentExtensible w16cex:durableId="26535D2C" w16cex:dateUtc="2022-06-14T17:17:00Z"/>
  <w16cex:commentExtensible w16cex:durableId="26584745" w16cex:dateUtc="2022-06-02T18:44:00Z"/>
  <w16cex:commentExtensible w16cex:durableId="265469FA" w16cex:dateUtc="2022-06-15T11:23:00Z"/>
  <w16cex:commentExtensible w16cex:durableId="2611490B" w16cex:dateUtc="2022-04-25T13:21:00Z"/>
  <w16cex:commentExtensible w16cex:durableId="26546A59" w16cex:dateUtc="2022-06-15T11:25:00Z"/>
  <w16cex:commentExtensible w16cex:durableId="26546A88" w16cex:dateUtc="2022-06-15T11:26:00Z"/>
  <w16cex:commentExtensible w16cex:durableId="265848C7" w16cex:dateUtc="2022-06-18T10:51:00Z"/>
  <w16cex:commentExtensible w16cex:durableId="26546AD1" w16cex:dateUtc="2022-06-15T11:27:00Z"/>
  <w16cex:commentExtensible w16cex:durableId="265848F4" w16cex:dateUtc="2022-06-18T10:52:00Z"/>
  <w16cex:commentExtensible w16cex:durableId="26546AFF" w16cex:dateUtc="2022-06-15T11:28:00Z"/>
  <w16cex:commentExtensible w16cex:durableId="26546BA4" w16cex:dateUtc="2022-06-15T11:31:00Z"/>
  <w16cex:commentExtensible w16cex:durableId="25AF7AFE" w16cex:dateUtc="2022-02-10T09:52:00Z"/>
  <w16cex:commentExtensible w16cex:durableId="25B135F2" w16cex:dateUtc="2022-02-11T17:22:00Z"/>
  <w16cex:commentExtensible w16cex:durableId="26546C08" w16cex:dateUtc="2022-06-15T11:32:00Z"/>
  <w16cex:commentExtensible w16cex:durableId="2654ADF9" w16cex:dateUtc="2022-06-15T16:14:00Z"/>
  <w16cex:commentExtensible w16cex:durableId="2654AFA0" w16cex:dateUtc="2022-06-15T16:21:00Z"/>
  <w16cex:commentExtensible w16cex:durableId="2654B0E1" w16cex:dateUtc="2022-06-15T16:26:00Z"/>
  <w16cex:commentExtensible w16cex:durableId="2654B121" w16cex:dateUtc="2022-06-15T16:27:00Z"/>
  <w16cex:commentExtensible w16cex:durableId="2654B086" w16cex:dateUtc="2022-06-15T16:24:00Z"/>
  <w16cex:commentExtensible w16cex:durableId="2654B1B2" w16cex:dateUtc="2022-06-15T16:29:00Z"/>
  <w16cex:commentExtensible w16cex:durableId="26558318" w16cex:dateUtc="2022-06-16T07:23:00Z"/>
  <w16cex:commentExtensible w16cex:durableId="26558A34" w16cex:dateUtc="2022-06-16T07:53:00Z"/>
  <w16cex:commentExtensible w16cex:durableId="26558460" w16cex:dateUtc="2022-06-16T07:28:00Z"/>
  <w16cex:commentExtensible w16cex:durableId="2654B1DF" w16cex:dateUtc="2022-06-15T16:30:00Z"/>
  <w16cex:commentExtensible w16cex:durableId="2655841A" w16cex:dateUtc="2022-06-16T07:27:00Z"/>
  <w16cex:commentExtensible w16cex:durableId="26585910" w16cex:dateUtc="2022-06-18T12:00:00Z"/>
  <w16cex:commentExtensible w16cex:durableId="2655855B" w16cex:dateUtc="2022-06-16T07:32:00Z"/>
  <w16cex:commentExtensible w16cex:durableId="26558691" w16cex:dateUtc="2022-06-16T07:38:00Z"/>
  <w16cex:commentExtensible w16cex:durableId="26558B53" w16cex:dateUtc="2022-06-16T07:58:00Z"/>
  <w16cex:commentExtensible w16cex:durableId="26558A7E" w16cex:dateUtc="2022-06-16T07:54:00Z"/>
  <w16cex:commentExtensible w16cex:durableId="26558D88" w16cex:dateUtc="2022-06-16T08:07:00Z"/>
  <w16cex:commentExtensible w16cex:durableId="26558E21" w16cex:dateUtc="2022-06-16T08:10:00Z"/>
  <w16cex:commentExtensible w16cex:durableId="26558E5C" w16cex:dateUtc="2022-06-16T08:11:00Z"/>
  <w16cex:commentExtensible w16cex:durableId="26588660" w16cex:dateUtc="2022-06-18T15:14:00Z"/>
  <w16cex:commentExtensible w16cex:durableId="26559308" w16cex:dateUtc="2022-06-16T08:31:00Z"/>
  <w16cex:commentExtensible w16cex:durableId="2655983B" w16cex:dateUtc="2022-06-16T08:53:00Z"/>
  <w16cex:commentExtensible w16cex:durableId="2655952C" w16cex:dateUtc="2022-06-16T08:40:00Z"/>
  <w16cex:commentExtensible w16cex:durableId="26559603" w16cex:dateUtc="2022-06-16T08:44:00Z"/>
  <w16cex:commentExtensible w16cex:durableId="2655940C" w16cex:dateUtc="2022-06-16T08:35:00Z"/>
  <w16cex:commentExtensible w16cex:durableId="2658866E" w16cex:dateUtc="2022-06-18T15:14:00Z"/>
  <w16cex:commentExtensible w16cex:durableId="26559673" w16cex:dateUtc="2022-06-16T08:45:00Z"/>
  <w16cex:commentExtensible w16cex:durableId="26559859" w16cex:dateUtc="2022-06-16T08:54:00Z"/>
  <w16cex:commentExtensible w16cex:durableId="265598F4" w16cex:dateUtc="2022-06-16T08:56:00Z"/>
  <w16cex:commentExtensible w16cex:durableId="2658715D" w16cex:dateUtc="2022-06-16T09:01:00Z"/>
  <w16cex:commentExtensible w16cex:durableId="2658715C" w16cex:dateUtc="2022-06-16T09:00:00Z"/>
  <w16cex:commentExtensible w16cex:durableId="26559ADB" w16cex:dateUtc="2022-06-16T09:04:00Z"/>
  <w16cex:commentExtensible w16cex:durableId="26559891" w16cex:dateUtc="2022-06-16T08:54:00Z"/>
  <w16cex:commentExtensible w16cex:durableId="26559B3E" w16cex:dateUtc="2022-06-16T09:06:00Z"/>
  <w16cex:commentExtensible w16cex:durableId="26559BA2" w16cex:dateUtc="2022-06-16T09:08:00Z"/>
  <w16cex:commentExtensible w16cex:durableId="26559BBC" w16cex:dateUtc="2022-06-16T09:08:00Z"/>
  <w16cex:commentExtensible w16cex:durableId="26559C12" w16cex:dateUtc="2022-06-16T09:09:00Z"/>
  <w16cex:commentExtensible w16cex:durableId="26559C42" w16cex:dateUtc="2022-06-16T09:10:00Z"/>
  <w16cex:commentExtensible w16cex:durableId="26559C76" w16cex:dateUtc="2022-06-16T09:11:00Z"/>
  <w16cex:commentExtensible w16cex:durableId="26559CCB" w16cex:dateUtc="2022-06-16T0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4897EB" w16cid:durableId="264790AE"/>
  <w16cid:commentId w16cid:paraId="0D0F44B6" w16cid:durableId="26559F0E"/>
  <w16cid:commentId w16cid:paraId="6E507E36" w16cid:durableId="265331FE"/>
  <w16cid:commentId w16cid:paraId="32AFDAE3" w16cid:durableId="26533313"/>
  <w16cid:commentId w16cid:paraId="1F6CF808" w16cid:durableId="26541795"/>
  <w16cid:commentId w16cid:paraId="64E4F337" w16cid:durableId="2643AAA3"/>
  <w16cid:commentId w16cid:paraId="3E536C02" w16cid:durableId="26533428"/>
  <w16cid:commentId w16cid:paraId="21635934" w16cid:durableId="26421830"/>
  <w16cid:commentId w16cid:paraId="0BB3B476" w16cid:durableId="2643ABDA"/>
  <w16cid:commentId w16cid:paraId="081EC599" w16cid:durableId="2643ABF6"/>
  <w16cid:commentId w16cid:paraId="1404D657" w16cid:durableId="26584625"/>
  <w16cid:commentId w16cid:paraId="18CCC83C" w16cid:durableId="26533870"/>
  <w16cid:commentId w16cid:paraId="22125409" w16cid:durableId="2643AC5F"/>
  <w16cid:commentId w16cid:paraId="342EA4E7" w16cid:durableId="2643AC75"/>
  <w16cid:commentId w16cid:paraId="0FDC15CE" w16cid:durableId="26533AD7"/>
  <w16cid:commentId w16cid:paraId="093D39FC" w16cid:durableId="26533B13"/>
  <w16cid:commentId w16cid:paraId="0CE62A3A" w16cid:durableId="2643ACAC"/>
  <w16cid:commentId w16cid:paraId="74EEB6F4" w16cid:durableId="2643ACC8"/>
  <w16cid:commentId w16cid:paraId="04ED9E36" w16cid:durableId="26484FD6"/>
  <w16cid:commentId w16cid:paraId="14D069CC" w16cid:durableId="2655AAF6"/>
  <w16cid:commentId w16cid:paraId="10B6ED09" w16cid:durableId="2643AD1A"/>
  <w16cid:commentId w16cid:paraId="4366084D" w16cid:durableId="26546617"/>
  <w16cid:commentId w16cid:paraId="7F066361" w16cid:durableId="265466FE"/>
  <w16cid:commentId w16cid:paraId="42943398" w16cid:durableId="26546740"/>
  <w16cid:commentId w16cid:paraId="72D297DE" w16cid:durableId="26546B7C"/>
  <w16cid:commentId w16cid:paraId="614F3B7B" w16cid:durableId="26535CEF"/>
  <w16cid:commentId w16cid:paraId="37A9BA5F" w16cid:durableId="26535D2C"/>
  <w16cid:commentId w16cid:paraId="055F9C71" w16cid:durableId="26584745"/>
  <w16cid:commentId w16cid:paraId="5D4ACE3F" w16cid:durableId="265469FA"/>
  <w16cid:commentId w16cid:paraId="6C235850" w16cid:durableId="2611490B"/>
  <w16cid:commentId w16cid:paraId="698D3F76" w16cid:durableId="26449FAB"/>
  <w16cid:commentId w16cid:paraId="7F196B5F" w16cid:durableId="26546A59"/>
  <w16cid:commentId w16cid:paraId="5C1AA195" w16cid:durableId="26546A88"/>
  <w16cid:commentId w16cid:paraId="0DB1267B" w16cid:durableId="265848C7"/>
  <w16cid:commentId w16cid:paraId="43F967D3" w16cid:durableId="26546AD1"/>
  <w16cid:commentId w16cid:paraId="22EE3684" w16cid:durableId="265848F4"/>
  <w16cid:commentId w16cid:paraId="62F25C49" w16cid:durableId="26546AFF"/>
  <w16cid:commentId w16cid:paraId="35A18B56" w16cid:durableId="26546BA4"/>
  <w16cid:commentId w16cid:paraId="22FFE216" w16cid:durableId="25AF7AFE"/>
  <w16cid:commentId w16cid:paraId="4D91248F" w16cid:durableId="25B135F2"/>
  <w16cid:commentId w16cid:paraId="2E6D86DF" w16cid:durableId="26546C08"/>
  <w16cid:commentId w16cid:paraId="690EF38A" w16cid:durableId="2654ADF9"/>
  <w16cid:commentId w16cid:paraId="4FDD16C0" w16cid:durableId="2654AFA0"/>
  <w16cid:commentId w16cid:paraId="2FEF92BE" w16cid:durableId="2654B0E1"/>
  <w16cid:commentId w16cid:paraId="06FAD69A" w16cid:durableId="2654B121"/>
  <w16cid:commentId w16cid:paraId="4A51A001" w16cid:durableId="2654B086"/>
  <w16cid:commentId w16cid:paraId="5198A754" w16cid:durableId="2654B1B2"/>
  <w16cid:commentId w16cid:paraId="6F1D87CA" w16cid:durableId="26558318"/>
  <w16cid:commentId w16cid:paraId="5AEF55FB" w16cid:durableId="26558A34"/>
  <w16cid:commentId w16cid:paraId="28C4DF2F" w16cid:durableId="26558460"/>
  <w16cid:commentId w16cid:paraId="141F5B4D" w16cid:durableId="2654B1DF"/>
  <w16cid:commentId w16cid:paraId="3004444F" w16cid:durableId="2655841A"/>
  <w16cid:commentId w16cid:paraId="1924423A" w16cid:durableId="26585910"/>
  <w16cid:commentId w16cid:paraId="19F2B4F5" w16cid:durableId="2655855B"/>
  <w16cid:commentId w16cid:paraId="172C6B11" w16cid:durableId="26558691"/>
  <w16cid:commentId w16cid:paraId="5DB71908" w16cid:durableId="26558B53"/>
  <w16cid:commentId w16cid:paraId="3B7DBE51" w16cid:durableId="26558A7E"/>
  <w16cid:commentId w16cid:paraId="6C52054C" w16cid:durableId="26558D88"/>
  <w16cid:commentId w16cid:paraId="4E41C920" w16cid:durableId="26558E21"/>
  <w16cid:commentId w16cid:paraId="35514118" w16cid:durableId="26558E5C"/>
  <w16cid:commentId w16cid:paraId="1736AC39" w16cid:durableId="26588660"/>
  <w16cid:commentId w16cid:paraId="2265DBD8" w16cid:durableId="26559308"/>
  <w16cid:commentId w16cid:paraId="49336688" w16cid:durableId="2655983B"/>
  <w16cid:commentId w16cid:paraId="235469CF" w16cid:durableId="2655952C"/>
  <w16cid:commentId w16cid:paraId="786BDD5F" w16cid:durableId="26559603"/>
  <w16cid:commentId w16cid:paraId="5D07E8C0" w16cid:durableId="2655940C"/>
  <w16cid:commentId w16cid:paraId="3C146E15" w16cid:durableId="2658866E"/>
  <w16cid:commentId w16cid:paraId="169C983C" w16cid:durableId="26559673"/>
  <w16cid:commentId w16cid:paraId="7FF20A7D" w16cid:durableId="26559859"/>
  <w16cid:commentId w16cid:paraId="5A173DE3" w16cid:durableId="265598F4"/>
  <w16cid:commentId w16cid:paraId="78871BD5" w16cid:durableId="2658715D"/>
  <w16cid:commentId w16cid:paraId="7243A05B" w16cid:durableId="2658715C"/>
  <w16cid:commentId w16cid:paraId="0B3457E9" w16cid:durableId="26559ADB"/>
  <w16cid:commentId w16cid:paraId="1088FCFB" w16cid:durableId="26559891"/>
  <w16cid:commentId w16cid:paraId="43045F9D" w16cid:durableId="26559B3E"/>
  <w16cid:commentId w16cid:paraId="2CA1E3A5" w16cid:durableId="26559BA2"/>
  <w16cid:commentId w16cid:paraId="45E0FED3" w16cid:durableId="26559BBC"/>
  <w16cid:commentId w16cid:paraId="6172C122" w16cid:durableId="26559C12"/>
  <w16cid:commentId w16cid:paraId="4D034BF7" w16cid:durableId="26559C42"/>
  <w16cid:commentId w16cid:paraId="340E8F76" w16cid:durableId="26559C76"/>
  <w16cid:commentId w16cid:paraId="5C649C4C" w16cid:durableId="26559C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E014C" w14:textId="77777777" w:rsidR="00A611B4" w:rsidRDefault="00A611B4" w:rsidP="008935D2">
      <w:pPr>
        <w:spacing w:before="0" w:after="0" w:line="240" w:lineRule="auto"/>
      </w:pPr>
      <w:r>
        <w:separator/>
      </w:r>
    </w:p>
  </w:endnote>
  <w:endnote w:type="continuationSeparator" w:id="0">
    <w:p w14:paraId="7CCBEEF3" w14:textId="77777777" w:rsidR="00A611B4" w:rsidRDefault="00A611B4"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0D0526" w:rsidRDefault="000D0526">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61834" w14:textId="77777777" w:rsidR="00A611B4" w:rsidRDefault="00A611B4" w:rsidP="008935D2">
      <w:pPr>
        <w:spacing w:before="0" w:after="0" w:line="240" w:lineRule="auto"/>
      </w:pPr>
      <w:r>
        <w:separator/>
      </w:r>
    </w:p>
  </w:footnote>
  <w:footnote w:type="continuationSeparator" w:id="0">
    <w:p w14:paraId="744484E5" w14:textId="77777777" w:rsidR="00A611B4" w:rsidRDefault="00A611B4" w:rsidP="008935D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471"/>
    <w:multiLevelType w:val="hybridMultilevel"/>
    <w:tmpl w:val="CA9A3180"/>
    <w:lvl w:ilvl="0" w:tplc="E468173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B667AB8"/>
    <w:multiLevelType w:val="hybridMultilevel"/>
    <w:tmpl w:val="7160E6F6"/>
    <w:lvl w:ilvl="0" w:tplc="E4FAD7C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E7F52"/>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7E11833"/>
    <w:multiLevelType w:val="hybridMultilevel"/>
    <w:tmpl w:val="5372D734"/>
    <w:lvl w:ilvl="0" w:tplc="0A70E8B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8A1F6B"/>
    <w:multiLevelType w:val="hybridMultilevel"/>
    <w:tmpl w:val="33D4C414"/>
    <w:lvl w:ilvl="0" w:tplc="F59AA082">
      <w:numFmt w:val="bullet"/>
      <w:lvlText w:val="-"/>
      <w:lvlJc w:val="left"/>
      <w:pPr>
        <w:ind w:left="720" w:hanging="360"/>
      </w:pPr>
      <w:rPr>
        <w:rFonts w:ascii="Arial" w:eastAsiaTheme="minorEastAsia"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11ED3"/>
    <w:multiLevelType w:val="hybridMultilevel"/>
    <w:tmpl w:val="02F0FDCE"/>
    <w:lvl w:ilvl="0" w:tplc="65004BF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81A025A"/>
    <w:multiLevelType w:val="hybridMultilevel"/>
    <w:tmpl w:val="A000CEC6"/>
    <w:lvl w:ilvl="0" w:tplc="7540A8D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3"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6F4A441D"/>
    <w:multiLevelType w:val="hybridMultilevel"/>
    <w:tmpl w:val="C7800470"/>
    <w:lvl w:ilvl="0" w:tplc="89DAE7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367144C"/>
    <w:multiLevelType w:val="hybridMultilevel"/>
    <w:tmpl w:val="1B782F2E"/>
    <w:lvl w:ilvl="0" w:tplc="581C9784">
      <w:start w:val="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AAB377B"/>
    <w:multiLevelType w:val="hybridMultilevel"/>
    <w:tmpl w:val="A6DE160E"/>
    <w:lvl w:ilvl="0" w:tplc="4BC88700">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7C1AE1"/>
    <w:multiLevelType w:val="hybridMultilevel"/>
    <w:tmpl w:val="F3604A56"/>
    <w:lvl w:ilvl="0" w:tplc="9F2621C6">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4058774">
    <w:abstractNumId w:val="16"/>
  </w:num>
  <w:num w:numId="2" w16cid:durableId="643195997">
    <w:abstractNumId w:val="13"/>
  </w:num>
  <w:num w:numId="3" w16cid:durableId="1506090864">
    <w:abstractNumId w:val="14"/>
  </w:num>
  <w:num w:numId="4" w16cid:durableId="1808011095">
    <w:abstractNumId w:val="6"/>
  </w:num>
  <w:num w:numId="5" w16cid:durableId="212891557">
    <w:abstractNumId w:val="21"/>
  </w:num>
  <w:num w:numId="6" w16cid:durableId="1684211432">
    <w:abstractNumId w:val="29"/>
  </w:num>
  <w:num w:numId="7" w16cid:durableId="770591051">
    <w:abstractNumId w:val="10"/>
  </w:num>
  <w:num w:numId="8" w16cid:durableId="671688009">
    <w:abstractNumId w:val="4"/>
  </w:num>
  <w:num w:numId="9" w16cid:durableId="1715305066">
    <w:abstractNumId w:val="3"/>
  </w:num>
  <w:num w:numId="10" w16cid:durableId="1514874866">
    <w:abstractNumId w:val="25"/>
  </w:num>
  <w:num w:numId="11" w16cid:durableId="2129424783">
    <w:abstractNumId w:val="39"/>
  </w:num>
  <w:num w:numId="12" w16cid:durableId="943613849">
    <w:abstractNumId w:val="8"/>
  </w:num>
  <w:num w:numId="13" w16cid:durableId="1154179349">
    <w:abstractNumId w:val="28"/>
  </w:num>
  <w:num w:numId="14" w16cid:durableId="1309940596">
    <w:abstractNumId w:val="18"/>
  </w:num>
  <w:num w:numId="15" w16cid:durableId="1006444115">
    <w:abstractNumId w:val="17"/>
  </w:num>
  <w:num w:numId="16" w16cid:durableId="1517381854">
    <w:abstractNumId w:val="24"/>
  </w:num>
  <w:num w:numId="17" w16cid:durableId="955793953">
    <w:abstractNumId w:val="31"/>
  </w:num>
  <w:num w:numId="18" w16cid:durableId="2111584676">
    <w:abstractNumId w:val="35"/>
  </w:num>
  <w:num w:numId="19" w16cid:durableId="72700577">
    <w:abstractNumId w:val="26"/>
  </w:num>
  <w:num w:numId="20" w16cid:durableId="1494835328">
    <w:abstractNumId w:val="33"/>
  </w:num>
  <w:num w:numId="21" w16cid:durableId="1100182316">
    <w:abstractNumId w:val="2"/>
  </w:num>
  <w:num w:numId="22" w16cid:durableId="1759399870">
    <w:abstractNumId w:val="41"/>
  </w:num>
  <w:num w:numId="23" w16cid:durableId="1918859669">
    <w:abstractNumId w:val="12"/>
  </w:num>
  <w:num w:numId="24" w16cid:durableId="1749573172">
    <w:abstractNumId w:val="5"/>
  </w:num>
  <w:num w:numId="25" w16cid:durableId="904141044">
    <w:abstractNumId w:val="9"/>
  </w:num>
  <w:num w:numId="26" w16cid:durableId="1911306880">
    <w:abstractNumId w:val="38"/>
  </w:num>
  <w:num w:numId="27" w16cid:durableId="11420889">
    <w:abstractNumId w:val="7"/>
  </w:num>
  <w:num w:numId="28" w16cid:durableId="1105350479">
    <w:abstractNumId w:val="15"/>
  </w:num>
  <w:num w:numId="29" w16cid:durableId="565457800">
    <w:abstractNumId w:val="20"/>
  </w:num>
  <w:num w:numId="30" w16cid:durableId="1587421855">
    <w:abstractNumId w:val="11"/>
  </w:num>
  <w:num w:numId="31" w16cid:durableId="1249997215">
    <w:abstractNumId w:val="19"/>
  </w:num>
  <w:num w:numId="32" w16cid:durableId="1017657833">
    <w:abstractNumId w:val="0"/>
  </w:num>
  <w:num w:numId="33" w16cid:durableId="95297466">
    <w:abstractNumId w:val="37"/>
  </w:num>
  <w:num w:numId="34" w16cid:durableId="1527791164">
    <w:abstractNumId w:val="27"/>
  </w:num>
  <w:num w:numId="35" w16cid:durableId="740523770">
    <w:abstractNumId w:val="23"/>
  </w:num>
  <w:num w:numId="36" w16cid:durableId="135531003">
    <w:abstractNumId w:val="1"/>
  </w:num>
  <w:num w:numId="37" w16cid:durableId="2129815364">
    <w:abstractNumId w:val="32"/>
  </w:num>
  <w:num w:numId="38" w16cid:durableId="126513237">
    <w:abstractNumId w:val="34"/>
  </w:num>
  <w:num w:numId="39" w16cid:durableId="1963995477">
    <w:abstractNumId w:val="22"/>
  </w:num>
  <w:num w:numId="40" w16cid:durableId="1186602817">
    <w:abstractNumId w:val="30"/>
  </w:num>
  <w:num w:numId="41" w16cid:durableId="1776052932">
    <w:abstractNumId w:val="36"/>
  </w:num>
  <w:num w:numId="42" w16cid:durableId="270892112">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rson w15:author="Melina Birus">
    <w15:presenceInfo w15:providerId="Windows Live" w15:userId="607c6ca83cc9b62d"/>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4902"/>
    <w:rsid w:val="0000548D"/>
    <w:rsid w:val="000054F9"/>
    <w:rsid w:val="00005C9D"/>
    <w:rsid w:val="00005DEC"/>
    <w:rsid w:val="00006DA6"/>
    <w:rsid w:val="00006DE6"/>
    <w:rsid w:val="00006E39"/>
    <w:rsid w:val="000074E4"/>
    <w:rsid w:val="000078B7"/>
    <w:rsid w:val="00007AD3"/>
    <w:rsid w:val="00010743"/>
    <w:rsid w:val="00010C53"/>
    <w:rsid w:val="000122E3"/>
    <w:rsid w:val="00013333"/>
    <w:rsid w:val="00013A1D"/>
    <w:rsid w:val="00013A4B"/>
    <w:rsid w:val="00015451"/>
    <w:rsid w:val="000200A1"/>
    <w:rsid w:val="00020931"/>
    <w:rsid w:val="000216E6"/>
    <w:rsid w:val="00021C2C"/>
    <w:rsid w:val="000220FD"/>
    <w:rsid w:val="0002284A"/>
    <w:rsid w:val="000228A0"/>
    <w:rsid w:val="00024FEE"/>
    <w:rsid w:val="00025459"/>
    <w:rsid w:val="00025FB4"/>
    <w:rsid w:val="000260AE"/>
    <w:rsid w:val="000276CC"/>
    <w:rsid w:val="00030DF4"/>
    <w:rsid w:val="000322D2"/>
    <w:rsid w:val="00032877"/>
    <w:rsid w:val="00033094"/>
    <w:rsid w:val="00033F23"/>
    <w:rsid w:val="000357E3"/>
    <w:rsid w:val="000372D8"/>
    <w:rsid w:val="0004215C"/>
    <w:rsid w:val="00042268"/>
    <w:rsid w:val="000432AA"/>
    <w:rsid w:val="00044266"/>
    <w:rsid w:val="00044E7A"/>
    <w:rsid w:val="00044FB6"/>
    <w:rsid w:val="000455F7"/>
    <w:rsid w:val="00046950"/>
    <w:rsid w:val="00051522"/>
    <w:rsid w:val="0005197B"/>
    <w:rsid w:val="000533DA"/>
    <w:rsid w:val="000550A2"/>
    <w:rsid w:val="0005565C"/>
    <w:rsid w:val="00055A65"/>
    <w:rsid w:val="00055D20"/>
    <w:rsid w:val="00056869"/>
    <w:rsid w:val="00057097"/>
    <w:rsid w:val="00060F19"/>
    <w:rsid w:val="00061102"/>
    <w:rsid w:val="00061295"/>
    <w:rsid w:val="00061A1C"/>
    <w:rsid w:val="000625A3"/>
    <w:rsid w:val="000627E1"/>
    <w:rsid w:val="00062C29"/>
    <w:rsid w:val="000632A0"/>
    <w:rsid w:val="00064AAA"/>
    <w:rsid w:val="000669D4"/>
    <w:rsid w:val="00067957"/>
    <w:rsid w:val="00067FC4"/>
    <w:rsid w:val="000714DB"/>
    <w:rsid w:val="00071509"/>
    <w:rsid w:val="000721BE"/>
    <w:rsid w:val="00073D69"/>
    <w:rsid w:val="00074843"/>
    <w:rsid w:val="00074CD7"/>
    <w:rsid w:val="000752A8"/>
    <w:rsid w:val="00075E9E"/>
    <w:rsid w:val="00076154"/>
    <w:rsid w:val="000803DF"/>
    <w:rsid w:val="00082142"/>
    <w:rsid w:val="000837B7"/>
    <w:rsid w:val="0009090D"/>
    <w:rsid w:val="00091F74"/>
    <w:rsid w:val="000936DA"/>
    <w:rsid w:val="00093760"/>
    <w:rsid w:val="00093DDB"/>
    <w:rsid w:val="00094ACC"/>
    <w:rsid w:val="00094AD0"/>
    <w:rsid w:val="000961ED"/>
    <w:rsid w:val="00096AD0"/>
    <w:rsid w:val="00097A08"/>
    <w:rsid w:val="000A00AD"/>
    <w:rsid w:val="000A0422"/>
    <w:rsid w:val="000A0C22"/>
    <w:rsid w:val="000A1258"/>
    <w:rsid w:val="000A1772"/>
    <w:rsid w:val="000A288A"/>
    <w:rsid w:val="000A37A8"/>
    <w:rsid w:val="000A4C6B"/>
    <w:rsid w:val="000A4D6D"/>
    <w:rsid w:val="000A4EC2"/>
    <w:rsid w:val="000A4F1F"/>
    <w:rsid w:val="000A5BC3"/>
    <w:rsid w:val="000A6551"/>
    <w:rsid w:val="000A6700"/>
    <w:rsid w:val="000A7D0D"/>
    <w:rsid w:val="000B0663"/>
    <w:rsid w:val="000B08EE"/>
    <w:rsid w:val="000B101E"/>
    <w:rsid w:val="000B223C"/>
    <w:rsid w:val="000B4DC7"/>
    <w:rsid w:val="000B57F8"/>
    <w:rsid w:val="000B63EA"/>
    <w:rsid w:val="000B6F76"/>
    <w:rsid w:val="000B7246"/>
    <w:rsid w:val="000B74F0"/>
    <w:rsid w:val="000C0ADC"/>
    <w:rsid w:val="000C2E22"/>
    <w:rsid w:val="000C370D"/>
    <w:rsid w:val="000C7B21"/>
    <w:rsid w:val="000D0526"/>
    <w:rsid w:val="000D15F6"/>
    <w:rsid w:val="000D3656"/>
    <w:rsid w:val="000D3B17"/>
    <w:rsid w:val="000D58B0"/>
    <w:rsid w:val="000D6655"/>
    <w:rsid w:val="000D71EC"/>
    <w:rsid w:val="000D75E2"/>
    <w:rsid w:val="000E0C16"/>
    <w:rsid w:val="000E138B"/>
    <w:rsid w:val="000E2A88"/>
    <w:rsid w:val="000E2E6C"/>
    <w:rsid w:val="000E3DF7"/>
    <w:rsid w:val="000E45D4"/>
    <w:rsid w:val="000E5557"/>
    <w:rsid w:val="000E58F2"/>
    <w:rsid w:val="000E613C"/>
    <w:rsid w:val="000E614C"/>
    <w:rsid w:val="000E68EC"/>
    <w:rsid w:val="000E7A39"/>
    <w:rsid w:val="000F037A"/>
    <w:rsid w:val="000F0F66"/>
    <w:rsid w:val="000F187D"/>
    <w:rsid w:val="000F23BB"/>
    <w:rsid w:val="000F28F3"/>
    <w:rsid w:val="000F2955"/>
    <w:rsid w:val="000F396D"/>
    <w:rsid w:val="000F3BCB"/>
    <w:rsid w:val="000F4CF6"/>
    <w:rsid w:val="000F4D05"/>
    <w:rsid w:val="000F5155"/>
    <w:rsid w:val="000F58EE"/>
    <w:rsid w:val="000F61D1"/>
    <w:rsid w:val="00102140"/>
    <w:rsid w:val="0010288C"/>
    <w:rsid w:val="00106B08"/>
    <w:rsid w:val="00107625"/>
    <w:rsid w:val="0010799F"/>
    <w:rsid w:val="00110272"/>
    <w:rsid w:val="0011126B"/>
    <w:rsid w:val="001118FA"/>
    <w:rsid w:val="00111CDB"/>
    <w:rsid w:val="001123C6"/>
    <w:rsid w:val="00116FD6"/>
    <w:rsid w:val="00117239"/>
    <w:rsid w:val="00117CA7"/>
    <w:rsid w:val="00120174"/>
    <w:rsid w:val="001203E6"/>
    <w:rsid w:val="00121386"/>
    <w:rsid w:val="00121552"/>
    <w:rsid w:val="00122024"/>
    <w:rsid w:val="0012206A"/>
    <w:rsid w:val="001234F0"/>
    <w:rsid w:val="00123E29"/>
    <w:rsid w:val="00124111"/>
    <w:rsid w:val="00124BFB"/>
    <w:rsid w:val="00127A8E"/>
    <w:rsid w:val="00130178"/>
    <w:rsid w:val="00130EA2"/>
    <w:rsid w:val="00131115"/>
    <w:rsid w:val="00131550"/>
    <w:rsid w:val="00132AB5"/>
    <w:rsid w:val="0013319F"/>
    <w:rsid w:val="00133737"/>
    <w:rsid w:val="00134695"/>
    <w:rsid w:val="001349FA"/>
    <w:rsid w:val="00134A49"/>
    <w:rsid w:val="00136FC7"/>
    <w:rsid w:val="00140537"/>
    <w:rsid w:val="00141034"/>
    <w:rsid w:val="00143155"/>
    <w:rsid w:val="00144A83"/>
    <w:rsid w:val="00144DEE"/>
    <w:rsid w:val="0014523B"/>
    <w:rsid w:val="00146BF6"/>
    <w:rsid w:val="0015013F"/>
    <w:rsid w:val="001503AC"/>
    <w:rsid w:val="00151BD4"/>
    <w:rsid w:val="001523A1"/>
    <w:rsid w:val="001526E3"/>
    <w:rsid w:val="00152730"/>
    <w:rsid w:val="001537E4"/>
    <w:rsid w:val="001538DE"/>
    <w:rsid w:val="00153A18"/>
    <w:rsid w:val="00153C92"/>
    <w:rsid w:val="00153E82"/>
    <w:rsid w:val="0015514D"/>
    <w:rsid w:val="001604AE"/>
    <w:rsid w:val="0016091C"/>
    <w:rsid w:val="00161257"/>
    <w:rsid w:val="0016200D"/>
    <w:rsid w:val="001625DE"/>
    <w:rsid w:val="00164DA4"/>
    <w:rsid w:val="001656C1"/>
    <w:rsid w:val="0016587F"/>
    <w:rsid w:val="001671F9"/>
    <w:rsid w:val="0016795D"/>
    <w:rsid w:val="0016799B"/>
    <w:rsid w:val="00170042"/>
    <w:rsid w:val="0017049F"/>
    <w:rsid w:val="001727D9"/>
    <w:rsid w:val="00172B54"/>
    <w:rsid w:val="00174950"/>
    <w:rsid w:val="00175A27"/>
    <w:rsid w:val="00176A38"/>
    <w:rsid w:val="001772A2"/>
    <w:rsid w:val="001772AE"/>
    <w:rsid w:val="001808F0"/>
    <w:rsid w:val="00181763"/>
    <w:rsid w:val="00181BA5"/>
    <w:rsid w:val="00181EC8"/>
    <w:rsid w:val="00183548"/>
    <w:rsid w:val="001839D3"/>
    <w:rsid w:val="00183FF6"/>
    <w:rsid w:val="001841B6"/>
    <w:rsid w:val="001845D2"/>
    <w:rsid w:val="001904AA"/>
    <w:rsid w:val="001921C0"/>
    <w:rsid w:val="0019270B"/>
    <w:rsid w:val="001945C4"/>
    <w:rsid w:val="001947B4"/>
    <w:rsid w:val="00195EFA"/>
    <w:rsid w:val="0019775F"/>
    <w:rsid w:val="001979CA"/>
    <w:rsid w:val="00197F32"/>
    <w:rsid w:val="001A1384"/>
    <w:rsid w:val="001A17EF"/>
    <w:rsid w:val="001A19B2"/>
    <w:rsid w:val="001A3429"/>
    <w:rsid w:val="001A4B19"/>
    <w:rsid w:val="001A550B"/>
    <w:rsid w:val="001A5518"/>
    <w:rsid w:val="001A63EA"/>
    <w:rsid w:val="001A6C1D"/>
    <w:rsid w:val="001A71DA"/>
    <w:rsid w:val="001A7405"/>
    <w:rsid w:val="001B0233"/>
    <w:rsid w:val="001B0899"/>
    <w:rsid w:val="001B18EB"/>
    <w:rsid w:val="001B302C"/>
    <w:rsid w:val="001B3558"/>
    <w:rsid w:val="001B36DD"/>
    <w:rsid w:val="001B3B56"/>
    <w:rsid w:val="001B4885"/>
    <w:rsid w:val="001B4D8B"/>
    <w:rsid w:val="001B4FC4"/>
    <w:rsid w:val="001B50F8"/>
    <w:rsid w:val="001B6D40"/>
    <w:rsid w:val="001B7239"/>
    <w:rsid w:val="001B7534"/>
    <w:rsid w:val="001B774D"/>
    <w:rsid w:val="001C46D2"/>
    <w:rsid w:val="001C4751"/>
    <w:rsid w:val="001C4C56"/>
    <w:rsid w:val="001C68CE"/>
    <w:rsid w:val="001C6CD6"/>
    <w:rsid w:val="001C6ED1"/>
    <w:rsid w:val="001C6F20"/>
    <w:rsid w:val="001C72DB"/>
    <w:rsid w:val="001C75CC"/>
    <w:rsid w:val="001D13BB"/>
    <w:rsid w:val="001D1657"/>
    <w:rsid w:val="001D248A"/>
    <w:rsid w:val="001D25D9"/>
    <w:rsid w:val="001D30DD"/>
    <w:rsid w:val="001D423D"/>
    <w:rsid w:val="001D7F8E"/>
    <w:rsid w:val="001E02F4"/>
    <w:rsid w:val="001E309B"/>
    <w:rsid w:val="001E3FC6"/>
    <w:rsid w:val="001E5FEC"/>
    <w:rsid w:val="001E67ED"/>
    <w:rsid w:val="001E6F7B"/>
    <w:rsid w:val="001E736F"/>
    <w:rsid w:val="001F12B0"/>
    <w:rsid w:val="001F2096"/>
    <w:rsid w:val="001F2D42"/>
    <w:rsid w:val="001F3093"/>
    <w:rsid w:val="001F6782"/>
    <w:rsid w:val="001F7D6A"/>
    <w:rsid w:val="00200EC7"/>
    <w:rsid w:val="002015AC"/>
    <w:rsid w:val="00201818"/>
    <w:rsid w:val="00201B68"/>
    <w:rsid w:val="00204BF3"/>
    <w:rsid w:val="00204D89"/>
    <w:rsid w:val="00205C84"/>
    <w:rsid w:val="002060FB"/>
    <w:rsid w:val="002075D1"/>
    <w:rsid w:val="0021039B"/>
    <w:rsid w:val="002104D8"/>
    <w:rsid w:val="002104E0"/>
    <w:rsid w:val="00212CA8"/>
    <w:rsid w:val="002135A6"/>
    <w:rsid w:val="00213DFE"/>
    <w:rsid w:val="002148A9"/>
    <w:rsid w:val="00214DAA"/>
    <w:rsid w:val="00217469"/>
    <w:rsid w:val="002204F4"/>
    <w:rsid w:val="00221BAE"/>
    <w:rsid w:val="002222D2"/>
    <w:rsid w:val="00222E21"/>
    <w:rsid w:val="00224965"/>
    <w:rsid w:val="00224F72"/>
    <w:rsid w:val="002258F5"/>
    <w:rsid w:val="00225A7C"/>
    <w:rsid w:val="00225DB9"/>
    <w:rsid w:val="00226CCD"/>
    <w:rsid w:val="00227EB9"/>
    <w:rsid w:val="00231CC2"/>
    <w:rsid w:val="0023278C"/>
    <w:rsid w:val="00233257"/>
    <w:rsid w:val="00234057"/>
    <w:rsid w:val="00234C4E"/>
    <w:rsid w:val="002363D4"/>
    <w:rsid w:val="00236435"/>
    <w:rsid w:val="00242F38"/>
    <w:rsid w:val="002455FB"/>
    <w:rsid w:val="002456AC"/>
    <w:rsid w:val="00245796"/>
    <w:rsid w:val="00245E69"/>
    <w:rsid w:val="0024690B"/>
    <w:rsid w:val="002473F6"/>
    <w:rsid w:val="00247D1B"/>
    <w:rsid w:val="00247DB5"/>
    <w:rsid w:val="00250444"/>
    <w:rsid w:val="002507FF"/>
    <w:rsid w:val="00250F55"/>
    <w:rsid w:val="00252143"/>
    <w:rsid w:val="002523BB"/>
    <w:rsid w:val="00252A6F"/>
    <w:rsid w:val="00253671"/>
    <w:rsid w:val="00253AD9"/>
    <w:rsid w:val="00255A8C"/>
    <w:rsid w:val="00256EF5"/>
    <w:rsid w:val="00257B1A"/>
    <w:rsid w:val="00257C42"/>
    <w:rsid w:val="00257DA9"/>
    <w:rsid w:val="002601A1"/>
    <w:rsid w:val="00261748"/>
    <w:rsid w:val="0026267E"/>
    <w:rsid w:val="0026279E"/>
    <w:rsid w:val="00262D18"/>
    <w:rsid w:val="00263958"/>
    <w:rsid w:val="00264E44"/>
    <w:rsid w:val="002663D9"/>
    <w:rsid w:val="00266648"/>
    <w:rsid w:val="00267306"/>
    <w:rsid w:val="00270705"/>
    <w:rsid w:val="00270F16"/>
    <w:rsid w:val="002734CD"/>
    <w:rsid w:val="002735F7"/>
    <w:rsid w:val="00273E4A"/>
    <w:rsid w:val="00275C66"/>
    <w:rsid w:val="00275E8D"/>
    <w:rsid w:val="002761A7"/>
    <w:rsid w:val="0028026F"/>
    <w:rsid w:val="002805F7"/>
    <w:rsid w:val="00282B7E"/>
    <w:rsid w:val="002839DF"/>
    <w:rsid w:val="00284F8B"/>
    <w:rsid w:val="002873AF"/>
    <w:rsid w:val="002873DB"/>
    <w:rsid w:val="0028751C"/>
    <w:rsid w:val="00292429"/>
    <w:rsid w:val="00293DC5"/>
    <w:rsid w:val="00294323"/>
    <w:rsid w:val="00294C8B"/>
    <w:rsid w:val="00295989"/>
    <w:rsid w:val="00295CB7"/>
    <w:rsid w:val="002962B7"/>
    <w:rsid w:val="00296D1F"/>
    <w:rsid w:val="00296F3C"/>
    <w:rsid w:val="002A0041"/>
    <w:rsid w:val="002A0166"/>
    <w:rsid w:val="002A0D86"/>
    <w:rsid w:val="002A1155"/>
    <w:rsid w:val="002A3AF0"/>
    <w:rsid w:val="002A3D6E"/>
    <w:rsid w:val="002A493D"/>
    <w:rsid w:val="002A4C54"/>
    <w:rsid w:val="002A56D5"/>
    <w:rsid w:val="002A6BBD"/>
    <w:rsid w:val="002A77F4"/>
    <w:rsid w:val="002B00C8"/>
    <w:rsid w:val="002B141C"/>
    <w:rsid w:val="002B19C9"/>
    <w:rsid w:val="002B1E6A"/>
    <w:rsid w:val="002B20EF"/>
    <w:rsid w:val="002B2C1A"/>
    <w:rsid w:val="002B3261"/>
    <w:rsid w:val="002B3702"/>
    <w:rsid w:val="002B418A"/>
    <w:rsid w:val="002B436C"/>
    <w:rsid w:val="002B45A2"/>
    <w:rsid w:val="002B62A4"/>
    <w:rsid w:val="002C09BE"/>
    <w:rsid w:val="002C0CC9"/>
    <w:rsid w:val="002C0FE3"/>
    <w:rsid w:val="002C11A9"/>
    <w:rsid w:val="002C1652"/>
    <w:rsid w:val="002C1B60"/>
    <w:rsid w:val="002C1FDB"/>
    <w:rsid w:val="002C3562"/>
    <w:rsid w:val="002C4BF2"/>
    <w:rsid w:val="002C563E"/>
    <w:rsid w:val="002C7D05"/>
    <w:rsid w:val="002D0FC3"/>
    <w:rsid w:val="002D101F"/>
    <w:rsid w:val="002D1581"/>
    <w:rsid w:val="002D2832"/>
    <w:rsid w:val="002D309E"/>
    <w:rsid w:val="002D37AF"/>
    <w:rsid w:val="002D4164"/>
    <w:rsid w:val="002D4623"/>
    <w:rsid w:val="002D4992"/>
    <w:rsid w:val="002D52E5"/>
    <w:rsid w:val="002D5B4A"/>
    <w:rsid w:val="002D5ECE"/>
    <w:rsid w:val="002D5F4F"/>
    <w:rsid w:val="002D67C9"/>
    <w:rsid w:val="002D6BB8"/>
    <w:rsid w:val="002D7B9D"/>
    <w:rsid w:val="002E0255"/>
    <w:rsid w:val="002E0446"/>
    <w:rsid w:val="002E0748"/>
    <w:rsid w:val="002E294D"/>
    <w:rsid w:val="002E2B2F"/>
    <w:rsid w:val="002E2C92"/>
    <w:rsid w:val="002E652D"/>
    <w:rsid w:val="002E6833"/>
    <w:rsid w:val="002E7577"/>
    <w:rsid w:val="002E77B5"/>
    <w:rsid w:val="002F14F3"/>
    <w:rsid w:val="002F1CD3"/>
    <w:rsid w:val="002F35BE"/>
    <w:rsid w:val="002F7FAE"/>
    <w:rsid w:val="00300A57"/>
    <w:rsid w:val="00300D52"/>
    <w:rsid w:val="0030258C"/>
    <w:rsid w:val="003055FE"/>
    <w:rsid w:val="00305BB7"/>
    <w:rsid w:val="00306CBD"/>
    <w:rsid w:val="00306F55"/>
    <w:rsid w:val="00310B65"/>
    <w:rsid w:val="00314E44"/>
    <w:rsid w:val="00314E83"/>
    <w:rsid w:val="003152F6"/>
    <w:rsid w:val="003160E8"/>
    <w:rsid w:val="00320A3F"/>
    <w:rsid w:val="00321D5E"/>
    <w:rsid w:val="0032238F"/>
    <w:rsid w:val="00322FEE"/>
    <w:rsid w:val="003246D5"/>
    <w:rsid w:val="00324B16"/>
    <w:rsid w:val="00324C65"/>
    <w:rsid w:val="00324DCF"/>
    <w:rsid w:val="003254BD"/>
    <w:rsid w:val="003260E6"/>
    <w:rsid w:val="003269A0"/>
    <w:rsid w:val="00326AD9"/>
    <w:rsid w:val="003271DC"/>
    <w:rsid w:val="0032734E"/>
    <w:rsid w:val="00331778"/>
    <w:rsid w:val="003318BC"/>
    <w:rsid w:val="00333010"/>
    <w:rsid w:val="003342CE"/>
    <w:rsid w:val="00334D28"/>
    <w:rsid w:val="00336583"/>
    <w:rsid w:val="003369C0"/>
    <w:rsid w:val="003370A9"/>
    <w:rsid w:val="003378AA"/>
    <w:rsid w:val="00340B2B"/>
    <w:rsid w:val="00341754"/>
    <w:rsid w:val="00341D59"/>
    <w:rsid w:val="00343963"/>
    <w:rsid w:val="003440BB"/>
    <w:rsid w:val="003446A2"/>
    <w:rsid w:val="00345329"/>
    <w:rsid w:val="00346FE3"/>
    <w:rsid w:val="00350C1A"/>
    <w:rsid w:val="00350E57"/>
    <w:rsid w:val="0035141D"/>
    <w:rsid w:val="00353D81"/>
    <w:rsid w:val="003541E2"/>
    <w:rsid w:val="003569B1"/>
    <w:rsid w:val="00361740"/>
    <w:rsid w:val="00363697"/>
    <w:rsid w:val="00364E78"/>
    <w:rsid w:val="00366786"/>
    <w:rsid w:val="00366821"/>
    <w:rsid w:val="003671FC"/>
    <w:rsid w:val="0036774D"/>
    <w:rsid w:val="00367F1A"/>
    <w:rsid w:val="003707CD"/>
    <w:rsid w:val="00371BC8"/>
    <w:rsid w:val="00372A23"/>
    <w:rsid w:val="003767B1"/>
    <w:rsid w:val="00376DD9"/>
    <w:rsid w:val="00377163"/>
    <w:rsid w:val="00382073"/>
    <w:rsid w:val="003828F6"/>
    <w:rsid w:val="0038595D"/>
    <w:rsid w:val="00385C5C"/>
    <w:rsid w:val="00387B8A"/>
    <w:rsid w:val="00391BB8"/>
    <w:rsid w:val="003934FE"/>
    <w:rsid w:val="00394CE5"/>
    <w:rsid w:val="0039532A"/>
    <w:rsid w:val="003979E1"/>
    <w:rsid w:val="003A1277"/>
    <w:rsid w:val="003A19BD"/>
    <w:rsid w:val="003A3C04"/>
    <w:rsid w:val="003A4086"/>
    <w:rsid w:val="003A411E"/>
    <w:rsid w:val="003A4CF3"/>
    <w:rsid w:val="003A5050"/>
    <w:rsid w:val="003A645A"/>
    <w:rsid w:val="003A6AC5"/>
    <w:rsid w:val="003B113B"/>
    <w:rsid w:val="003B1881"/>
    <w:rsid w:val="003B1E3F"/>
    <w:rsid w:val="003B32DE"/>
    <w:rsid w:val="003B35AF"/>
    <w:rsid w:val="003B43D7"/>
    <w:rsid w:val="003B56C1"/>
    <w:rsid w:val="003B6561"/>
    <w:rsid w:val="003B7297"/>
    <w:rsid w:val="003C0491"/>
    <w:rsid w:val="003C12D7"/>
    <w:rsid w:val="003C131C"/>
    <w:rsid w:val="003C15F1"/>
    <w:rsid w:val="003C1A16"/>
    <w:rsid w:val="003C272E"/>
    <w:rsid w:val="003C2858"/>
    <w:rsid w:val="003C3C1A"/>
    <w:rsid w:val="003C535B"/>
    <w:rsid w:val="003C5574"/>
    <w:rsid w:val="003C59E9"/>
    <w:rsid w:val="003C65BF"/>
    <w:rsid w:val="003C66BC"/>
    <w:rsid w:val="003C7443"/>
    <w:rsid w:val="003D179C"/>
    <w:rsid w:val="003D1927"/>
    <w:rsid w:val="003D1950"/>
    <w:rsid w:val="003D20CC"/>
    <w:rsid w:val="003D4E41"/>
    <w:rsid w:val="003D5001"/>
    <w:rsid w:val="003D5740"/>
    <w:rsid w:val="003E0F96"/>
    <w:rsid w:val="003E2BA9"/>
    <w:rsid w:val="003E311B"/>
    <w:rsid w:val="003E3824"/>
    <w:rsid w:val="003E38A0"/>
    <w:rsid w:val="003E455B"/>
    <w:rsid w:val="003E4D41"/>
    <w:rsid w:val="003E6AC9"/>
    <w:rsid w:val="003E6DD4"/>
    <w:rsid w:val="003E76C4"/>
    <w:rsid w:val="003F0ED1"/>
    <w:rsid w:val="003F1B1C"/>
    <w:rsid w:val="003F1D67"/>
    <w:rsid w:val="003F1E69"/>
    <w:rsid w:val="003F28E8"/>
    <w:rsid w:val="003F296D"/>
    <w:rsid w:val="003F2B49"/>
    <w:rsid w:val="003F2EF1"/>
    <w:rsid w:val="003F34C9"/>
    <w:rsid w:val="003F4824"/>
    <w:rsid w:val="003F5A00"/>
    <w:rsid w:val="003F5B8F"/>
    <w:rsid w:val="003F5BDF"/>
    <w:rsid w:val="003F6584"/>
    <w:rsid w:val="003F6D71"/>
    <w:rsid w:val="003F6E93"/>
    <w:rsid w:val="003F74C9"/>
    <w:rsid w:val="003F7C0D"/>
    <w:rsid w:val="00400081"/>
    <w:rsid w:val="00400148"/>
    <w:rsid w:val="00400181"/>
    <w:rsid w:val="0040199C"/>
    <w:rsid w:val="00402E33"/>
    <w:rsid w:val="004037BA"/>
    <w:rsid w:val="00403851"/>
    <w:rsid w:val="00404719"/>
    <w:rsid w:val="00404DDB"/>
    <w:rsid w:val="004051BB"/>
    <w:rsid w:val="00406104"/>
    <w:rsid w:val="00406264"/>
    <w:rsid w:val="0040683C"/>
    <w:rsid w:val="00407F22"/>
    <w:rsid w:val="0041004C"/>
    <w:rsid w:val="00411979"/>
    <w:rsid w:val="00411E4F"/>
    <w:rsid w:val="00411F3F"/>
    <w:rsid w:val="004175A1"/>
    <w:rsid w:val="004213CA"/>
    <w:rsid w:val="0042156A"/>
    <w:rsid w:val="0042179E"/>
    <w:rsid w:val="00421BEE"/>
    <w:rsid w:val="00424081"/>
    <w:rsid w:val="004242F3"/>
    <w:rsid w:val="00424E64"/>
    <w:rsid w:val="00425648"/>
    <w:rsid w:val="00426776"/>
    <w:rsid w:val="00426E94"/>
    <w:rsid w:val="00430563"/>
    <w:rsid w:val="0043066C"/>
    <w:rsid w:val="00430F3B"/>
    <w:rsid w:val="0043148C"/>
    <w:rsid w:val="00431736"/>
    <w:rsid w:val="00431864"/>
    <w:rsid w:val="00431C92"/>
    <w:rsid w:val="00434630"/>
    <w:rsid w:val="00435F86"/>
    <w:rsid w:val="00436EC8"/>
    <w:rsid w:val="004378BB"/>
    <w:rsid w:val="004428CF"/>
    <w:rsid w:val="00442ABA"/>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0E55"/>
    <w:rsid w:val="00461A5D"/>
    <w:rsid w:val="00465030"/>
    <w:rsid w:val="00465B63"/>
    <w:rsid w:val="00466194"/>
    <w:rsid w:val="00466308"/>
    <w:rsid w:val="00466D78"/>
    <w:rsid w:val="00467268"/>
    <w:rsid w:val="004673AE"/>
    <w:rsid w:val="00467701"/>
    <w:rsid w:val="00470316"/>
    <w:rsid w:val="004704B9"/>
    <w:rsid w:val="00470629"/>
    <w:rsid w:val="004718E3"/>
    <w:rsid w:val="00472E64"/>
    <w:rsid w:val="00472E74"/>
    <w:rsid w:val="0047356C"/>
    <w:rsid w:val="00474170"/>
    <w:rsid w:val="00474FA4"/>
    <w:rsid w:val="00475BDA"/>
    <w:rsid w:val="00476146"/>
    <w:rsid w:val="0048363A"/>
    <w:rsid w:val="0048384C"/>
    <w:rsid w:val="004839EE"/>
    <w:rsid w:val="00484999"/>
    <w:rsid w:val="00484ABD"/>
    <w:rsid w:val="004861C8"/>
    <w:rsid w:val="004869FA"/>
    <w:rsid w:val="00487D82"/>
    <w:rsid w:val="00490A3F"/>
    <w:rsid w:val="00490FF4"/>
    <w:rsid w:val="004914AD"/>
    <w:rsid w:val="0049216C"/>
    <w:rsid w:val="004927B6"/>
    <w:rsid w:val="00492A4E"/>
    <w:rsid w:val="00494CCB"/>
    <w:rsid w:val="00494ED7"/>
    <w:rsid w:val="00496611"/>
    <w:rsid w:val="00496C22"/>
    <w:rsid w:val="00496E39"/>
    <w:rsid w:val="004970D1"/>
    <w:rsid w:val="00497731"/>
    <w:rsid w:val="004A1DE6"/>
    <w:rsid w:val="004A250C"/>
    <w:rsid w:val="004A299A"/>
    <w:rsid w:val="004A2F3E"/>
    <w:rsid w:val="004A4E75"/>
    <w:rsid w:val="004A50BB"/>
    <w:rsid w:val="004A6532"/>
    <w:rsid w:val="004B148F"/>
    <w:rsid w:val="004B239D"/>
    <w:rsid w:val="004B288C"/>
    <w:rsid w:val="004B3883"/>
    <w:rsid w:val="004B4D31"/>
    <w:rsid w:val="004B53FC"/>
    <w:rsid w:val="004C1252"/>
    <w:rsid w:val="004C17A9"/>
    <w:rsid w:val="004C1974"/>
    <w:rsid w:val="004C1F7F"/>
    <w:rsid w:val="004C2E04"/>
    <w:rsid w:val="004C36E8"/>
    <w:rsid w:val="004C3FDB"/>
    <w:rsid w:val="004C5B68"/>
    <w:rsid w:val="004C5EC1"/>
    <w:rsid w:val="004C62EE"/>
    <w:rsid w:val="004C78E8"/>
    <w:rsid w:val="004C7C6B"/>
    <w:rsid w:val="004D0C90"/>
    <w:rsid w:val="004D1C63"/>
    <w:rsid w:val="004D2115"/>
    <w:rsid w:val="004D22FB"/>
    <w:rsid w:val="004D2CE5"/>
    <w:rsid w:val="004D3471"/>
    <w:rsid w:val="004D53E9"/>
    <w:rsid w:val="004D725B"/>
    <w:rsid w:val="004D7BA6"/>
    <w:rsid w:val="004E10AE"/>
    <w:rsid w:val="004E2A41"/>
    <w:rsid w:val="004E4D4A"/>
    <w:rsid w:val="004E5FCA"/>
    <w:rsid w:val="004E7504"/>
    <w:rsid w:val="004F1551"/>
    <w:rsid w:val="004F1E46"/>
    <w:rsid w:val="004F28FD"/>
    <w:rsid w:val="004F298A"/>
    <w:rsid w:val="004F4BD7"/>
    <w:rsid w:val="004F50E1"/>
    <w:rsid w:val="004F61BA"/>
    <w:rsid w:val="004F7DA9"/>
    <w:rsid w:val="005016B5"/>
    <w:rsid w:val="005019A1"/>
    <w:rsid w:val="00502DEB"/>
    <w:rsid w:val="00504C0A"/>
    <w:rsid w:val="00506C94"/>
    <w:rsid w:val="00507834"/>
    <w:rsid w:val="00507B81"/>
    <w:rsid w:val="005101F7"/>
    <w:rsid w:val="00510448"/>
    <w:rsid w:val="005105F7"/>
    <w:rsid w:val="00510E53"/>
    <w:rsid w:val="0051128A"/>
    <w:rsid w:val="00511D0D"/>
    <w:rsid w:val="005121CF"/>
    <w:rsid w:val="00512BB7"/>
    <w:rsid w:val="00512C23"/>
    <w:rsid w:val="0051327B"/>
    <w:rsid w:val="00515316"/>
    <w:rsid w:val="00516261"/>
    <w:rsid w:val="005165F0"/>
    <w:rsid w:val="00516DA6"/>
    <w:rsid w:val="00517B19"/>
    <w:rsid w:val="00517B69"/>
    <w:rsid w:val="005203B7"/>
    <w:rsid w:val="005209D8"/>
    <w:rsid w:val="00520C31"/>
    <w:rsid w:val="00521369"/>
    <w:rsid w:val="00521482"/>
    <w:rsid w:val="00522DBC"/>
    <w:rsid w:val="005230CB"/>
    <w:rsid w:val="005241D1"/>
    <w:rsid w:val="00526035"/>
    <w:rsid w:val="005269F1"/>
    <w:rsid w:val="00527E0D"/>
    <w:rsid w:val="00527F2F"/>
    <w:rsid w:val="00531027"/>
    <w:rsid w:val="0053155D"/>
    <w:rsid w:val="00531893"/>
    <w:rsid w:val="00531FEC"/>
    <w:rsid w:val="005332C1"/>
    <w:rsid w:val="00533D9A"/>
    <w:rsid w:val="005358B8"/>
    <w:rsid w:val="0053692D"/>
    <w:rsid w:val="00536BFA"/>
    <w:rsid w:val="00536E24"/>
    <w:rsid w:val="0053791F"/>
    <w:rsid w:val="00537C34"/>
    <w:rsid w:val="00537E92"/>
    <w:rsid w:val="00543A87"/>
    <w:rsid w:val="00545048"/>
    <w:rsid w:val="0054569F"/>
    <w:rsid w:val="0054683A"/>
    <w:rsid w:val="00546E05"/>
    <w:rsid w:val="00550490"/>
    <w:rsid w:val="00550514"/>
    <w:rsid w:val="00551106"/>
    <w:rsid w:val="00554E28"/>
    <w:rsid w:val="0056122E"/>
    <w:rsid w:val="00561E8E"/>
    <w:rsid w:val="00562BF7"/>
    <w:rsid w:val="00565516"/>
    <w:rsid w:val="00565D45"/>
    <w:rsid w:val="00566164"/>
    <w:rsid w:val="00566553"/>
    <w:rsid w:val="005671D7"/>
    <w:rsid w:val="00567B51"/>
    <w:rsid w:val="00570AC5"/>
    <w:rsid w:val="00571326"/>
    <w:rsid w:val="00574DFE"/>
    <w:rsid w:val="00575D9A"/>
    <w:rsid w:val="005760C5"/>
    <w:rsid w:val="00576202"/>
    <w:rsid w:val="00576396"/>
    <w:rsid w:val="00580DAB"/>
    <w:rsid w:val="005816D0"/>
    <w:rsid w:val="005852CC"/>
    <w:rsid w:val="00587228"/>
    <w:rsid w:val="005900A0"/>
    <w:rsid w:val="0059030E"/>
    <w:rsid w:val="0059524D"/>
    <w:rsid w:val="00595C96"/>
    <w:rsid w:val="0059632C"/>
    <w:rsid w:val="005965F9"/>
    <w:rsid w:val="00597303"/>
    <w:rsid w:val="00597CCB"/>
    <w:rsid w:val="005A020A"/>
    <w:rsid w:val="005A0610"/>
    <w:rsid w:val="005A062A"/>
    <w:rsid w:val="005A2F81"/>
    <w:rsid w:val="005A404B"/>
    <w:rsid w:val="005A4F7B"/>
    <w:rsid w:val="005A5817"/>
    <w:rsid w:val="005A73F3"/>
    <w:rsid w:val="005B0AFC"/>
    <w:rsid w:val="005B108D"/>
    <w:rsid w:val="005B13C5"/>
    <w:rsid w:val="005B1ECC"/>
    <w:rsid w:val="005B29A1"/>
    <w:rsid w:val="005B40E0"/>
    <w:rsid w:val="005B4C19"/>
    <w:rsid w:val="005B4F17"/>
    <w:rsid w:val="005B5AE6"/>
    <w:rsid w:val="005B6CD9"/>
    <w:rsid w:val="005C0B90"/>
    <w:rsid w:val="005C1A7A"/>
    <w:rsid w:val="005C2135"/>
    <w:rsid w:val="005C6521"/>
    <w:rsid w:val="005C70E1"/>
    <w:rsid w:val="005C75F4"/>
    <w:rsid w:val="005C7FFA"/>
    <w:rsid w:val="005D1A91"/>
    <w:rsid w:val="005D1C49"/>
    <w:rsid w:val="005D2F4C"/>
    <w:rsid w:val="005D41F2"/>
    <w:rsid w:val="005D48CF"/>
    <w:rsid w:val="005D4EC5"/>
    <w:rsid w:val="005D5272"/>
    <w:rsid w:val="005D75B1"/>
    <w:rsid w:val="005D7D27"/>
    <w:rsid w:val="005E120D"/>
    <w:rsid w:val="005E2D42"/>
    <w:rsid w:val="005E3A8C"/>
    <w:rsid w:val="005E453A"/>
    <w:rsid w:val="005E4800"/>
    <w:rsid w:val="005E52C3"/>
    <w:rsid w:val="005E5739"/>
    <w:rsid w:val="005E5744"/>
    <w:rsid w:val="005E6D89"/>
    <w:rsid w:val="005E7605"/>
    <w:rsid w:val="005E798C"/>
    <w:rsid w:val="005E7E36"/>
    <w:rsid w:val="005F04E5"/>
    <w:rsid w:val="005F0FB4"/>
    <w:rsid w:val="005F1162"/>
    <w:rsid w:val="005F2653"/>
    <w:rsid w:val="005F2D06"/>
    <w:rsid w:val="005F2D69"/>
    <w:rsid w:val="005F3223"/>
    <w:rsid w:val="005F4A09"/>
    <w:rsid w:val="005F7ABF"/>
    <w:rsid w:val="005F7CAC"/>
    <w:rsid w:val="006002AB"/>
    <w:rsid w:val="00602EA3"/>
    <w:rsid w:val="0060312E"/>
    <w:rsid w:val="00605171"/>
    <w:rsid w:val="00606415"/>
    <w:rsid w:val="00607DBC"/>
    <w:rsid w:val="00610007"/>
    <w:rsid w:val="00612363"/>
    <w:rsid w:val="006125A9"/>
    <w:rsid w:val="00612D3C"/>
    <w:rsid w:val="0061361F"/>
    <w:rsid w:val="0061371D"/>
    <w:rsid w:val="00613A8A"/>
    <w:rsid w:val="006147E2"/>
    <w:rsid w:val="00614F1B"/>
    <w:rsid w:val="00615729"/>
    <w:rsid w:val="00615985"/>
    <w:rsid w:val="006161E5"/>
    <w:rsid w:val="00616410"/>
    <w:rsid w:val="006200A5"/>
    <w:rsid w:val="006229DA"/>
    <w:rsid w:val="00623608"/>
    <w:rsid w:val="006250BC"/>
    <w:rsid w:val="006261EB"/>
    <w:rsid w:val="00627034"/>
    <w:rsid w:val="006327A0"/>
    <w:rsid w:val="00634EB4"/>
    <w:rsid w:val="00634EB8"/>
    <w:rsid w:val="006350C5"/>
    <w:rsid w:val="00635AB3"/>
    <w:rsid w:val="00636021"/>
    <w:rsid w:val="00636325"/>
    <w:rsid w:val="006367FB"/>
    <w:rsid w:val="00636A38"/>
    <w:rsid w:val="00636F1E"/>
    <w:rsid w:val="00637DA6"/>
    <w:rsid w:val="00637FE4"/>
    <w:rsid w:val="00640A6D"/>
    <w:rsid w:val="00640F73"/>
    <w:rsid w:val="00641446"/>
    <w:rsid w:val="00643FBE"/>
    <w:rsid w:val="00645049"/>
    <w:rsid w:val="006456A5"/>
    <w:rsid w:val="00646F79"/>
    <w:rsid w:val="00647C9B"/>
    <w:rsid w:val="0065016D"/>
    <w:rsid w:val="0065020E"/>
    <w:rsid w:val="00651910"/>
    <w:rsid w:val="00651CE1"/>
    <w:rsid w:val="006526F8"/>
    <w:rsid w:val="00653C00"/>
    <w:rsid w:val="00654726"/>
    <w:rsid w:val="00655259"/>
    <w:rsid w:val="0065573A"/>
    <w:rsid w:val="006572FE"/>
    <w:rsid w:val="006602F3"/>
    <w:rsid w:val="00660500"/>
    <w:rsid w:val="00661839"/>
    <w:rsid w:val="00661F98"/>
    <w:rsid w:val="0066212F"/>
    <w:rsid w:val="00662B0A"/>
    <w:rsid w:val="00662CB0"/>
    <w:rsid w:val="00663170"/>
    <w:rsid w:val="006632DC"/>
    <w:rsid w:val="006638BD"/>
    <w:rsid w:val="00665AD9"/>
    <w:rsid w:val="00666182"/>
    <w:rsid w:val="00667D79"/>
    <w:rsid w:val="00667FD4"/>
    <w:rsid w:val="0067088B"/>
    <w:rsid w:val="006709F0"/>
    <w:rsid w:val="00670B35"/>
    <w:rsid w:val="00670DF1"/>
    <w:rsid w:val="00673C80"/>
    <w:rsid w:val="00673DC6"/>
    <w:rsid w:val="0067449F"/>
    <w:rsid w:val="006749C2"/>
    <w:rsid w:val="00674CD4"/>
    <w:rsid w:val="00675E30"/>
    <w:rsid w:val="00677085"/>
    <w:rsid w:val="00677954"/>
    <w:rsid w:val="00680786"/>
    <w:rsid w:val="00681BE3"/>
    <w:rsid w:val="0068237B"/>
    <w:rsid w:val="00683662"/>
    <w:rsid w:val="00684E75"/>
    <w:rsid w:val="006855E3"/>
    <w:rsid w:val="00687DB0"/>
    <w:rsid w:val="006908EF"/>
    <w:rsid w:val="006911F1"/>
    <w:rsid w:val="00694307"/>
    <w:rsid w:val="0069445D"/>
    <w:rsid w:val="00694E36"/>
    <w:rsid w:val="00697D05"/>
    <w:rsid w:val="00697E91"/>
    <w:rsid w:val="006A02B7"/>
    <w:rsid w:val="006A0B41"/>
    <w:rsid w:val="006A2072"/>
    <w:rsid w:val="006A2AC9"/>
    <w:rsid w:val="006A2F72"/>
    <w:rsid w:val="006A3447"/>
    <w:rsid w:val="006A3A63"/>
    <w:rsid w:val="006A5241"/>
    <w:rsid w:val="006A69EA"/>
    <w:rsid w:val="006A6B7E"/>
    <w:rsid w:val="006A6BB1"/>
    <w:rsid w:val="006A7D8D"/>
    <w:rsid w:val="006B0571"/>
    <w:rsid w:val="006B0BCC"/>
    <w:rsid w:val="006B1021"/>
    <w:rsid w:val="006B3769"/>
    <w:rsid w:val="006B62EC"/>
    <w:rsid w:val="006C16EF"/>
    <w:rsid w:val="006C1918"/>
    <w:rsid w:val="006C2CF1"/>
    <w:rsid w:val="006C3FE5"/>
    <w:rsid w:val="006C4242"/>
    <w:rsid w:val="006C4506"/>
    <w:rsid w:val="006C4659"/>
    <w:rsid w:val="006C5141"/>
    <w:rsid w:val="006C51A9"/>
    <w:rsid w:val="006D00F9"/>
    <w:rsid w:val="006D13DF"/>
    <w:rsid w:val="006D18D4"/>
    <w:rsid w:val="006D2D5E"/>
    <w:rsid w:val="006D2F9B"/>
    <w:rsid w:val="006D317B"/>
    <w:rsid w:val="006D44B4"/>
    <w:rsid w:val="006D5EC8"/>
    <w:rsid w:val="006D68F0"/>
    <w:rsid w:val="006D6A91"/>
    <w:rsid w:val="006D71E3"/>
    <w:rsid w:val="006E16CE"/>
    <w:rsid w:val="006E1877"/>
    <w:rsid w:val="006E1BF3"/>
    <w:rsid w:val="006E2124"/>
    <w:rsid w:val="006E300F"/>
    <w:rsid w:val="006E5779"/>
    <w:rsid w:val="006E6346"/>
    <w:rsid w:val="006E74DB"/>
    <w:rsid w:val="006F028B"/>
    <w:rsid w:val="006F1B2B"/>
    <w:rsid w:val="006F1D3F"/>
    <w:rsid w:val="006F1E48"/>
    <w:rsid w:val="006F32E7"/>
    <w:rsid w:val="006F3960"/>
    <w:rsid w:val="006F47C2"/>
    <w:rsid w:val="006F591B"/>
    <w:rsid w:val="006F75D2"/>
    <w:rsid w:val="006F7D54"/>
    <w:rsid w:val="007003DC"/>
    <w:rsid w:val="0070124F"/>
    <w:rsid w:val="007034B4"/>
    <w:rsid w:val="00703526"/>
    <w:rsid w:val="00705FA1"/>
    <w:rsid w:val="00706F87"/>
    <w:rsid w:val="00707F7C"/>
    <w:rsid w:val="00711E10"/>
    <w:rsid w:val="0071309B"/>
    <w:rsid w:val="00713DD0"/>
    <w:rsid w:val="00713E7D"/>
    <w:rsid w:val="00713EB1"/>
    <w:rsid w:val="007140D2"/>
    <w:rsid w:val="0071619F"/>
    <w:rsid w:val="00717CBA"/>
    <w:rsid w:val="00720BDC"/>
    <w:rsid w:val="00722306"/>
    <w:rsid w:val="007232CC"/>
    <w:rsid w:val="00723753"/>
    <w:rsid w:val="00723B9E"/>
    <w:rsid w:val="00725640"/>
    <w:rsid w:val="00725737"/>
    <w:rsid w:val="0072692F"/>
    <w:rsid w:val="00730655"/>
    <w:rsid w:val="007329B9"/>
    <w:rsid w:val="00732BA1"/>
    <w:rsid w:val="00733812"/>
    <w:rsid w:val="007356A0"/>
    <w:rsid w:val="00735AF1"/>
    <w:rsid w:val="00736E79"/>
    <w:rsid w:val="00740857"/>
    <w:rsid w:val="00740DCD"/>
    <w:rsid w:val="00741AAC"/>
    <w:rsid w:val="00742628"/>
    <w:rsid w:val="007436DD"/>
    <w:rsid w:val="00746E80"/>
    <w:rsid w:val="007506EE"/>
    <w:rsid w:val="007508EB"/>
    <w:rsid w:val="00752CE9"/>
    <w:rsid w:val="0075658A"/>
    <w:rsid w:val="00756BFD"/>
    <w:rsid w:val="00756D88"/>
    <w:rsid w:val="007601C6"/>
    <w:rsid w:val="007608F1"/>
    <w:rsid w:val="00761005"/>
    <w:rsid w:val="00761792"/>
    <w:rsid w:val="00764717"/>
    <w:rsid w:val="007653E1"/>
    <w:rsid w:val="0076590C"/>
    <w:rsid w:val="00765936"/>
    <w:rsid w:val="00765D13"/>
    <w:rsid w:val="00766E03"/>
    <w:rsid w:val="007673DC"/>
    <w:rsid w:val="007700FC"/>
    <w:rsid w:val="007712DC"/>
    <w:rsid w:val="00773849"/>
    <w:rsid w:val="00774101"/>
    <w:rsid w:val="007742CA"/>
    <w:rsid w:val="00774336"/>
    <w:rsid w:val="0077458E"/>
    <w:rsid w:val="0077463A"/>
    <w:rsid w:val="007758B4"/>
    <w:rsid w:val="00775B1E"/>
    <w:rsid w:val="0077671B"/>
    <w:rsid w:val="00776B4A"/>
    <w:rsid w:val="00777097"/>
    <w:rsid w:val="007806AB"/>
    <w:rsid w:val="00780FED"/>
    <w:rsid w:val="00781163"/>
    <w:rsid w:val="00782F58"/>
    <w:rsid w:val="00783A1D"/>
    <w:rsid w:val="00784004"/>
    <w:rsid w:val="007840F0"/>
    <w:rsid w:val="007845C5"/>
    <w:rsid w:val="00785D65"/>
    <w:rsid w:val="007869DB"/>
    <w:rsid w:val="00790A0F"/>
    <w:rsid w:val="0079172C"/>
    <w:rsid w:val="0079569E"/>
    <w:rsid w:val="007959C3"/>
    <w:rsid w:val="007966F9"/>
    <w:rsid w:val="0079676F"/>
    <w:rsid w:val="00797BA7"/>
    <w:rsid w:val="007A095B"/>
    <w:rsid w:val="007A19F8"/>
    <w:rsid w:val="007A1CED"/>
    <w:rsid w:val="007A1CF3"/>
    <w:rsid w:val="007A2279"/>
    <w:rsid w:val="007A585A"/>
    <w:rsid w:val="007A5B0F"/>
    <w:rsid w:val="007A5F8F"/>
    <w:rsid w:val="007A63B9"/>
    <w:rsid w:val="007A65D9"/>
    <w:rsid w:val="007A6C07"/>
    <w:rsid w:val="007A716A"/>
    <w:rsid w:val="007B127E"/>
    <w:rsid w:val="007B2D09"/>
    <w:rsid w:val="007B3154"/>
    <w:rsid w:val="007B36C7"/>
    <w:rsid w:val="007B3702"/>
    <w:rsid w:val="007B3975"/>
    <w:rsid w:val="007B4A0C"/>
    <w:rsid w:val="007B5A02"/>
    <w:rsid w:val="007B5BB4"/>
    <w:rsid w:val="007B5D6F"/>
    <w:rsid w:val="007B5F2B"/>
    <w:rsid w:val="007C015F"/>
    <w:rsid w:val="007C04B4"/>
    <w:rsid w:val="007C1674"/>
    <w:rsid w:val="007C1B6A"/>
    <w:rsid w:val="007C1FDF"/>
    <w:rsid w:val="007C2F0F"/>
    <w:rsid w:val="007C3340"/>
    <w:rsid w:val="007C375D"/>
    <w:rsid w:val="007C37FA"/>
    <w:rsid w:val="007C394B"/>
    <w:rsid w:val="007C6312"/>
    <w:rsid w:val="007C7D7A"/>
    <w:rsid w:val="007C7F6C"/>
    <w:rsid w:val="007D3538"/>
    <w:rsid w:val="007D3826"/>
    <w:rsid w:val="007D5CF7"/>
    <w:rsid w:val="007D68CF"/>
    <w:rsid w:val="007D6A88"/>
    <w:rsid w:val="007D7A30"/>
    <w:rsid w:val="007E226E"/>
    <w:rsid w:val="007E27F1"/>
    <w:rsid w:val="007E3C6B"/>
    <w:rsid w:val="007E66FC"/>
    <w:rsid w:val="007E7C55"/>
    <w:rsid w:val="007F03F2"/>
    <w:rsid w:val="007F12AD"/>
    <w:rsid w:val="007F48E2"/>
    <w:rsid w:val="007F5754"/>
    <w:rsid w:val="007F5991"/>
    <w:rsid w:val="007F651B"/>
    <w:rsid w:val="007F6776"/>
    <w:rsid w:val="007F7682"/>
    <w:rsid w:val="007F7739"/>
    <w:rsid w:val="00801C8C"/>
    <w:rsid w:val="008029FB"/>
    <w:rsid w:val="00802E2B"/>
    <w:rsid w:val="0080451B"/>
    <w:rsid w:val="008073F3"/>
    <w:rsid w:val="00810D7A"/>
    <w:rsid w:val="00810EAD"/>
    <w:rsid w:val="00810F84"/>
    <w:rsid w:val="008110E4"/>
    <w:rsid w:val="00811F09"/>
    <w:rsid w:val="0081264D"/>
    <w:rsid w:val="008127D2"/>
    <w:rsid w:val="00812832"/>
    <w:rsid w:val="00813823"/>
    <w:rsid w:val="0081480A"/>
    <w:rsid w:val="008148BF"/>
    <w:rsid w:val="00816416"/>
    <w:rsid w:val="00820362"/>
    <w:rsid w:val="008206E5"/>
    <w:rsid w:val="008207EC"/>
    <w:rsid w:val="00820C56"/>
    <w:rsid w:val="00821B4E"/>
    <w:rsid w:val="00821C32"/>
    <w:rsid w:val="00821EDF"/>
    <w:rsid w:val="00823EB6"/>
    <w:rsid w:val="008256DF"/>
    <w:rsid w:val="0082703C"/>
    <w:rsid w:val="008276C6"/>
    <w:rsid w:val="008276D2"/>
    <w:rsid w:val="00827761"/>
    <w:rsid w:val="008324C2"/>
    <w:rsid w:val="008328A4"/>
    <w:rsid w:val="00832BB3"/>
    <w:rsid w:val="00833141"/>
    <w:rsid w:val="00836C11"/>
    <w:rsid w:val="0083741D"/>
    <w:rsid w:val="00837FDC"/>
    <w:rsid w:val="008409C4"/>
    <w:rsid w:val="00840C8B"/>
    <w:rsid w:val="0084104E"/>
    <w:rsid w:val="008412AD"/>
    <w:rsid w:val="0084191D"/>
    <w:rsid w:val="00842A52"/>
    <w:rsid w:val="00843CF9"/>
    <w:rsid w:val="0084667F"/>
    <w:rsid w:val="00850FD1"/>
    <w:rsid w:val="00853006"/>
    <w:rsid w:val="008575B3"/>
    <w:rsid w:val="00861A11"/>
    <w:rsid w:val="00862D92"/>
    <w:rsid w:val="00863151"/>
    <w:rsid w:val="00863418"/>
    <w:rsid w:val="008634F8"/>
    <w:rsid w:val="008640A3"/>
    <w:rsid w:val="0086441B"/>
    <w:rsid w:val="0086734E"/>
    <w:rsid w:val="00867F9A"/>
    <w:rsid w:val="00870185"/>
    <w:rsid w:val="00870E6F"/>
    <w:rsid w:val="008719CB"/>
    <w:rsid w:val="00873334"/>
    <w:rsid w:val="008745A7"/>
    <w:rsid w:val="00874BB4"/>
    <w:rsid w:val="00875154"/>
    <w:rsid w:val="008753A8"/>
    <w:rsid w:val="008755C1"/>
    <w:rsid w:val="008755DA"/>
    <w:rsid w:val="00875DFD"/>
    <w:rsid w:val="008761F8"/>
    <w:rsid w:val="0087662B"/>
    <w:rsid w:val="008774A3"/>
    <w:rsid w:val="0087765B"/>
    <w:rsid w:val="00881C3B"/>
    <w:rsid w:val="00881DD8"/>
    <w:rsid w:val="0088200A"/>
    <w:rsid w:val="00882A99"/>
    <w:rsid w:val="00882D06"/>
    <w:rsid w:val="00884EDC"/>
    <w:rsid w:val="00885C2E"/>
    <w:rsid w:val="00885F80"/>
    <w:rsid w:val="00886E02"/>
    <w:rsid w:val="0089091A"/>
    <w:rsid w:val="00890B32"/>
    <w:rsid w:val="00892EC2"/>
    <w:rsid w:val="008935D2"/>
    <w:rsid w:val="00894DAB"/>
    <w:rsid w:val="00894F92"/>
    <w:rsid w:val="00896F69"/>
    <w:rsid w:val="0089711A"/>
    <w:rsid w:val="008A05D0"/>
    <w:rsid w:val="008A077C"/>
    <w:rsid w:val="008A0B1F"/>
    <w:rsid w:val="008A1213"/>
    <w:rsid w:val="008A1875"/>
    <w:rsid w:val="008A2693"/>
    <w:rsid w:val="008A357C"/>
    <w:rsid w:val="008A4854"/>
    <w:rsid w:val="008A65C8"/>
    <w:rsid w:val="008A6E79"/>
    <w:rsid w:val="008A7896"/>
    <w:rsid w:val="008A79F1"/>
    <w:rsid w:val="008A7F2E"/>
    <w:rsid w:val="008B11BC"/>
    <w:rsid w:val="008B1386"/>
    <w:rsid w:val="008B1487"/>
    <w:rsid w:val="008B25DE"/>
    <w:rsid w:val="008B2922"/>
    <w:rsid w:val="008B3CC9"/>
    <w:rsid w:val="008B4033"/>
    <w:rsid w:val="008B42E5"/>
    <w:rsid w:val="008B4E41"/>
    <w:rsid w:val="008B69F3"/>
    <w:rsid w:val="008B6C0D"/>
    <w:rsid w:val="008B79EF"/>
    <w:rsid w:val="008C0352"/>
    <w:rsid w:val="008C1911"/>
    <w:rsid w:val="008C19C4"/>
    <w:rsid w:val="008C1C9C"/>
    <w:rsid w:val="008C1E93"/>
    <w:rsid w:val="008C2AA7"/>
    <w:rsid w:val="008C3501"/>
    <w:rsid w:val="008C357B"/>
    <w:rsid w:val="008C4003"/>
    <w:rsid w:val="008C4A18"/>
    <w:rsid w:val="008C5285"/>
    <w:rsid w:val="008C74BB"/>
    <w:rsid w:val="008C7CF0"/>
    <w:rsid w:val="008D1D2A"/>
    <w:rsid w:val="008D2EAC"/>
    <w:rsid w:val="008D32C9"/>
    <w:rsid w:val="008D3ED1"/>
    <w:rsid w:val="008D57CB"/>
    <w:rsid w:val="008D6C39"/>
    <w:rsid w:val="008D71B8"/>
    <w:rsid w:val="008E0352"/>
    <w:rsid w:val="008E0F20"/>
    <w:rsid w:val="008E13FE"/>
    <w:rsid w:val="008E27D7"/>
    <w:rsid w:val="008E2A37"/>
    <w:rsid w:val="008E2F52"/>
    <w:rsid w:val="008E4F1B"/>
    <w:rsid w:val="008E5255"/>
    <w:rsid w:val="008E6EEB"/>
    <w:rsid w:val="008E737A"/>
    <w:rsid w:val="008F0ED8"/>
    <w:rsid w:val="008F2B37"/>
    <w:rsid w:val="008F3EC4"/>
    <w:rsid w:val="008F4F25"/>
    <w:rsid w:val="008F6380"/>
    <w:rsid w:val="008F68A3"/>
    <w:rsid w:val="008F7441"/>
    <w:rsid w:val="008F7A94"/>
    <w:rsid w:val="0090020F"/>
    <w:rsid w:val="00900285"/>
    <w:rsid w:val="00900883"/>
    <w:rsid w:val="00900DFD"/>
    <w:rsid w:val="00901278"/>
    <w:rsid w:val="00902F53"/>
    <w:rsid w:val="00902F84"/>
    <w:rsid w:val="0090428F"/>
    <w:rsid w:val="00905077"/>
    <w:rsid w:val="0090586A"/>
    <w:rsid w:val="009060C7"/>
    <w:rsid w:val="009067EF"/>
    <w:rsid w:val="00906B20"/>
    <w:rsid w:val="0090763A"/>
    <w:rsid w:val="00907745"/>
    <w:rsid w:val="00910959"/>
    <w:rsid w:val="009109D7"/>
    <w:rsid w:val="00910ABB"/>
    <w:rsid w:val="00910F5D"/>
    <w:rsid w:val="009114C1"/>
    <w:rsid w:val="00911F60"/>
    <w:rsid w:val="009129F1"/>
    <w:rsid w:val="00912D9D"/>
    <w:rsid w:val="00913616"/>
    <w:rsid w:val="00913C47"/>
    <w:rsid w:val="00914439"/>
    <w:rsid w:val="009156D5"/>
    <w:rsid w:val="00916054"/>
    <w:rsid w:val="0091642B"/>
    <w:rsid w:val="0091744B"/>
    <w:rsid w:val="009174B7"/>
    <w:rsid w:val="00917D2F"/>
    <w:rsid w:val="009208FE"/>
    <w:rsid w:val="009218D2"/>
    <w:rsid w:val="009240BC"/>
    <w:rsid w:val="00925378"/>
    <w:rsid w:val="0092586B"/>
    <w:rsid w:val="00925CBB"/>
    <w:rsid w:val="00925FEB"/>
    <w:rsid w:val="009272F6"/>
    <w:rsid w:val="00930385"/>
    <w:rsid w:val="009320C6"/>
    <w:rsid w:val="00932D9A"/>
    <w:rsid w:val="00932FCD"/>
    <w:rsid w:val="00933C60"/>
    <w:rsid w:val="00935FBF"/>
    <w:rsid w:val="00935FF7"/>
    <w:rsid w:val="00936A96"/>
    <w:rsid w:val="00936E66"/>
    <w:rsid w:val="00940AD1"/>
    <w:rsid w:val="00941D72"/>
    <w:rsid w:val="00943287"/>
    <w:rsid w:val="009433EB"/>
    <w:rsid w:val="00943A1E"/>
    <w:rsid w:val="00943FC2"/>
    <w:rsid w:val="0094420B"/>
    <w:rsid w:val="009460A4"/>
    <w:rsid w:val="009463FE"/>
    <w:rsid w:val="00947AE6"/>
    <w:rsid w:val="009501EF"/>
    <w:rsid w:val="0095312A"/>
    <w:rsid w:val="00954454"/>
    <w:rsid w:val="009549DB"/>
    <w:rsid w:val="00956887"/>
    <w:rsid w:val="00957E51"/>
    <w:rsid w:val="009621CF"/>
    <w:rsid w:val="009624E3"/>
    <w:rsid w:val="009651D1"/>
    <w:rsid w:val="00965A67"/>
    <w:rsid w:val="0096630F"/>
    <w:rsid w:val="0096668F"/>
    <w:rsid w:val="00966B3F"/>
    <w:rsid w:val="009674F1"/>
    <w:rsid w:val="009676B1"/>
    <w:rsid w:val="00967FCC"/>
    <w:rsid w:val="00970E6D"/>
    <w:rsid w:val="00971082"/>
    <w:rsid w:val="009712EE"/>
    <w:rsid w:val="0097151E"/>
    <w:rsid w:val="009717B0"/>
    <w:rsid w:val="00971A3A"/>
    <w:rsid w:val="00973D0E"/>
    <w:rsid w:val="00974741"/>
    <w:rsid w:val="00975290"/>
    <w:rsid w:val="00976136"/>
    <w:rsid w:val="00976322"/>
    <w:rsid w:val="009768F0"/>
    <w:rsid w:val="00976CE1"/>
    <w:rsid w:val="009771CD"/>
    <w:rsid w:val="00977A86"/>
    <w:rsid w:val="00977C3B"/>
    <w:rsid w:val="00981F19"/>
    <w:rsid w:val="009843ED"/>
    <w:rsid w:val="00984735"/>
    <w:rsid w:val="0098574D"/>
    <w:rsid w:val="009868A4"/>
    <w:rsid w:val="00987053"/>
    <w:rsid w:val="00990206"/>
    <w:rsid w:val="00990CB3"/>
    <w:rsid w:val="009921CE"/>
    <w:rsid w:val="00992262"/>
    <w:rsid w:val="00993DEF"/>
    <w:rsid w:val="00994C3F"/>
    <w:rsid w:val="009953B9"/>
    <w:rsid w:val="0099702E"/>
    <w:rsid w:val="009977BB"/>
    <w:rsid w:val="00997F7B"/>
    <w:rsid w:val="009A1218"/>
    <w:rsid w:val="009A2981"/>
    <w:rsid w:val="009A40D6"/>
    <w:rsid w:val="009A4C87"/>
    <w:rsid w:val="009A52C6"/>
    <w:rsid w:val="009A61E1"/>
    <w:rsid w:val="009A6F11"/>
    <w:rsid w:val="009A71B7"/>
    <w:rsid w:val="009B111D"/>
    <w:rsid w:val="009B20C3"/>
    <w:rsid w:val="009B2FB5"/>
    <w:rsid w:val="009B310B"/>
    <w:rsid w:val="009B3AAA"/>
    <w:rsid w:val="009B46C2"/>
    <w:rsid w:val="009B5A23"/>
    <w:rsid w:val="009B5ECB"/>
    <w:rsid w:val="009C0251"/>
    <w:rsid w:val="009C07B8"/>
    <w:rsid w:val="009C402D"/>
    <w:rsid w:val="009C40FE"/>
    <w:rsid w:val="009C4568"/>
    <w:rsid w:val="009C4802"/>
    <w:rsid w:val="009C5B5A"/>
    <w:rsid w:val="009C66D4"/>
    <w:rsid w:val="009C6AF3"/>
    <w:rsid w:val="009C775B"/>
    <w:rsid w:val="009D0425"/>
    <w:rsid w:val="009D1BB0"/>
    <w:rsid w:val="009D2EBE"/>
    <w:rsid w:val="009D5601"/>
    <w:rsid w:val="009D5ECF"/>
    <w:rsid w:val="009D77D6"/>
    <w:rsid w:val="009D7FB9"/>
    <w:rsid w:val="009E1356"/>
    <w:rsid w:val="009E1F04"/>
    <w:rsid w:val="009E2A98"/>
    <w:rsid w:val="009E3EF2"/>
    <w:rsid w:val="009E4D82"/>
    <w:rsid w:val="009E76F9"/>
    <w:rsid w:val="009F1444"/>
    <w:rsid w:val="009F1502"/>
    <w:rsid w:val="009F1696"/>
    <w:rsid w:val="009F30EB"/>
    <w:rsid w:val="009F32AE"/>
    <w:rsid w:val="009F3DA2"/>
    <w:rsid w:val="009F4778"/>
    <w:rsid w:val="009F4DA7"/>
    <w:rsid w:val="009F5339"/>
    <w:rsid w:val="009F575C"/>
    <w:rsid w:val="009F5A32"/>
    <w:rsid w:val="009F5D67"/>
    <w:rsid w:val="009F686F"/>
    <w:rsid w:val="009F7B08"/>
    <w:rsid w:val="00A00418"/>
    <w:rsid w:val="00A01157"/>
    <w:rsid w:val="00A025FC"/>
    <w:rsid w:val="00A036EA"/>
    <w:rsid w:val="00A0428D"/>
    <w:rsid w:val="00A042D3"/>
    <w:rsid w:val="00A07A76"/>
    <w:rsid w:val="00A1005A"/>
    <w:rsid w:val="00A14574"/>
    <w:rsid w:val="00A1540C"/>
    <w:rsid w:val="00A15BF8"/>
    <w:rsid w:val="00A162AB"/>
    <w:rsid w:val="00A20025"/>
    <w:rsid w:val="00A211CF"/>
    <w:rsid w:val="00A22604"/>
    <w:rsid w:val="00A22649"/>
    <w:rsid w:val="00A242D6"/>
    <w:rsid w:val="00A24866"/>
    <w:rsid w:val="00A257C7"/>
    <w:rsid w:val="00A25825"/>
    <w:rsid w:val="00A258AA"/>
    <w:rsid w:val="00A25B24"/>
    <w:rsid w:val="00A264B1"/>
    <w:rsid w:val="00A264ED"/>
    <w:rsid w:val="00A26A4B"/>
    <w:rsid w:val="00A27C4F"/>
    <w:rsid w:val="00A30566"/>
    <w:rsid w:val="00A30821"/>
    <w:rsid w:val="00A3084F"/>
    <w:rsid w:val="00A30C53"/>
    <w:rsid w:val="00A315DE"/>
    <w:rsid w:val="00A330AF"/>
    <w:rsid w:val="00A34A19"/>
    <w:rsid w:val="00A34AFD"/>
    <w:rsid w:val="00A36073"/>
    <w:rsid w:val="00A4116A"/>
    <w:rsid w:val="00A41F34"/>
    <w:rsid w:val="00A42CA2"/>
    <w:rsid w:val="00A43D79"/>
    <w:rsid w:val="00A44F96"/>
    <w:rsid w:val="00A47817"/>
    <w:rsid w:val="00A517E7"/>
    <w:rsid w:val="00A52BCC"/>
    <w:rsid w:val="00A53C0A"/>
    <w:rsid w:val="00A53F9B"/>
    <w:rsid w:val="00A5494D"/>
    <w:rsid w:val="00A55711"/>
    <w:rsid w:val="00A56E4E"/>
    <w:rsid w:val="00A611B4"/>
    <w:rsid w:val="00A6123F"/>
    <w:rsid w:val="00A61CCF"/>
    <w:rsid w:val="00A62965"/>
    <w:rsid w:val="00A6311C"/>
    <w:rsid w:val="00A647C2"/>
    <w:rsid w:val="00A647F4"/>
    <w:rsid w:val="00A64958"/>
    <w:rsid w:val="00A67789"/>
    <w:rsid w:val="00A679FD"/>
    <w:rsid w:val="00A70591"/>
    <w:rsid w:val="00A71906"/>
    <w:rsid w:val="00A733C3"/>
    <w:rsid w:val="00A73F60"/>
    <w:rsid w:val="00A74A68"/>
    <w:rsid w:val="00A75C41"/>
    <w:rsid w:val="00A75DAC"/>
    <w:rsid w:val="00A7726E"/>
    <w:rsid w:val="00A81DDE"/>
    <w:rsid w:val="00A85486"/>
    <w:rsid w:val="00A87744"/>
    <w:rsid w:val="00A879AC"/>
    <w:rsid w:val="00A87B28"/>
    <w:rsid w:val="00A90245"/>
    <w:rsid w:val="00A907FD"/>
    <w:rsid w:val="00A90FA8"/>
    <w:rsid w:val="00A91575"/>
    <w:rsid w:val="00A935A1"/>
    <w:rsid w:val="00A9397A"/>
    <w:rsid w:val="00A93DC2"/>
    <w:rsid w:val="00A942C4"/>
    <w:rsid w:val="00A94F55"/>
    <w:rsid w:val="00A95234"/>
    <w:rsid w:val="00A95786"/>
    <w:rsid w:val="00A96F45"/>
    <w:rsid w:val="00A971C3"/>
    <w:rsid w:val="00AA27C7"/>
    <w:rsid w:val="00AA2825"/>
    <w:rsid w:val="00AA2EBD"/>
    <w:rsid w:val="00AA3645"/>
    <w:rsid w:val="00AA3915"/>
    <w:rsid w:val="00AA5326"/>
    <w:rsid w:val="00AA5603"/>
    <w:rsid w:val="00AA7467"/>
    <w:rsid w:val="00AA7830"/>
    <w:rsid w:val="00AA7D71"/>
    <w:rsid w:val="00AB12EA"/>
    <w:rsid w:val="00AB1410"/>
    <w:rsid w:val="00AB18DF"/>
    <w:rsid w:val="00AB3D1A"/>
    <w:rsid w:val="00AB3DE9"/>
    <w:rsid w:val="00AB4C3B"/>
    <w:rsid w:val="00AB5A38"/>
    <w:rsid w:val="00AC180C"/>
    <w:rsid w:val="00AC20A2"/>
    <w:rsid w:val="00AC2DB8"/>
    <w:rsid w:val="00AC3D08"/>
    <w:rsid w:val="00AC4B94"/>
    <w:rsid w:val="00AC5B4D"/>
    <w:rsid w:val="00AC67F0"/>
    <w:rsid w:val="00AC7087"/>
    <w:rsid w:val="00AC7AC7"/>
    <w:rsid w:val="00AD0461"/>
    <w:rsid w:val="00AD1A89"/>
    <w:rsid w:val="00AD1AA5"/>
    <w:rsid w:val="00AD36E6"/>
    <w:rsid w:val="00AD3ECE"/>
    <w:rsid w:val="00AD433A"/>
    <w:rsid w:val="00AD4AE2"/>
    <w:rsid w:val="00AE2AFD"/>
    <w:rsid w:val="00AE3B0D"/>
    <w:rsid w:val="00AE3EC1"/>
    <w:rsid w:val="00AE4010"/>
    <w:rsid w:val="00AE4240"/>
    <w:rsid w:val="00AE42E2"/>
    <w:rsid w:val="00AE4A43"/>
    <w:rsid w:val="00AE601A"/>
    <w:rsid w:val="00AE60AB"/>
    <w:rsid w:val="00AE7CBD"/>
    <w:rsid w:val="00AE7ECF"/>
    <w:rsid w:val="00AF1964"/>
    <w:rsid w:val="00AF3034"/>
    <w:rsid w:val="00AF41E9"/>
    <w:rsid w:val="00AF4DBC"/>
    <w:rsid w:val="00AF5A7A"/>
    <w:rsid w:val="00AF6304"/>
    <w:rsid w:val="00AF6387"/>
    <w:rsid w:val="00AF64DD"/>
    <w:rsid w:val="00AF7E24"/>
    <w:rsid w:val="00B02807"/>
    <w:rsid w:val="00B04867"/>
    <w:rsid w:val="00B05380"/>
    <w:rsid w:val="00B0541F"/>
    <w:rsid w:val="00B0580C"/>
    <w:rsid w:val="00B05FDC"/>
    <w:rsid w:val="00B0674A"/>
    <w:rsid w:val="00B1037C"/>
    <w:rsid w:val="00B10701"/>
    <w:rsid w:val="00B10DEB"/>
    <w:rsid w:val="00B11BEC"/>
    <w:rsid w:val="00B12628"/>
    <w:rsid w:val="00B14130"/>
    <w:rsid w:val="00B14CCC"/>
    <w:rsid w:val="00B1653A"/>
    <w:rsid w:val="00B16E5E"/>
    <w:rsid w:val="00B17B65"/>
    <w:rsid w:val="00B17D30"/>
    <w:rsid w:val="00B17DFD"/>
    <w:rsid w:val="00B20294"/>
    <w:rsid w:val="00B20C54"/>
    <w:rsid w:val="00B20D8F"/>
    <w:rsid w:val="00B21160"/>
    <w:rsid w:val="00B21D71"/>
    <w:rsid w:val="00B22B4B"/>
    <w:rsid w:val="00B2441A"/>
    <w:rsid w:val="00B24B1B"/>
    <w:rsid w:val="00B25506"/>
    <w:rsid w:val="00B255EC"/>
    <w:rsid w:val="00B26330"/>
    <w:rsid w:val="00B26435"/>
    <w:rsid w:val="00B27F0E"/>
    <w:rsid w:val="00B3070E"/>
    <w:rsid w:val="00B308EA"/>
    <w:rsid w:val="00B3152D"/>
    <w:rsid w:val="00B31C02"/>
    <w:rsid w:val="00B323C5"/>
    <w:rsid w:val="00B32735"/>
    <w:rsid w:val="00B32C3D"/>
    <w:rsid w:val="00B33411"/>
    <w:rsid w:val="00B342F8"/>
    <w:rsid w:val="00B34B25"/>
    <w:rsid w:val="00B357A2"/>
    <w:rsid w:val="00B35BF2"/>
    <w:rsid w:val="00B36859"/>
    <w:rsid w:val="00B37B6E"/>
    <w:rsid w:val="00B40416"/>
    <w:rsid w:val="00B41B1B"/>
    <w:rsid w:val="00B4218E"/>
    <w:rsid w:val="00B42493"/>
    <w:rsid w:val="00B428FA"/>
    <w:rsid w:val="00B44211"/>
    <w:rsid w:val="00B44E49"/>
    <w:rsid w:val="00B47202"/>
    <w:rsid w:val="00B47E50"/>
    <w:rsid w:val="00B50D44"/>
    <w:rsid w:val="00B517CE"/>
    <w:rsid w:val="00B51DEE"/>
    <w:rsid w:val="00B54ABF"/>
    <w:rsid w:val="00B54D18"/>
    <w:rsid w:val="00B54D8B"/>
    <w:rsid w:val="00B54E7F"/>
    <w:rsid w:val="00B54EC8"/>
    <w:rsid w:val="00B55175"/>
    <w:rsid w:val="00B56783"/>
    <w:rsid w:val="00B567E9"/>
    <w:rsid w:val="00B57B96"/>
    <w:rsid w:val="00B57D7A"/>
    <w:rsid w:val="00B61188"/>
    <w:rsid w:val="00B61348"/>
    <w:rsid w:val="00B6140A"/>
    <w:rsid w:val="00B61AFD"/>
    <w:rsid w:val="00B62E9F"/>
    <w:rsid w:val="00B6333D"/>
    <w:rsid w:val="00B647C9"/>
    <w:rsid w:val="00B65729"/>
    <w:rsid w:val="00B669E9"/>
    <w:rsid w:val="00B7053F"/>
    <w:rsid w:val="00B71084"/>
    <w:rsid w:val="00B721D8"/>
    <w:rsid w:val="00B73E4C"/>
    <w:rsid w:val="00B749B7"/>
    <w:rsid w:val="00B74C16"/>
    <w:rsid w:val="00B7695D"/>
    <w:rsid w:val="00B7699E"/>
    <w:rsid w:val="00B80EC2"/>
    <w:rsid w:val="00B80FED"/>
    <w:rsid w:val="00B81C23"/>
    <w:rsid w:val="00B82549"/>
    <w:rsid w:val="00B84473"/>
    <w:rsid w:val="00B85173"/>
    <w:rsid w:val="00B85F47"/>
    <w:rsid w:val="00B86507"/>
    <w:rsid w:val="00B86B30"/>
    <w:rsid w:val="00B87918"/>
    <w:rsid w:val="00B90A1B"/>
    <w:rsid w:val="00B9105C"/>
    <w:rsid w:val="00B91B79"/>
    <w:rsid w:val="00B91BDC"/>
    <w:rsid w:val="00B9237B"/>
    <w:rsid w:val="00B926A3"/>
    <w:rsid w:val="00B9470B"/>
    <w:rsid w:val="00B95F0B"/>
    <w:rsid w:val="00B96537"/>
    <w:rsid w:val="00BA066E"/>
    <w:rsid w:val="00BA1197"/>
    <w:rsid w:val="00BA1398"/>
    <w:rsid w:val="00BA2F51"/>
    <w:rsid w:val="00BA37E7"/>
    <w:rsid w:val="00BA3E98"/>
    <w:rsid w:val="00BA4810"/>
    <w:rsid w:val="00BA4D98"/>
    <w:rsid w:val="00BA61B8"/>
    <w:rsid w:val="00BA746C"/>
    <w:rsid w:val="00BA74A1"/>
    <w:rsid w:val="00BB034E"/>
    <w:rsid w:val="00BB0BA1"/>
    <w:rsid w:val="00BB158A"/>
    <w:rsid w:val="00BB2E09"/>
    <w:rsid w:val="00BB329C"/>
    <w:rsid w:val="00BB36D8"/>
    <w:rsid w:val="00BB3E3D"/>
    <w:rsid w:val="00BB4930"/>
    <w:rsid w:val="00BB6A20"/>
    <w:rsid w:val="00BB6A25"/>
    <w:rsid w:val="00BB7001"/>
    <w:rsid w:val="00BB7B69"/>
    <w:rsid w:val="00BC0753"/>
    <w:rsid w:val="00BC1E9C"/>
    <w:rsid w:val="00BC35BF"/>
    <w:rsid w:val="00BC3C33"/>
    <w:rsid w:val="00BC3D6D"/>
    <w:rsid w:val="00BC4403"/>
    <w:rsid w:val="00BC683E"/>
    <w:rsid w:val="00BC69E7"/>
    <w:rsid w:val="00BC6BB9"/>
    <w:rsid w:val="00BC77F2"/>
    <w:rsid w:val="00BC7E78"/>
    <w:rsid w:val="00BC7F7E"/>
    <w:rsid w:val="00BD0577"/>
    <w:rsid w:val="00BD15EA"/>
    <w:rsid w:val="00BD2E1A"/>
    <w:rsid w:val="00BD343D"/>
    <w:rsid w:val="00BD4448"/>
    <w:rsid w:val="00BD4902"/>
    <w:rsid w:val="00BD5FB2"/>
    <w:rsid w:val="00BD7415"/>
    <w:rsid w:val="00BD743A"/>
    <w:rsid w:val="00BD7492"/>
    <w:rsid w:val="00BD7A3F"/>
    <w:rsid w:val="00BE03B5"/>
    <w:rsid w:val="00BE1238"/>
    <w:rsid w:val="00BE14D5"/>
    <w:rsid w:val="00BE2AF5"/>
    <w:rsid w:val="00BE3EFB"/>
    <w:rsid w:val="00BE3F8F"/>
    <w:rsid w:val="00BE5BC7"/>
    <w:rsid w:val="00BE5F3F"/>
    <w:rsid w:val="00BE6FCB"/>
    <w:rsid w:val="00BE78BC"/>
    <w:rsid w:val="00BE7CBB"/>
    <w:rsid w:val="00BF2588"/>
    <w:rsid w:val="00BF3223"/>
    <w:rsid w:val="00BF3F17"/>
    <w:rsid w:val="00C00738"/>
    <w:rsid w:val="00C0097F"/>
    <w:rsid w:val="00C0120B"/>
    <w:rsid w:val="00C01298"/>
    <w:rsid w:val="00C0286A"/>
    <w:rsid w:val="00C03EEC"/>
    <w:rsid w:val="00C05205"/>
    <w:rsid w:val="00C05C0E"/>
    <w:rsid w:val="00C06D5B"/>
    <w:rsid w:val="00C07878"/>
    <w:rsid w:val="00C13005"/>
    <w:rsid w:val="00C143DB"/>
    <w:rsid w:val="00C15372"/>
    <w:rsid w:val="00C15F3D"/>
    <w:rsid w:val="00C17CAF"/>
    <w:rsid w:val="00C17E2F"/>
    <w:rsid w:val="00C17F09"/>
    <w:rsid w:val="00C23B5D"/>
    <w:rsid w:val="00C26190"/>
    <w:rsid w:val="00C27411"/>
    <w:rsid w:val="00C306B0"/>
    <w:rsid w:val="00C3096B"/>
    <w:rsid w:val="00C31371"/>
    <w:rsid w:val="00C31506"/>
    <w:rsid w:val="00C321C6"/>
    <w:rsid w:val="00C32761"/>
    <w:rsid w:val="00C32F10"/>
    <w:rsid w:val="00C33733"/>
    <w:rsid w:val="00C33846"/>
    <w:rsid w:val="00C33847"/>
    <w:rsid w:val="00C34113"/>
    <w:rsid w:val="00C34530"/>
    <w:rsid w:val="00C34546"/>
    <w:rsid w:val="00C35583"/>
    <w:rsid w:val="00C36A6B"/>
    <w:rsid w:val="00C378C3"/>
    <w:rsid w:val="00C40688"/>
    <w:rsid w:val="00C42321"/>
    <w:rsid w:val="00C42441"/>
    <w:rsid w:val="00C424D7"/>
    <w:rsid w:val="00C42D5C"/>
    <w:rsid w:val="00C46EFA"/>
    <w:rsid w:val="00C476E4"/>
    <w:rsid w:val="00C50AAF"/>
    <w:rsid w:val="00C50E3F"/>
    <w:rsid w:val="00C52B52"/>
    <w:rsid w:val="00C55B94"/>
    <w:rsid w:val="00C5629C"/>
    <w:rsid w:val="00C562AA"/>
    <w:rsid w:val="00C60222"/>
    <w:rsid w:val="00C6102C"/>
    <w:rsid w:val="00C61114"/>
    <w:rsid w:val="00C614AC"/>
    <w:rsid w:val="00C62DBD"/>
    <w:rsid w:val="00C631CE"/>
    <w:rsid w:val="00C63D55"/>
    <w:rsid w:val="00C63E12"/>
    <w:rsid w:val="00C63F57"/>
    <w:rsid w:val="00C6400A"/>
    <w:rsid w:val="00C64863"/>
    <w:rsid w:val="00C649E4"/>
    <w:rsid w:val="00C64A5A"/>
    <w:rsid w:val="00C64ED9"/>
    <w:rsid w:val="00C66DEB"/>
    <w:rsid w:val="00C66E68"/>
    <w:rsid w:val="00C7021B"/>
    <w:rsid w:val="00C703A6"/>
    <w:rsid w:val="00C72396"/>
    <w:rsid w:val="00C734C4"/>
    <w:rsid w:val="00C7401B"/>
    <w:rsid w:val="00C76E1F"/>
    <w:rsid w:val="00C7754E"/>
    <w:rsid w:val="00C81217"/>
    <w:rsid w:val="00C8143D"/>
    <w:rsid w:val="00C8352E"/>
    <w:rsid w:val="00C846FE"/>
    <w:rsid w:val="00C84A52"/>
    <w:rsid w:val="00C85352"/>
    <w:rsid w:val="00C857E3"/>
    <w:rsid w:val="00C90B86"/>
    <w:rsid w:val="00C9181C"/>
    <w:rsid w:val="00C91CAF"/>
    <w:rsid w:val="00C933C0"/>
    <w:rsid w:val="00C95616"/>
    <w:rsid w:val="00CA0A51"/>
    <w:rsid w:val="00CA1A94"/>
    <w:rsid w:val="00CA3942"/>
    <w:rsid w:val="00CA3AA1"/>
    <w:rsid w:val="00CA506D"/>
    <w:rsid w:val="00CA56B0"/>
    <w:rsid w:val="00CB0C8A"/>
    <w:rsid w:val="00CB0DD1"/>
    <w:rsid w:val="00CB1FC8"/>
    <w:rsid w:val="00CB6085"/>
    <w:rsid w:val="00CB6FE8"/>
    <w:rsid w:val="00CB7E3F"/>
    <w:rsid w:val="00CC014A"/>
    <w:rsid w:val="00CC0CA3"/>
    <w:rsid w:val="00CC10EA"/>
    <w:rsid w:val="00CC3A07"/>
    <w:rsid w:val="00CC45A4"/>
    <w:rsid w:val="00CC45D1"/>
    <w:rsid w:val="00CC5A6C"/>
    <w:rsid w:val="00CC5BD7"/>
    <w:rsid w:val="00CC5F9C"/>
    <w:rsid w:val="00CD0BCB"/>
    <w:rsid w:val="00CD114F"/>
    <w:rsid w:val="00CD1250"/>
    <w:rsid w:val="00CD2D34"/>
    <w:rsid w:val="00CD4F25"/>
    <w:rsid w:val="00CD5E73"/>
    <w:rsid w:val="00CD63D0"/>
    <w:rsid w:val="00CD6D28"/>
    <w:rsid w:val="00CE058D"/>
    <w:rsid w:val="00CE0607"/>
    <w:rsid w:val="00CE1125"/>
    <w:rsid w:val="00CE14F5"/>
    <w:rsid w:val="00CE177B"/>
    <w:rsid w:val="00CE4FFC"/>
    <w:rsid w:val="00CE53AB"/>
    <w:rsid w:val="00CE57B7"/>
    <w:rsid w:val="00CE58DF"/>
    <w:rsid w:val="00CE5FE2"/>
    <w:rsid w:val="00CE60D8"/>
    <w:rsid w:val="00CE651C"/>
    <w:rsid w:val="00CE6898"/>
    <w:rsid w:val="00CE6EC5"/>
    <w:rsid w:val="00CE7869"/>
    <w:rsid w:val="00CF103A"/>
    <w:rsid w:val="00CF117E"/>
    <w:rsid w:val="00CF1CBE"/>
    <w:rsid w:val="00CF3279"/>
    <w:rsid w:val="00CF333C"/>
    <w:rsid w:val="00CF384C"/>
    <w:rsid w:val="00CF3DB0"/>
    <w:rsid w:val="00CF4421"/>
    <w:rsid w:val="00CF5607"/>
    <w:rsid w:val="00CF5BCD"/>
    <w:rsid w:val="00CF64ED"/>
    <w:rsid w:val="00CF66D9"/>
    <w:rsid w:val="00CF7081"/>
    <w:rsid w:val="00CF70F8"/>
    <w:rsid w:val="00CF79D5"/>
    <w:rsid w:val="00D013E5"/>
    <w:rsid w:val="00D02D60"/>
    <w:rsid w:val="00D030EA"/>
    <w:rsid w:val="00D03B03"/>
    <w:rsid w:val="00D04783"/>
    <w:rsid w:val="00D04D75"/>
    <w:rsid w:val="00D079B2"/>
    <w:rsid w:val="00D1087A"/>
    <w:rsid w:val="00D10C8E"/>
    <w:rsid w:val="00D11674"/>
    <w:rsid w:val="00D12694"/>
    <w:rsid w:val="00D13D76"/>
    <w:rsid w:val="00D13E89"/>
    <w:rsid w:val="00D14F2D"/>
    <w:rsid w:val="00D1621A"/>
    <w:rsid w:val="00D21342"/>
    <w:rsid w:val="00D21625"/>
    <w:rsid w:val="00D21C10"/>
    <w:rsid w:val="00D22D3E"/>
    <w:rsid w:val="00D23A58"/>
    <w:rsid w:val="00D275F7"/>
    <w:rsid w:val="00D317A8"/>
    <w:rsid w:val="00D326C6"/>
    <w:rsid w:val="00D33270"/>
    <w:rsid w:val="00D356DF"/>
    <w:rsid w:val="00D37C91"/>
    <w:rsid w:val="00D37E3B"/>
    <w:rsid w:val="00D40230"/>
    <w:rsid w:val="00D40AAF"/>
    <w:rsid w:val="00D428DB"/>
    <w:rsid w:val="00D42B3F"/>
    <w:rsid w:val="00D45C41"/>
    <w:rsid w:val="00D46651"/>
    <w:rsid w:val="00D468B5"/>
    <w:rsid w:val="00D46C5B"/>
    <w:rsid w:val="00D47A51"/>
    <w:rsid w:val="00D47AA0"/>
    <w:rsid w:val="00D47C74"/>
    <w:rsid w:val="00D51102"/>
    <w:rsid w:val="00D516E2"/>
    <w:rsid w:val="00D52D15"/>
    <w:rsid w:val="00D52EAC"/>
    <w:rsid w:val="00D54173"/>
    <w:rsid w:val="00D55C85"/>
    <w:rsid w:val="00D56D78"/>
    <w:rsid w:val="00D56DBE"/>
    <w:rsid w:val="00D57215"/>
    <w:rsid w:val="00D57733"/>
    <w:rsid w:val="00D60DC1"/>
    <w:rsid w:val="00D621E8"/>
    <w:rsid w:val="00D627AB"/>
    <w:rsid w:val="00D63789"/>
    <w:rsid w:val="00D643E0"/>
    <w:rsid w:val="00D71ECE"/>
    <w:rsid w:val="00D72FE3"/>
    <w:rsid w:val="00D73866"/>
    <w:rsid w:val="00D7408E"/>
    <w:rsid w:val="00D75754"/>
    <w:rsid w:val="00D75E82"/>
    <w:rsid w:val="00D807CA"/>
    <w:rsid w:val="00D825CA"/>
    <w:rsid w:val="00D83541"/>
    <w:rsid w:val="00D83664"/>
    <w:rsid w:val="00D83DE9"/>
    <w:rsid w:val="00D854DF"/>
    <w:rsid w:val="00D85CCD"/>
    <w:rsid w:val="00D86278"/>
    <w:rsid w:val="00D86395"/>
    <w:rsid w:val="00D8672C"/>
    <w:rsid w:val="00D873B0"/>
    <w:rsid w:val="00D874F6"/>
    <w:rsid w:val="00D87CFF"/>
    <w:rsid w:val="00D914D3"/>
    <w:rsid w:val="00D92BEC"/>
    <w:rsid w:val="00D92CFB"/>
    <w:rsid w:val="00D936A1"/>
    <w:rsid w:val="00D937C9"/>
    <w:rsid w:val="00D94F8E"/>
    <w:rsid w:val="00D95BC4"/>
    <w:rsid w:val="00D97C46"/>
    <w:rsid w:val="00DA1B14"/>
    <w:rsid w:val="00DA4116"/>
    <w:rsid w:val="00DA4B81"/>
    <w:rsid w:val="00DB1AA5"/>
    <w:rsid w:val="00DB3E75"/>
    <w:rsid w:val="00DB3FEA"/>
    <w:rsid w:val="00DB4395"/>
    <w:rsid w:val="00DB4DC6"/>
    <w:rsid w:val="00DB51B7"/>
    <w:rsid w:val="00DB527F"/>
    <w:rsid w:val="00DB56D7"/>
    <w:rsid w:val="00DB5FD1"/>
    <w:rsid w:val="00DB5FE3"/>
    <w:rsid w:val="00DB6F62"/>
    <w:rsid w:val="00DB7095"/>
    <w:rsid w:val="00DB73B1"/>
    <w:rsid w:val="00DB740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56C"/>
    <w:rsid w:val="00DD78E5"/>
    <w:rsid w:val="00DE05A9"/>
    <w:rsid w:val="00DE1021"/>
    <w:rsid w:val="00DE1851"/>
    <w:rsid w:val="00DE2681"/>
    <w:rsid w:val="00DE2D73"/>
    <w:rsid w:val="00DE3087"/>
    <w:rsid w:val="00DE409B"/>
    <w:rsid w:val="00DE4696"/>
    <w:rsid w:val="00DE4D92"/>
    <w:rsid w:val="00DE69DB"/>
    <w:rsid w:val="00DE750C"/>
    <w:rsid w:val="00DE76E0"/>
    <w:rsid w:val="00DE7E66"/>
    <w:rsid w:val="00DF160C"/>
    <w:rsid w:val="00DF2766"/>
    <w:rsid w:val="00DF3D05"/>
    <w:rsid w:val="00DF6DF9"/>
    <w:rsid w:val="00DF741A"/>
    <w:rsid w:val="00E00014"/>
    <w:rsid w:val="00E00372"/>
    <w:rsid w:val="00E0155B"/>
    <w:rsid w:val="00E043CB"/>
    <w:rsid w:val="00E049AA"/>
    <w:rsid w:val="00E04A1D"/>
    <w:rsid w:val="00E0646A"/>
    <w:rsid w:val="00E06613"/>
    <w:rsid w:val="00E07164"/>
    <w:rsid w:val="00E07818"/>
    <w:rsid w:val="00E07AF5"/>
    <w:rsid w:val="00E07BE7"/>
    <w:rsid w:val="00E1465B"/>
    <w:rsid w:val="00E15462"/>
    <w:rsid w:val="00E1625D"/>
    <w:rsid w:val="00E1656B"/>
    <w:rsid w:val="00E167A6"/>
    <w:rsid w:val="00E16B40"/>
    <w:rsid w:val="00E16EBA"/>
    <w:rsid w:val="00E17A48"/>
    <w:rsid w:val="00E20185"/>
    <w:rsid w:val="00E21902"/>
    <w:rsid w:val="00E21E40"/>
    <w:rsid w:val="00E23497"/>
    <w:rsid w:val="00E2620B"/>
    <w:rsid w:val="00E263B7"/>
    <w:rsid w:val="00E26C37"/>
    <w:rsid w:val="00E270D6"/>
    <w:rsid w:val="00E2730B"/>
    <w:rsid w:val="00E27AF3"/>
    <w:rsid w:val="00E30105"/>
    <w:rsid w:val="00E30306"/>
    <w:rsid w:val="00E30688"/>
    <w:rsid w:val="00E3108C"/>
    <w:rsid w:val="00E32DE3"/>
    <w:rsid w:val="00E32F49"/>
    <w:rsid w:val="00E3335D"/>
    <w:rsid w:val="00E34B30"/>
    <w:rsid w:val="00E366F7"/>
    <w:rsid w:val="00E36AEB"/>
    <w:rsid w:val="00E379CE"/>
    <w:rsid w:val="00E408D6"/>
    <w:rsid w:val="00E41B4E"/>
    <w:rsid w:val="00E4202A"/>
    <w:rsid w:val="00E422A5"/>
    <w:rsid w:val="00E428BD"/>
    <w:rsid w:val="00E43401"/>
    <w:rsid w:val="00E44825"/>
    <w:rsid w:val="00E4521A"/>
    <w:rsid w:val="00E466F7"/>
    <w:rsid w:val="00E4688C"/>
    <w:rsid w:val="00E473EF"/>
    <w:rsid w:val="00E50845"/>
    <w:rsid w:val="00E50A52"/>
    <w:rsid w:val="00E51724"/>
    <w:rsid w:val="00E52523"/>
    <w:rsid w:val="00E52DA3"/>
    <w:rsid w:val="00E53475"/>
    <w:rsid w:val="00E53A04"/>
    <w:rsid w:val="00E53E2E"/>
    <w:rsid w:val="00E54589"/>
    <w:rsid w:val="00E57980"/>
    <w:rsid w:val="00E60EF3"/>
    <w:rsid w:val="00E62AE6"/>
    <w:rsid w:val="00E634CD"/>
    <w:rsid w:val="00E675BB"/>
    <w:rsid w:val="00E709E1"/>
    <w:rsid w:val="00E70BC8"/>
    <w:rsid w:val="00E71F6E"/>
    <w:rsid w:val="00E74A2E"/>
    <w:rsid w:val="00E74FFB"/>
    <w:rsid w:val="00E7739C"/>
    <w:rsid w:val="00E77ABC"/>
    <w:rsid w:val="00E81D6A"/>
    <w:rsid w:val="00E82092"/>
    <w:rsid w:val="00E82846"/>
    <w:rsid w:val="00E84C41"/>
    <w:rsid w:val="00E84C79"/>
    <w:rsid w:val="00E84E7B"/>
    <w:rsid w:val="00E8533B"/>
    <w:rsid w:val="00E85B4A"/>
    <w:rsid w:val="00E8700D"/>
    <w:rsid w:val="00E90B72"/>
    <w:rsid w:val="00E93E8D"/>
    <w:rsid w:val="00E945DA"/>
    <w:rsid w:val="00E94C06"/>
    <w:rsid w:val="00E95084"/>
    <w:rsid w:val="00E95717"/>
    <w:rsid w:val="00E95F83"/>
    <w:rsid w:val="00E96270"/>
    <w:rsid w:val="00E9635A"/>
    <w:rsid w:val="00E9636E"/>
    <w:rsid w:val="00EA2DEA"/>
    <w:rsid w:val="00EA37C8"/>
    <w:rsid w:val="00EA7359"/>
    <w:rsid w:val="00EB2770"/>
    <w:rsid w:val="00EB4319"/>
    <w:rsid w:val="00EB4A32"/>
    <w:rsid w:val="00EB5066"/>
    <w:rsid w:val="00EB6D0D"/>
    <w:rsid w:val="00EB6FFC"/>
    <w:rsid w:val="00EB7171"/>
    <w:rsid w:val="00EB75BA"/>
    <w:rsid w:val="00EB7D11"/>
    <w:rsid w:val="00EC0DAA"/>
    <w:rsid w:val="00EC14B7"/>
    <w:rsid w:val="00EC39DF"/>
    <w:rsid w:val="00EC3AC3"/>
    <w:rsid w:val="00EC3F24"/>
    <w:rsid w:val="00EC6618"/>
    <w:rsid w:val="00EC7B5C"/>
    <w:rsid w:val="00ED0BF6"/>
    <w:rsid w:val="00ED25B8"/>
    <w:rsid w:val="00ED43CF"/>
    <w:rsid w:val="00ED70DA"/>
    <w:rsid w:val="00EE07F4"/>
    <w:rsid w:val="00EE0CEA"/>
    <w:rsid w:val="00EE1992"/>
    <w:rsid w:val="00EE2E87"/>
    <w:rsid w:val="00EE3462"/>
    <w:rsid w:val="00EE4238"/>
    <w:rsid w:val="00EE48A6"/>
    <w:rsid w:val="00EE53D5"/>
    <w:rsid w:val="00EE57C4"/>
    <w:rsid w:val="00EE6027"/>
    <w:rsid w:val="00EE63DF"/>
    <w:rsid w:val="00EE731C"/>
    <w:rsid w:val="00EE7FBA"/>
    <w:rsid w:val="00EF0889"/>
    <w:rsid w:val="00EF12A4"/>
    <w:rsid w:val="00EF14C0"/>
    <w:rsid w:val="00EF2B38"/>
    <w:rsid w:val="00EF2B5A"/>
    <w:rsid w:val="00EF6520"/>
    <w:rsid w:val="00EF71FB"/>
    <w:rsid w:val="00F0196C"/>
    <w:rsid w:val="00F0200C"/>
    <w:rsid w:val="00F02677"/>
    <w:rsid w:val="00F02A34"/>
    <w:rsid w:val="00F0363B"/>
    <w:rsid w:val="00F0583A"/>
    <w:rsid w:val="00F05F0B"/>
    <w:rsid w:val="00F062B3"/>
    <w:rsid w:val="00F06D0E"/>
    <w:rsid w:val="00F0713B"/>
    <w:rsid w:val="00F0735C"/>
    <w:rsid w:val="00F11E3C"/>
    <w:rsid w:val="00F13093"/>
    <w:rsid w:val="00F14DF2"/>
    <w:rsid w:val="00F15BF8"/>
    <w:rsid w:val="00F162F2"/>
    <w:rsid w:val="00F16709"/>
    <w:rsid w:val="00F17AA5"/>
    <w:rsid w:val="00F22AD6"/>
    <w:rsid w:val="00F2348C"/>
    <w:rsid w:val="00F2369B"/>
    <w:rsid w:val="00F24E4E"/>
    <w:rsid w:val="00F25A8E"/>
    <w:rsid w:val="00F25E0D"/>
    <w:rsid w:val="00F25FA8"/>
    <w:rsid w:val="00F27361"/>
    <w:rsid w:val="00F27BCF"/>
    <w:rsid w:val="00F30325"/>
    <w:rsid w:val="00F313D1"/>
    <w:rsid w:val="00F32A4F"/>
    <w:rsid w:val="00F331DF"/>
    <w:rsid w:val="00F35304"/>
    <w:rsid w:val="00F35EE2"/>
    <w:rsid w:val="00F362D3"/>
    <w:rsid w:val="00F363CC"/>
    <w:rsid w:val="00F369EA"/>
    <w:rsid w:val="00F37517"/>
    <w:rsid w:val="00F37C5A"/>
    <w:rsid w:val="00F40234"/>
    <w:rsid w:val="00F405EB"/>
    <w:rsid w:val="00F41355"/>
    <w:rsid w:val="00F4183C"/>
    <w:rsid w:val="00F428B9"/>
    <w:rsid w:val="00F44CE4"/>
    <w:rsid w:val="00F45FE8"/>
    <w:rsid w:val="00F47777"/>
    <w:rsid w:val="00F478F6"/>
    <w:rsid w:val="00F50AB1"/>
    <w:rsid w:val="00F50CC8"/>
    <w:rsid w:val="00F51954"/>
    <w:rsid w:val="00F51FE9"/>
    <w:rsid w:val="00F5329F"/>
    <w:rsid w:val="00F536DD"/>
    <w:rsid w:val="00F54122"/>
    <w:rsid w:val="00F543E2"/>
    <w:rsid w:val="00F5515C"/>
    <w:rsid w:val="00F567BA"/>
    <w:rsid w:val="00F575A9"/>
    <w:rsid w:val="00F57962"/>
    <w:rsid w:val="00F60AC5"/>
    <w:rsid w:val="00F61DF7"/>
    <w:rsid w:val="00F63237"/>
    <w:rsid w:val="00F644FF"/>
    <w:rsid w:val="00F64F0D"/>
    <w:rsid w:val="00F65664"/>
    <w:rsid w:val="00F663C6"/>
    <w:rsid w:val="00F70222"/>
    <w:rsid w:val="00F71AFC"/>
    <w:rsid w:val="00F722D3"/>
    <w:rsid w:val="00F72DF5"/>
    <w:rsid w:val="00F732BA"/>
    <w:rsid w:val="00F739DE"/>
    <w:rsid w:val="00F73A0F"/>
    <w:rsid w:val="00F73CAC"/>
    <w:rsid w:val="00F74341"/>
    <w:rsid w:val="00F74677"/>
    <w:rsid w:val="00F749B5"/>
    <w:rsid w:val="00F74B1D"/>
    <w:rsid w:val="00F7583B"/>
    <w:rsid w:val="00F75A5E"/>
    <w:rsid w:val="00F80AFA"/>
    <w:rsid w:val="00F80D60"/>
    <w:rsid w:val="00F8139A"/>
    <w:rsid w:val="00F82A54"/>
    <w:rsid w:val="00F830A1"/>
    <w:rsid w:val="00F84E48"/>
    <w:rsid w:val="00F86437"/>
    <w:rsid w:val="00F867C3"/>
    <w:rsid w:val="00F86B7D"/>
    <w:rsid w:val="00F86EDF"/>
    <w:rsid w:val="00F90C6B"/>
    <w:rsid w:val="00F91871"/>
    <w:rsid w:val="00F922AB"/>
    <w:rsid w:val="00F92AC0"/>
    <w:rsid w:val="00F950AA"/>
    <w:rsid w:val="00F9522D"/>
    <w:rsid w:val="00F95BC9"/>
    <w:rsid w:val="00F964DD"/>
    <w:rsid w:val="00F971C8"/>
    <w:rsid w:val="00F97305"/>
    <w:rsid w:val="00FA0A3A"/>
    <w:rsid w:val="00FA2C63"/>
    <w:rsid w:val="00FA3EE8"/>
    <w:rsid w:val="00FA5739"/>
    <w:rsid w:val="00FA6639"/>
    <w:rsid w:val="00FA732F"/>
    <w:rsid w:val="00FA75ED"/>
    <w:rsid w:val="00FA785C"/>
    <w:rsid w:val="00FB0277"/>
    <w:rsid w:val="00FB0616"/>
    <w:rsid w:val="00FB0F51"/>
    <w:rsid w:val="00FB30DD"/>
    <w:rsid w:val="00FB40D6"/>
    <w:rsid w:val="00FB43DD"/>
    <w:rsid w:val="00FB458F"/>
    <w:rsid w:val="00FC12FB"/>
    <w:rsid w:val="00FC142F"/>
    <w:rsid w:val="00FC16C3"/>
    <w:rsid w:val="00FC1AC3"/>
    <w:rsid w:val="00FC1C21"/>
    <w:rsid w:val="00FC20C6"/>
    <w:rsid w:val="00FC23D4"/>
    <w:rsid w:val="00FC2585"/>
    <w:rsid w:val="00FC2F45"/>
    <w:rsid w:val="00FC311E"/>
    <w:rsid w:val="00FC3B82"/>
    <w:rsid w:val="00FC453E"/>
    <w:rsid w:val="00FC54B6"/>
    <w:rsid w:val="00FC5D9A"/>
    <w:rsid w:val="00FC625E"/>
    <w:rsid w:val="00FC6321"/>
    <w:rsid w:val="00FC7BAA"/>
    <w:rsid w:val="00FD2616"/>
    <w:rsid w:val="00FD47BA"/>
    <w:rsid w:val="00FD4C8F"/>
    <w:rsid w:val="00FD62F7"/>
    <w:rsid w:val="00FD7BAD"/>
    <w:rsid w:val="00FD7EC7"/>
    <w:rsid w:val="00FE0639"/>
    <w:rsid w:val="00FE06BF"/>
    <w:rsid w:val="00FE2AC1"/>
    <w:rsid w:val="00FE597D"/>
    <w:rsid w:val="00FE69B4"/>
    <w:rsid w:val="00FE6F81"/>
    <w:rsid w:val="00FE7045"/>
    <w:rsid w:val="00FE7231"/>
    <w:rsid w:val="00FE7626"/>
    <w:rsid w:val="00FF0BE6"/>
    <w:rsid w:val="00FF0D47"/>
    <w:rsid w:val="00FF1EE4"/>
    <w:rsid w:val="00FF2F1D"/>
    <w:rsid w:val="00FF4A33"/>
    <w:rsid w:val="00FF4CE6"/>
    <w:rsid w:val="00FF5014"/>
    <w:rsid w:val="00FF5B48"/>
    <w:rsid w:val="00FF5E67"/>
    <w:rsid w:val="00FF61BF"/>
    <w:rsid w:val="00FF6F39"/>
    <w:rsid w:val="00FF743F"/>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numPr>
        <w:numId w:val="39"/>
      </w:num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numPr>
        <w:ilvl w:val="1"/>
        <w:numId w:val="39"/>
      </w:num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numPr>
        <w:ilvl w:val="2"/>
        <w:numId w:val="39"/>
      </w:num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numPr>
        <w:ilvl w:val="3"/>
        <w:numId w:val="39"/>
      </w:num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numPr>
        <w:ilvl w:val="4"/>
        <w:numId w:val="39"/>
      </w:num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numPr>
        <w:ilvl w:val="5"/>
        <w:numId w:val="39"/>
      </w:num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numPr>
        <w:ilvl w:val="6"/>
        <w:numId w:val="39"/>
      </w:num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numPr>
        <w:ilvl w:val="7"/>
        <w:numId w:val="39"/>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numPr>
        <w:ilvl w:val="8"/>
        <w:numId w:val="39"/>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F5A7A"/>
    <w:pPr>
      <w:tabs>
        <w:tab w:val="right" w:leader="dot" w:pos="9396"/>
      </w:tabs>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unhideWhenUsed/>
    <w:rsid w:val="002C0CC9"/>
    <w:pPr>
      <w:spacing w:line="240" w:lineRule="auto"/>
    </w:pPr>
  </w:style>
  <w:style w:type="character" w:customStyle="1" w:styleId="CommentTextChar">
    <w:name w:val="Comment Text Char"/>
    <w:basedOn w:val="DefaultParagraphFont"/>
    <w:link w:val="CommentText"/>
    <w:uiPriority w:val="99"/>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 w:type="character" w:customStyle="1" w:styleId="mi">
    <w:name w:val="mi"/>
    <w:basedOn w:val="DefaultParagraphFont"/>
    <w:rsid w:val="005A404B"/>
  </w:style>
  <w:style w:type="character" w:customStyle="1" w:styleId="mo">
    <w:name w:val="mo"/>
    <w:basedOn w:val="DefaultParagraphFont"/>
    <w:rsid w:val="005A404B"/>
  </w:style>
  <w:style w:type="character" w:customStyle="1" w:styleId="mn">
    <w:name w:val="mn"/>
    <w:basedOn w:val="DefaultParagraphFont"/>
    <w:rsid w:val="005A404B"/>
  </w:style>
  <w:style w:type="character" w:customStyle="1" w:styleId="msqrt">
    <w:name w:val="msqrt"/>
    <w:basedOn w:val="DefaultParagraphFont"/>
    <w:rsid w:val="005A404B"/>
  </w:style>
  <w:style w:type="character" w:customStyle="1" w:styleId="c-bibliographic-informationvalue">
    <w:name w:val="c-bibliographic-information__value"/>
    <w:basedOn w:val="DefaultParagraphFont"/>
    <w:rsid w:val="00483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33072550">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22680856">
      <w:bodyDiv w:val="1"/>
      <w:marLeft w:val="0"/>
      <w:marRight w:val="0"/>
      <w:marTop w:val="0"/>
      <w:marBottom w:val="0"/>
      <w:divBdr>
        <w:top w:val="none" w:sz="0" w:space="0" w:color="auto"/>
        <w:left w:val="none" w:sz="0" w:space="0" w:color="auto"/>
        <w:bottom w:val="none" w:sz="0" w:space="0" w:color="auto"/>
        <w:right w:val="none" w:sz="0" w:space="0" w:color="auto"/>
      </w:divBdr>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statisticshowto.com/probability-and-statistics/standard-deviation/"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hub.com/michaelgreenacre/CODAinPractic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hyperlink" Target="https://www.statisticshowto.com/residual/"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towardsdatascience.com/relative-vs-absolute-understanding-compositional-data-with-simulations-fdc15e0c781e?gi=3a154a1a19fc"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42376F" w:rsidRDefault="00CE30D5" w:rsidP="00CE30D5">
          <w:pPr>
            <w:pStyle w:val="E20805DE02E040AFA8EF62D8C4A4B1E0"/>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42376F" w:rsidRDefault="00CE30D5" w:rsidP="00CE30D5">
          <w:pPr>
            <w:pStyle w:val="3AB5E01AD4084D3EA86CC833941C8E20"/>
          </w:pPr>
          <w:r w:rsidRPr="0091209F">
            <w:rPr>
              <w:rStyle w:val="PlaceholderText"/>
            </w:rPr>
            <w:t>Click or tap here to enter text.</w:t>
          </w:r>
        </w:p>
      </w:docPartBody>
    </w:docPart>
    <w:docPart>
      <w:docPartPr>
        <w:name w:val="867D8F356C4C4428AC03544F592607D5"/>
        <w:category>
          <w:name w:val="General"/>
          <w:gallery w:val="placeholder"/>
        </w:category>
        <w:types>
          <w:type w:val="bbPlcHdr"/>
        </w:types>
        <w:behaviors>
          <w:behavior w:val="content"/>
        </w:behaviors>
        <w:guid w:val="{B420E838-CC9A-4687-ACFC-16C3B667E88A}"/>
      </w:docPartPr>
      <w:docPartBody>
        <w:p w:rsidR="00526D74" w:rsidRDefault="00526D74" w:rsidP="00526D74">
          <w:pPr>
            <w:pStyle w:val="867D8F356C4C4428AC03544F592607D5"/>
          </w:pPr>
          <w:r w:rsidRPr="0091209F">
            <w:rPr>
              <w:rStyle w:val="PlaceholderText"/>
            </w:rPr>
            <w:t>Click or tap here to enter text.</w:t>
          </w:r>
        </w:p>
      </w:docPartBody>
    </w:docPart>
    <w:docPart>
      <w:docPartPr>
        <w:name w:val="C53CEAC169364F9098496A2C1258F604"/>
        <w:category>
          <w:name w:val="General"/>
          <w:gallery w:val="placeholder"/>
        </w:category>
        <w:types>
          <w:type w:val="bbPlcHdr"/>
        </w:types>
        <w:behaviors>
          <w:behavior w:val="content"/>
        </w:behaviors>
        <w:guid w:val="{7CAA5BDC-44CD-4A2A-BE60-6F181E10CC31}"/>
      </w:docPartPr>
      <w:docPartBody>
        <w:p w:rsidR="00BB5491" w:rsidRDefault="00526D74" w:rsidP="00526D74">
          <w:pPr>
            <w:pStyle w:val="C53CEAC169364F9098496A2C1258F604"/>
          </w:pPr>
          <w:r w:rsidRPr="0091209F">
            <w:rPr>
              <w:rStyle w:val="PlaceholderText"/>
            </w:rPr>
            <w:t>Click or tap here to enter text.</w:t>
          </w:r>
        </w:p>
      </w:docPartBody>
    </w:docPart>
    <w:docPart>
      <w:docPartPr>
        <w:name w:val="1189F7F54D314CCAB14ACF5E839777CB"/>
        <w:category>
          <w:name w:val="General"/>
          <w:gallery w:val="placeholder"/>
        </w:category>
        <w:types>
          <w:type w:val="bbPlcHdr"/>
        </w:types>
        <w:behaviors>
          <w:behavior w:val="content"/>
        </w:behaviors>
        <w:guid w:val="{41CB85C9-D066-4EE1-813C-407844D8A765}"/>
      </w:docPartPr>
      <w:docPartBody>
        <w:p w:rsidR="004F1C8A" w:rsidRDefault="000938A9" w:rsidP="000938A9">
          <w:pPr>
            <w:pStyle w:val="1189F7F54D314CCAB14ACF5E839777CB"/>
          </w:pPr>
          <w:r w:rsidRPr="0091209F">
            <w:rPr>
              <w:rStyle w:val="PlaceholderText"/>
            </w:rPr>
            <w:t>Click or tap here to enter text.</w:t>
          </w:r>
        </w:p>
      </w:docPartBody>
    </w:docPart>
    <w:docPart>
      <w:docPartPr>
        <w:name w:val="C84152B8CEC9441781F6C7B38476F0D1"/>
        <w:category>
          <w:name w:val="General"/>
          <w:gallery w:val="placeholder"/>
        </w:category>
        <w:types>
          <w:type w:val="bbPlcHdr"/>
        </w:types>
        <w:behaviors>
          <w:behavior w:val="content"/>
        </w:behaviors>
        <w:guid w:val="{3A9EF16D-6823-4A2F-AB96-881CF6F0B378}"/>
      </w:docPartPr>
      <w:docPartBody>
        <w:p w:rsidR="000417D2" w:rsidRDefault="00B2351C" w:rsidP="00B2351C">
          <w:pPr>
            <w:pStyle w:val="C84152B8CEC9441781F6C7B38476F0D1"/>
          </w:pPr>
          <w:r w:rsidRPr="0091209F">
            <w:rPr>
              <w:rStyle w:val="PlaceholderText"/>
            </w:rPr>
            <w:t>Click or tap here to enter text.</w:t>
          </w:r>
        </w:p>
      </w:docPartBody>
    </w:docPart>
    <w:docPart>
      <w:docPartPr>
        <w:name w:val="FCA546AB165C47098B2455534DCF9ED8"/>
        <w:category>
          <w:name w:val="General"/>
          <w:gallery w:val="placeholder"/>
        </w:category>
        <w:types>
          <w:type w:val="bbPlcHdr"/>
        </w:types>
        <w:behaviors>
          <w:behavior w:val="content"/>
        </w:behaviors>
        <w:guid w:val="{A7845359-D5B8-442A-A130-A78EEBFA41B5}"/>
      </w:docPartPr>
      <w:docPartBody>
        <w:p w:rsidR="008E7AA3" w:rsidRDefault="00D562AF" w:rsidP="00D562AF">
          <w:pPr>
            <w:pStyle w:val="FCA546AB165C47098B2455534DCF9ED8"/>
          </w:pPr>
          <w:r w:rsidRPr="0091209F">
            <w:rPr>
              <w:rStyle w:val="PlaceholderText"/>
            </w:rPr>
            <w:t>Click or tap here to enter text.</w:t>
          </w:r>
        </w:p>
      </w:docPartBody>
    </w:docPart>
    <w:docPart>
      <w:docPartPr>
        <w:name w:val="FC1D05A898BA43568BECC347FE8C2BD4"/>
        <w:category>
          <w:name w:val="General"/>
          <w:gallery w:val="placeholder"/>
        </w:category>
        <w:types>
          <w:type w:val="bbPlcHdr"/>
        </w:types>
        <w:behaviors>
          <w:behavior w:val="content"/>
        </w:behaviors>
        <w:guid w:val="{0395A671-F226-47BD-AEED-ED37A7B9BCFA}"/>
      </w:docPartPr>
      <w:docPartBody>
        <w:p w:rsidR="008E7AA3" w:rsidRDefault="00D562AF" w:rsidP="00D562AF">
          <w:pPr>
            <w:pStyle w:val="FC1D05A898BA43568BECC347FE8C2BD4"/>
          </w:pPr>
          <w:r w:rsidRPr="0091209F">
            <w:rPr>
              <w:rStyle w:val="PlaceholderText"/>
            </w:rPr>
            <w:t>Click or tap here to enter text.</w:t>
          </w:r>
        </w:p>
      </w:docPartBody>
    </w:docPart>
    <w:docPart>
      <w:docPartPr>
        <w:name w:val="FEAAAA0EEFA047C2832635236B03448E"/>
        <w:category>
          <w:name w:val="General"/>
          <w:gallery w:val="placeholder"/>
        </w:category>
        <w:types>
          <w:type w:val="bbPlcHdr"/>
        </w:types>
        <w:behaviors>
          <w:behavior w:val="content"/>
        </w:behaviors>
        <w:guid w:val="{A484BB61-16FA-4608-9267-B1A0FAF85201}"/>
      </w:docPartPr>
      <w:docPartBody>
        <w:p w:rsidR="008E7AA3" w:rsidRDefault="00D562AF" w:rsidP="00D562AF">
          <w:pPr>
            <w:pStyle w:val="FEAAAA0EEFA047C2832635236B03448E"/>
          </w:pPr>
          <w:r w:rsidRPr="0091209F">
            <w:rPr>
              <w:rStyle w:val="PlaceholderText"/>
            </w:rPr>
            <w:t>Click or tap here to enter text.</w:t>
          </w:r>
        </w:p>
      </w:docPartBody>
    </w:docPart>
    <w:docPart>
      <w:docPartPr>
        <w:name w:val="7EF4A85DD86B4BA29AA46581D4FBE870"/>
        <w:category>
          <w:name w:val="General"/>
          <w:gallery w:val="placeholder"/>
        </w:category>
        <w:types>
          <w:type w:val="bbPlcHdr"/>
        </w:types>
        <w:behaviors>
          <w:behavior w:val="content"/>
        </w:behaviors>
        <w:guid w:val="{8750DC79-C4A2-4723-8FA1-D1015A3707C2}"/>
      </w:docPartPr>
      <w:docPartBody>
        <w:p w:rsidR="008E7AA3" w:rsidRDefault="00D562AF" w:rsidP="00D562AF">
          <w:pPr>
            <w:pStyle w:val="7EF4A85DD86B4BA29AA46581D4FBE870"/>
          </w:pPr>
          <w:r w:rsidRPr="0091209F">
            <w:rPr>
              <w:rStyle w:val="PlaceholderText"/>
            </w:rPr>
            <w:t>Click or tap here to enter text.</w:t>
          </w:r>
        </w:p>
      </w:docPartBody>
    </w:docPart>
    <w:docPart>
      <w:docPartPr>
        <w:name w:val="B8A98897224349BC871989889ED65FC3"/>
        <w:category>
          <w:name w:val="General"/>
          <w:gallery w:val="placeholder"/>
        </w:category>
        <w:types>
          <w:type w:val="bbPlcHdr"/>
        </w:types>
        <w:behaviors>
          <w:behavior w:val="content"/>
        </w:behaviors>
        <w:guid w:val="{46B420ED-0AF0-406F-9F5B-8E053B69C622}"/>
      </w:docPartPr>
      <w:docPartBody>
        <w:p w:rsidR="008E7AA3" w:rsidRDefault="00D562AF" w:rsidP="00D562AF">
          <w:pPr>
            <w:pStyle w:val="B8A98897224349BC871989889ED65FC3"/>
          </w:pPr>
          <w:r w:rsidRPr="0091209F">
            <w:rPr>
              <w:rStyle w:val="PlaceholderText"/>
            </w:rPr>
            <w:t>Click or tap here to enter text.</w:t>
          </w:r>
        </w:p>
      </w:docPartBody>
    </w:docPart>
    <w:docPart>
      <w:docPartPr>
        <w:name w:val="6E1E2E3F745D47268959B478D0C5442D"/>
        <w:category>
          <w:name w:val="General"/>
          <w:gallery w:val="placeholder"/>
        </w:category>
        <w:types>
          <w:type w:val="bbPlcHdr"/>
        </w:types>
        <w:behaviors>
          <w:behavior w:val="content"/>
        </w:behaviors>
        <w:guid w:val="{C32A0860-AD9A-4590-AEBB-4163E2672D3D}"/>
      </w:docPartPr>
      <w:docPartBody>
        <w:p w:rsidR="008E7AA3" w:rsidRDefault="00D562AF" w:rsidP="00D562AF">
          <w:pPr>
            <w:pStyle w:val="6E1E2E3F745D47268959B478D0C5442D"/>
          </w:pPr>
          <w:r w:rsidRPr="0091209F">
            <w:rPr>
              <w:rStyle w:val="PlaceholderText"/>
            </w:rPr>
            <w:t>Click or tap here to enter text.</w:t>
          </w:r>
        </w:p>
      </w:docPartBody>
    </w:docPart>
    <w:docPart>
      <w:docPartPr>
        <w:name w:val="424700B52EBA490B881EB984756AE240"/>
        <w:category>
          <w:name w:val="General"/>
          <w:gallery w:val="placeholder"/>
        </w:category>
        <w:types>
          <w:type w:val="bbPlcHdr"/>
        </w:types>
        <w:behaviors>
          <w:behavior w:val="content"/>
        </w:behaviors>
        <w:guid w:val="{D2BBE494-B4F2-46E0-B7FD-6D96505FCD56}"/>
      </w:docPartPr>
      <w:docPartBody>
        <w:p w:rsidR="008E7AA3" w:rsidRDefault="00D562AF" w:rsidP="00D562AF">
          <w:pPr>
            <w:pStyle w:val="424700B52EBA490B881EB984756AE240"/>
          </w:pPr>
          <w:r w:rsidRPr="0091209F">
            <w:rPr>
              <w:rStyle w:val="PlaceholderText"/>
            </w:rPr>
            <w:t>Click or tap here to enter text.</w:t>
          </w:r>
        </w:p>
      </w:docPartBody>
    </w:docPart>
    <w:docPart>
      <w:docPartPr>
        <w:name w:val="81107E02AA2C41ED872E5E00A61AECEE"/>
        <w:category>
          <w:name w:val="General"/>
          <w:gallery w:val="placeholder"/>
        </w:category>
        <w:types>
          <w:type w:val="bbPlcHdr"/>
        </w:types>
        <w:behaviors>
          <w:behavior w:val="content"/>
        </w:behaviors>
        <w:guid w:val="{DACD942D-6833-4DE0-A969-C8C6797F5AED}"/>
      </w:docPartPr>
      <w:docPartBody>
        <w:p w:rsidR="008E7AA3" w:rsidRDefault="00D562AF" w:rsidP="00D562AF">
          <w:pPr>
            <w:pStyle w:val="81107E02AA2C41ED872E5E00A61AECEE"/>
          </w:pPr>
          <w:r w:rsidRPr="0091209F">
            <w:rPr>
              <w:rStyle w:val="PlaceholderText"/>
            </w:rPr>
            <w:t>Click or tap here to enter text.</w:t>
          </w:r>
        </w:p>
      </w:docPartBody>
    </w:docPart>
    <w:docPart>
      <w:docPartPr>
        <w:name w:val="7048FBCF9C2343E0B58396EC6AC3FC19"/>
        <w:category>
          <w:name w:val="General"/>
          <w:gallery w:val="placeholder"/>
        </w:category>
        <w:types>
          <w:type w:val="bbPlcHdr"/>
        </w:types>
        <w:behaviors>
          <w:behavior w:val="content"/>
        </w:behaviors>
        <w:guid w:val="{6D9570D6-7F48-4405-81A2-9C1A501A9319}"/>
      </w:docPartPr>
      <w:docPartBody>
        <w:p w:rsidR="008E7AA3" w:rsidRDefault="00D562AF" w:rsidP="00D562AF">
          <w:pPr>
            <w:pStyle w:val="7048FBCF9C2343E0B58396EC6AC3FC19"/>
          </w:pPr>
          <w:r w:rsidRPr="0091209F">
            <w:rPr>
              <w:rStyle w:val="PlaceholderText"/>
            </w:rPr>
            <w:t>Click or tap here to enter text.</w:t>
          </w:r>
        </w:p>
      </w:docPartBody>
    </w:docPart>
    <w:docPart>
      <w:docPartPr>
        <w:name w:val="2DAEEAE13490467D88607EB60C6CCA66"/>
        <w:category>
          <w:name w:val="General"/>
          <w:gallery w:val="placeholder"/>
        </w:category>
        <w:types>
          <w:type w:val="bbPlcHdr"/>
        </w:types>
        <w:behaviors>
          <w:behavior w:val="content"/>
        </w:behaviors>
        <w:guid w:val="{A1A8A17F-7C72-478C-A9A9-57F66B9846FB}"/>
      </w:docPartPr>
      <w:docPartBody>
        <w:p w:rsidR="008E7AA3" w:rsidRDefault="00D562AF" w:rsidP="00D562AF">
          <w:pPr>
            <w:pStyle w:val="2DAEEAE13490467D88607EB60C6CCA66"/>
          </w:pPr>
          <w:r w:rsidRPr="0091209F">
            <w:rPr>
              <w:rStyle w:val="PlaceholderText"/>
            </w:rPr>
            <w:t>Click or tap here to enter text.</w:t>
          </w:r>
        </w:p>
      </w:docPartBody>
    </w:docPart>
    <w:docPart>
      <w:docPartPr>
        <w:name w:val="E71E58A8B6394E69AA4D519516CDE79A"/>
        <w:category>
          <w:name w:val="General"/>
          <w:gallery w:val="placeholder"/>
        </w:category>
        <w:types>
          <w:type w:val="bbPlcHdr"/>
        </w:types>
        <w:behaviors>
          <w:behavior w:val="content"/>
        </w:behaviors>
        <w:guid w:val="{5820AD28-3763-4774-A6A5-9CDB4E3599B1}"/>
      </w:docPartPr>
      <w:docPartBody>
        <w:p w:rsidR="008E7AA3" w:rsidRDefault="00D562AF" w:rsidP="00D562AF">
          <w:pPr>
            <w:pStyle w:val="E71E58A8B6394E69AA4D519516CDE79A"/>
          </w:pPr>
          <w:r w:rsidRPr="0091209F">
            <w:rPr>
              <w:rStyle w:val="PlaceholderText"/>
            </w:rPr>
            <w:t>Click or tap here to enter text.</w:t>
          </w:r>
        </w:p>
      </w:docPartBody>
    </w:docPart>
    <w:docPart>
      <w:docPartPr>
        <w:name w:val="284441D8E050400E9308830126ABFC90"/>
        <w:category>
          <w:name w:val="General"/>
          <w:gallery w:val="placeholder"/>
        </w:category>
        <w:types>
          <w:type w:val="bbPlcHdr"/>
        </w:types>
        <w:behaviors>
          <w:behavior w:val="content"/>
        </w:behaviors>
        <w:guid w:val="{7BEB3D6A-CAAA-47A5-B93B-DCE798382C3A}"/>
      </w:docPartPr>
      <w:docPartBody>
        <w:p w:rsidR="008E7AA3" w:rsidRDefault="00D562AF" w:rsidP="00D562AF">
          <w:pPr>
            <w:pStyle w:val="284441D8E050400E9308830126ABFC90"/>
          </w:pPr>
          <w:r w:rsidRPr="0091209F">
            <w:rPr>
              <w:rStyle w:val="PlaceholderText"/>
            </w:rPr>
            <w:t>Click or tap here to enter text.</w:t>
          </w:r>
        </w:p>
      </w:docPartBody>
    </w:docPart>
    <w:docPart>
      <w:docPartPr>
        <w:name w:val="0E444828BC054BE48F6AFB9AEF0E0565"/>
        <w:category>
          <w:name w:val="General"/>
          <w:gallery w:val="placeholder"/>
        </w:category>
        <w:types>
          <w:type w:val="bbPlcHdr"/>
        </w:types>
        <w:behaviors>
          <w:behavior w:val="content"/>
        </w:behaviors>
        <w:guid w:val="{302E55B7-F971-4622-A300-98B8AC966EC5}"/>
      </w:docPartPr>
      <w:docPartBody>
        <w:p w:rsidR="008E7AA3" w:rsidRDefault="00D562AF" w:rsidP="00D562AF">
          <w:pPr>
            <w:pStyle w:val="0E444828BC054BE48F6AFB9AEF0E0565"/>
          </w:pPr>
          <w:r w:rsidRPr="0091209F">
            <w:rPr>
              <w:rStyle w:val="PlaceholderText"/>
            </w:rPr>
            <w:t>Click or tap here to enter text.</w:t>
          </w:r>
        </w:p>
      </w:docPartBody>
    </w:docPart>
    <w:docPart>
      <w:docPartPr>
        <w:name w:val="AF5A63E5CD9E44758A4E376200BED9AF"/>
        <w:category>
          <w:name w:val="General"/>
          <w:gallery w:val="placeholder"/>
        </w:category>
        <w:types>
          <w:type w:val="bbPlcHdr"/>
        </w:types>
        <w:behaviors>
          <w:behavior w:val="content"/>
        </w:behaviors>
        <w:guid w:val="{204450F7-36C2-4C68-BAA2-9A85780D3747}"/>
      </w:docPartPr>
      <w:docPartBody>
        <w:p w:rsidR="008E7AA3" w:rsidRDefault="00D562AF" w:rsidP="00D562AF">
          <w:pPr>
            <w:pStyle w:val="AF5A63E5CD9E44758A4E376200BED9AF"/>
          </w:pPr>
          <w:r w:rsidRPr="0091209F">
            <w:rPr>
              <w:rStyle w:val="PlaceholderText"/>
            </w:rPr>
            <w:t>Click or tap here to enter text.</w:t>
          </w:r>
        </w:p>
      </w:docPartBody>
    </w:docPart>
    <w:docPart>
      <w:docPartPr>
        <w:name w:val="B3E766C647AD40AAB098FC81AE314D44"/>
        <w:category>
          <w:name w:val="General"/>
          <w:gallery w:val="placeholder"/>
        </w:category>
        <w:types>
          <w:type w:val="bbPlcHdr"/>
        </w:types>
        <w:behaviors>
          <w:behavior w:val="content"/>
        </w:behaviors>
        <w:guid w:val="{5D371DF4-8214-42B8-87AB-104DC59E2C48}"/>
      </w:docPartPr>
      <w:docPartBody>
        <w:p w:rsidR="008E7AA3" w:rsidRDefault="00D562AF" w:rsidP="00D562AF">
          <w:pPr>
            <w:pStyle w:val="B3E766C647AD40AAB098FC81AE314D44"/>
          </w:pPr>
          <w:r w:rsidRPr="0091209F">
            <w:rPr>
              <w:rStyle w:val="PlaceholderText"/>
            </w:rPr>
            <w:t>Click or tap here to enter text.</w:t>
          </w:r>
        </w:p>
      </w:docPartBody>
    </w:docPart>
    <w:docPart>
      <w:docPartPr>
        <w:name w:val="11C104384CAA4B7984A7B1D67C4AB522"/>
        <w:category>
          <w:name w:val="General"/>
          <w:gallery w:val="placeholder"/>
        </w:category>
        <w:types>
          <w:type w:val="bbPlcHdr"/>
        </w:types>
        <w:behaviors>
          <w:behavior w:val="content"/>
        </w:behaviors>
        <w:guid w:val="{112C7D0E-B946-4674-A953-979F2A47411A}"/>
      </w:docPartPr>
      <w:docPartBody>
        <w:p w:rsidR="008E7AA3" w:rsidRDefault="00D562AF" w:rsidP="00D562AF">
          <w:pPr>
            <w:pStyle w:val="11C104384CAA4B7984A7B1D67C4AB522"/>
          </w:pPr>
          <w:r w:rsidRPr="0091209F">
            <w:rPr>
              <w:rStyle w:val="PlaceholderText"/>
            </w:rPr>
            <w:t>Click or tap here to enter text.</w:t>
          </w:r>
        </w:p>
      </w:docPartBody>
    </w:docPart>
    <w:docPart>
      <w:docPartPr>
        <w:name w:val="E85039C954454A68B4760A93401827EA"/>
        <w:category>
          <w:name w:val="General"/>
          <w:gallery w:val="placeholder"/>
        </w:category>
        <w:types>
          <w:type w:val="bbPlcHdr"/>
        </w:types>
        <w:behaviors>
          <w:behavior w:val="content"/>
        </w:behaviors>
        <w:guid w:val="{27EB9D8C-2A7E-4D59-ABAC-4E5FD0F6A6DF}"/>
      </w:docPartPr>
      <w:docPartBody>
        <w:p w:rsidR="00111A77" w:rsidRDefault="008E7AA3" w:rsidP="008E7AA3">
          <w:pPr>
            <w:pStyle w:val="E85039C954454A68B4760A93401827EA"/>
          </w:pPr>
          <w:r w:rsidRPr="0091209F">
            <w:rPr>
              <w:rStyle w:val="PlaceholderText"/>
            </w:rPr>
            <w:t>Click or tap here to enter text.</w:t>
          </w:r>
        </w:p>
      </w:docPartBody>
    </w:docPart>
    <w:docPart>
      <w:docPartPr>
        <w:name w:val="8385151B231041DDB2326624BDC5127F"/>
        <w:category>
          <w:name w:val="General"/>
          <w:gallery w:val="placeholder"/>
        </w:category>
        <w:types>
          <w:type w:val="bbPlcHdr"/>
        </w:types>
        <w:behaviors>
          <w:behavior w:val="content"/>
        </w:behaviors>
        <w:guid w:val="{1E579C7D-3894-4DB8-8860-3919688AC30E}"/>
      </w:docPartPr>
      <w:docPartBody>
        <w:p w:rsidR="00111A77" w:rsidRDefault="008E7AA3" w:rsidP="008E7AA3">
          <w:pPr>
            <w:pStyle w:val="8385151B231041DDB2326624BDC5127F"/>
          </w:pPr>
          <w:r w:rsidRPr="0091209F">
            <w:rPr>
              <w:rStyle w:val="PlaceholderText"/>
            </w:rPr>
            <w:t>Click or tap here to enter text.</w:t>
          </w:r>
        </w:p>
      </w:docPartBody>
    </w:docPart>
    <w:docPart>
      <w:docPartPr>
        <w:name w:val="98EF2DF3D2BC43FEBD3F8A555EEB146D"/>
        <w:category>
          <w:name w:val="General"/>
          <w:gallery w:val="placeholder"/>
        </w:category>
        <w:types>
          <w:type w:val="bbPlcHdr"/>
        </w:types>
        <w:behaviors>
          <w:behavior w:val="content"/>
        </w:behaviors>
        <w:guid w:val="{7177B461-A2DC-4713-B67F-C18D9B02147D}"/>
      </w:docPartPr>
      <w:docPartBody>
        <w:p w:rsidR="00111A77" w:rsidRDefault="008E7AA3" w:rsidP="008E7AA3">
          <w:pPr>
            <w:pStyle w:val="98EF2DF3D2BC43FEBD3F8A555EEB146D"/>
          </w:pPr>
          <w:r w:rsidRPr="0091209F">
            <w:rPr>
              <w:rStyle w:val="PlaceholderText"/>
            </w:rPr>
            <w:t>Click or tap here to enter text.</w:t>
          </w:r>
        </w:p>
      </w:docPartBody>
    </w:docPart>
    <w:docPart>
      <w:docPartPr>
        <w:name w:val="A54CB8800B87472EA2E7673EEF5D6A1E"/>
        <w:category>
          <w:name w:val="General"/>
          <w:gallery w:val="placeholder"/>
        </w:category>
        <w:types>
          <w:type w:val="bbPlcHdr"/>
        </w:types>
        <w:behaviors>
          <w:behavior w:val="content"/>
        </w:behaviors>
        <w:guid w:val="{45D67B7F-6153-4E98-9F2A-6A71EF93BFA4}"/>
      </w:docPartPr>
      <w:docPartBody>
        <w:p w:rsidR="00111A77" w:rsidRDefault="008E7AA3" w:rsidP="008E7AA3">
          <w:pPr>
            <w:pStyle w:val="A54CB8800B87472EA2E7673EEF5D6A1E"/>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11B7E"/>
    <w:rsid w:val="000417D2"/>
    <w:rsid w:val="00087A63"/>
    <w:rsid w:val="000938A9"/>
    <w:rsid w:val="000D4C7C"/>
    <w:rsid w:val="00111A77"/>
    <w:rsid w:val="00173F14"/>
    <w:rsid w:val="00193851"/>
    <w:rsid w:val="001940FF"/>
    <w:rsid w:val="00197FE6"/>
    <w:rsid w:val="001B6BC7"/>
    <w:rsid w:val="00204309"/>
    <w:rsid w:val="00297BEA"/>
    <w:rsid w:val="002B49C9"/>
    <w:rsid w:val="002F2307"/>
    <w:rsid w:val="003161BC"/>
    <w:rsid w:val="003266A7"/>
    <w:rsid w:val="003F169A"/>
    <w:rsid w:val="0042376F"/>
    <w:rsid w:val="00444507"/>
    <w:rsid w:val="004472CF"/>
    <w:rsid w:val="004E00E8"/>
    <w:rsid w:val="004F1C8A"/>
    <w:rsid w:val="00526D74"/>
    <w:rsid w:val="00532F09"/>
    <w:rsid w:val="00553C4D"/>
    <w:rsid w:val="00555A9B"/>
    <w:rsid w:val="00596EFA"/>
    <w:rsid w:val="005A7AC7"/>
    <w:rsid w:val="005E35E4"/>
    <w:rsid w:val="005E3F5A"/>
    <w:rsid w:val="00600204"/>
    <w:rsid w:val="00630AB9"/>
    <w:rsid w:val="006360F1"/>
    <w:rsid w:val="0064427D"/>
    <w:rsid w:val="0066262E"/>
    <w:rsid w:val="00672665"/>
    <w:rsid w:val="006746E4"/>
    <w:rsid w:val="006A6A38"/>
    <w:rsid w:val="00710914"/>
    <w:rsid w:val="00766173"/>
    <w:rsid w:val="00766E61"/>
    <w:rsid w:val="00770BE8"/>
    <w:rsid w:val="00794B31"/>
    <w:rsid w:val="007961C9"/>
    <w:rsid w:val="00796B54"/>
    <w:rsid w:val="007E2FBD"/>
    <w:rsid w:val="008124E6"/>
    <w:rsid w:val="008749D1"/>
    <w:rsid w:val="008853A3"/>
    <w:rsid w:val="008E7AA3"/>
    <w:rsid w:val="00904A31"/>
    <w:rsid w:val="009329EC"/>
    <w:rsid w:val="00934B2C"/>
    <w:rsid w:val="00992AD5"/>
    <w:rsid w:val="009A1D2D"/>
    <w:rsid w:val="009B7791"/>
    <w:rsid w:val="009E7715"/>
    <w:rsid w:val="00A01035"/>
    <w:rsid w:val="00AD2E50"/>
    <w:rsid w:val="00AD47AE"/>
    <w:rsid w:val="00AF06A4"/>
    <w:rsid w:val="00AF307E"/>
    <w:rsid w:val="00B2351C"/>
    <w:rsid w:val="00B40C31"/>
    <w:rsid w:val="00B57023"/>
    <w:rsid w:val="00B839A8"/>
    <w:rsid w:val="00BB5491"/>
    <w:rsid w:val="00BE4723"/>
    <w:rsid w:val="00BF46C6"/>
    <w:rsid w:val="00C90EB5"/>
    <w:rsid w:val="00C9214D"/>
    <w:rsid w:val="00CB29B8"/>
    <w:rsid w:val="00CC3C8E"/>
    <w:rsid w:val="00CE30D5"/>
    <w:rsid w:val="00D248BF"/>
    <w:rsid w:val="00D562AF"/>
    <w:rsid w:val="00DB21FE"/>
    <w:rsid w:val="00DD5546"/>
    <w:rsid w:val="00DF3788"/>
    <w:rsid w:val="00E16A22"/>
    <w:rsid w:val="00E566CE"/>
    <w:rsid w:val="00E60D69"/>
    <w:rsid w:val="00E751C7"/>
    <w:rsid w:val="00E90A2B"/>
    <w:rsid w:val="00F0711C"/>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7AA3"/>
    <w:rPr>
      <w:color w:val="808080"/>
    </w:rPr>
  </w:style>
  <w:style w:type="paragraph" w:customStyle="1" w:styleId="E85039C954454A68B4760A93401827EA">
    <w:name w:val="E85039C954454A68B4760A93401827EA"/>
    <w:rsid w:val="008E7AA3"/>
    <w:rPr>
      <w:lang w:val="de-DE" w:eastAsia="de-DE"/>
    </w:rPr>
  </w:style>
  <w:style w:type="paragraph" w:customStyle="1" w:styleId="8385151B231041DDB2326624BDC5127F">
    <w:name w:val="8385151B231041DDB2326624BDC5127F"/>
    <w:rsid w:val="008E7AA3"/>
    <w:rPr>
      <w:lang w:val="de-DE" w:eastAsia="de-DE"/>
    </w:rPr>
  </w:style>
  <w:style w:type="paragraph" w:customStyle="1" w:styleId="C84152B8CEC9441781F6C7B38476F0D1">
    <w:name w:val="C84152B8CEC9441781F6C7B38476F0D1"/>
    <w:rsid w:val="00B2351C"/>
    <w:rPr>
      <w:lang w:val="de-DE" w:eastAsia="de-DE"/>
    </w:rPr>
  </w:style>
  <w:style w:type="paragraph" w:customStyle="1" w:styleId="E20805DE02E040AFA8EF62D8C4A4B1E0">
    <w:name w:val="E20805DE02E040AFA8EF62D8C4A4B1E0"/>
    <w:rsid w:val="00CE30D5"/>
    <w:rPr>
      <w:lang w:val="de-DE" w:eastAsia="de-DE"/>
    </w:rPr>
  </w:style>
  <w:style w:type="paragraph" w:customStyle="1" w:styleId="3AB5E01AD4084D3EA86CC833941C8E20">
    <w:name w:val="3AB5E01AD4084D3EA86CC833941C8E20"/>
    <w:rsid w:val="00CE30D5"/>
    <w:rPr>
      <w:lang w:val="de-DE" w:eastAsia="de-DE"/>
    </w:rPr>
  </w:style>
  <w:style w:type="paragraph" w:customStyle="1" w:styleId="98EF2DF3D2BC43FEBD3F8A555EEB146D">
    <w:name w:val="98EF2DF3D2BC43FEBD3F8A555EEB146D"/>
    <w:rsid w:val="008E7AA3"/>
    <w:rPr>
      <w:lang w:val="de-DE" w:eastAsia="de-DE"/>
    </w:rPr>
  </w:style>
  <w:style w:type="paragraph" w:customStyle="1" w:styleId="867D8F356C4C4428AC03544F592607D5">
    <w:name w:val="867D8F356C4C4428AC03544F592607D5"/>
    <w:rsid w:val="00526D74"/>
    <w:rPr>
      <w:lang w:val="et-EE" w:eastAsia="et-EE"/>
    </w:rPr>
  </w:style>
  <w:style w:type="paragraph" w:customStyle="1" w:styleId="C53CEAC169364F9098496A2C1258F604">
    <w:name w:val="C53CEAC169364F9098496A2C1258F604"/>
    <w:rsid w:val="00526D74"/>
    <w:rPr>
      <w:lang w:val="et-EE" w:eastAsia="et-EE"/>
    </w:rPr>
  </w:style>
  <w:style w:type="paragraph" w:customStyle="1" w:styleId="A54CB8800B87472EA2E7673EEF5D6A1E">
    <w:name w:val="A54CB8800B87472EA2E7673EEF5D6A1E"/>
    <w:rsid w:val="008E7AA3"/>
    <w:rPr>
      <w:lang w:val="de-DE" w:eastAsia="de-DE"/>
    </w:rPr>
  </w:style>
  <w:style w:type="paragraph" w:customStyle="1" w:styleId="1189F7F54D314CCAB14ACF5E839777CB">
    <w:name w:val="1189F7F54D314CCAB14ACF5E839777CB"/>
    <w:rsid w:val="000938A9"/>
    <w:rPr>
      <w:lang w:val="de-DE" w:eastAsia="de-DE"/>
    </w:rPr>
  </w:style>
  <w:style w:type="paragraph" w:customStyle="1" w:styleId="FCA546AB165C47098B2455534DCF9ED8">
    <w:name w:val="FCA546AB165C47098B2455534DCF9ED8"/>
    <w:rsid w:val="00D562AF"/>
    <w:rPr>
      <w:lang w:val="de-DE" w:eastAsia="de-DE"/>
    </w:rPr>
  </w:style>
  <w:style w:type="paragraph" w:customStyle="1" w:styleId="FC1D05A898BA43568BECC347FE8C2BD4">
    <w:name w:val="FC1D05A898BA43568BECC347FE8C2BD4"/>
    <w:rsid w:val="00D562AF"/>
    <w:rPr>
      <w:lang w:val="de-DE" w:eastAsia="de-DE"/>
    </w:rPr>
  </w:style>
  <w:style w:type="paragraph" w:customStyle="1" w:styleId="FEAAAA0EEFA047C2832635236B03448E">
    <w:name w:val="FEAAAA0EEFA047C2832635236B03448E"/>
    <w:rsid w:val="00D562AF"/>
    <w:rPr>
      <w:lang w:val="de-DE" w:eastAsia="de-DE"/>
    </w:rPr>
  </w:style>
  <w:style w:type="paragraph" w:customStyle="1" w:styleId="7EF4A85DD86B4BA29AA46581D4FBE870">
    <w:name w:val="7EF4A85DD86B4BA29AA46581D4FBE870"/>
    <w:rsid w:val="00D562AF"/>
    <w:rPr>
      <w:lang w:val="de-DE" w:eastAsia="de-DE"/>
    </w:rPr>
  </w:style>
  <w:style w:type="paragraph" w:customStyle="1" w:styleId="B8A98897224349BC871989889ED65FC3">
    <w:name w:val="B8A98897224349BC871989889ED65FC3"/>
    <w:rsid w:val="00D562AF"/>
    <w:rPr>
      <w:lang w:val="de-DE" w:eastAsia="de-DE"/>
    </w:rPr>
  </w:style>
  <w:style w:type="paragraph" w:customStyle="1" w:styleId="6E1E2E3F745D47268959B478D0C5442D">
    <w:name w:val="6E1E2E3F745D47268959B478D0C5442D"/>
    <w:rsid w:val="00D562AF"/>
    <w:rPr>
      <w:lang w:val="de-DE" w:eastAsia="de-DE"/>
    </w:rPr>
  </w:style>
  <w:style w:type="paragraph" w:customStyle="1" w:styleId="424700B52EBA490B881EB984756AE240">
    <w:name w:val="424700B52EBA490B881EB984756AE240"/>
    <w:rsid w:val="00D562AF"/>
    <w:rPr>
      <w:lang w:val="de-DE" w:eastAsia="de-DE"/>
    </w:rPr>
  </w:style>
  <w:style w:type="paragraph" w:customStyle="1" w:styleId="81107E02AA2C41ED872E5E00A61AECEE">
    <w:name w:val="81107E02AA2C41ED872E5E00A61AECEE"/>
    <w:rsid w:val="00D562AF"/>
    <w:rPr>
      <w:lang w:val="de-DE" w:eastAsia="de-DE"/>
    </w:rPr>
  </w:style>
  <w:style w:type="paragraph" w:customStyle="1" w:styleId="7048FBCF9C2343E0B58396EC6AC3FC19">
    <w:name w:val="7048FBCF9C2343E0B58396EC6AC3FC19"/>
    <w:rsid w:val="00D562AF"/>
    <w:rPr>
      <w:lang w:val="de-DE" w:eastAsia="de-DE"/>
    </w:rPr>
  </w:style>
  <w:style w:type="paragraph" w:customStyle="1" w:styleId="2DAEEAE13490467D88607EB60C6CCA66">
    <w:name w:val="2DAEEAE13490467D88607EB60C6CCA66"/>
    <w:rsid w:val="00D562AF"/>
    <w:rPr>
      <w:lang w:val="de-DE" w:eastAsia="de-DE"/>
    </w:rPr>
  </w:style>
  <w:style w:type="paragraph" w:customStyle="1" w:styleId="E71E58A8B6394E69AA4D519516CDE79A">
    <w:name w:val="E71E58A8B6394E69AA4D519516CDE79A"/>
    <w:rsid w:val="00D562AF"/>
    <w:rPr>
      <w:lang w:val="de-DE" w:eastAsia="de-DE"/>
    </w:rPr>
  </w:style>
  <w:style w:type="paragraph" w:customStyle="1" w:styleId="284441D8E050400E9308830126ABFC90">
    <w:name w:val="284441D8E050400E9308830126ABFC90"/>
    <w:rsid w:val="00D562AF"/>
    <w:rPr>
      <w:lang w:val="de-DE" w:eastAsia="de-DE"/>
    </w:rPr>
  </w:style>
  <w:style w:type="paragraph" w:customStyle="1" w:styleId="0E444828BC054BE48F6AFB9AEF0E0565">
    <w:name w:val="0E444828BC054BE48F6AFB9AEF0E0565"/>
    <w:rsid w:val="00D562AF"/>
    <w:rPr>
      <w:lang w:val="de-DE" w:eastAsia="de-DE"/>
    </w:rPr>
  </w:style>
  <w:style w:type="paragraph" w:customStyle="1" w:styleId="AF5A63E5CD9E44758A4E376200BED9AF">
    <w:name w:val="AF5A63E5CD9E44758A4E376200BED9AF"/>
    <w:rsid w:val="00D562AF"/>
    <w:rPr>
      <w:lang w:val="de-DE" w:eastAsia="de-DE"/>
    </w:rPr>
  </w:style>
  <w:style w:type="paragraph" w:customStyle="1" w:styleId="B3E766C647AD40AAB098FC81AE314D44">
    <w:name w:val="B3E766C647AD40AAB098FC81AE314D44"/>
    <w:rsid w:val="00D562AF"/>
    <w:rPr>
      <w:lang w:val="de-DE" w:eastAsia="de-DE"/>
    </w:rPr>
  </w:style>
  <w:style w:type="paragraph" w:customStyle="1" w:styleId="11C104384CAA4B7984A7B1D67C4AB522">
    <w:name w:val="11C104384CAA4B7984A7B1D67C4AB522"/>
    <w:rsid w:val="00D562AF"/>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F1732-373F-4D6C-BD5C-BAB32660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123154</Words>
  <Characters>775875</Characters>
  <Application>Microsoft Office Word</Application>
  <DocSecurity>0</DocSecurity>
  <Lines>6465</Lines>
  <Paragraphs>1794</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897235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89</cp:revision>
  <cp:lastPrinted>2022-06-06T09:09:00Z</cp:lastPrinted>
  <dcterms:created xsi:type="dcterms:W3CDTF">2022-06-16T10:10:00Z</dcterms:created>
  <dcterms:modified xsi:type="dcterms:W3CDTF">2022-06-19T12:11:00Z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6.12.0.0</vt:lpwstr>
  </property>
  <property fmtid="{D5CDD505-2E9C-101B-9397-08002B2CF9AE}" pid="6" name="CitaviDocumentProperty_6">
    <vt:lpwstr>True</vt:lpwstr>
  </property>
</Properties>
</file>